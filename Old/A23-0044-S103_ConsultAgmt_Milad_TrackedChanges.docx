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02242" w14:textId="77777777" w:rsidR="000637B2" w:rsidRDefault="000C2105">
      <w:pPr>
        <w:pStyle w:val="Heading1"/>
      </w:pPr>
      <w:r>
        <w:rPr>
          <w:spacing w:val="-6"/>
        </w:rPr>
        <w:t>A23-0044-S103</w:t>
      </w:r>
    </w:p>
    <w:p w14:paraId="40BF37E3" w14:textId="77777777" w:rsidR="000637B2" w:rsidRDefault="000637B2">
      <w:pPr>
        <w:pStyle w:val="BodyText"/>
        <w:spacing w:before="46"/>
        <w:rPr>
          <w:b/>
          <w:sz w:val="28"/>
        </w:rPr>
      </w:pPr>
    </w:p>
    <w:p w14:paraId="02CFC753" w14:textId="77777777" w:rsidR="000637B2" w:rsidRDefault="000C2105">
      <w:pPr>
        <w:pStyle w:val="Heading2"/>
      </w:pPr>
      <w:bookmarkStart w:id="0" w:name="CONSULTANT_AGREEMENT"/>
      <w:bookmarkEnd w:id="0"/>
      <w:r>
        <w:rPr>
          <w:spacing w:val="-2"/>
        </w:rPr>
        <w:t>CONSULTANT</w:t>
      </w:r>
      <w:r>
        <w:rPr>
          <w:spacing w:val="-14"/>
        </w:rPr>
        <w:t xml:space="preserve"> </w:t>
      </w:r>
      <w:r>
        <w:rPr>
          <w:spacing w:val="-2"/>
        </w:rPr>
        <w:t>AGREEMENT</w:t>
      </w:r>
    </w:p>
    <w:p w14:paraId="781E760B" w14:textId="77777777" w:rsidR="000637B2" w:rsidRDefault="000C2105">
      <w:pPr>
        <w:spacing w:before="122"/>
        <w:ind w:left="251" w:right="609"/>
        <w:jc w:val="center"/>
        <w:rPr>
          <w:sz w:val="28"/>
        </w:rPr>
      </w:pPr>
      <w:bookmarkStart w:id="1" w:name="KANSAS_STATE_UNIVERSITY"/>
      <w:bookmarkEnd w:id="1"/>
      <w:r>
        <w:rPr>
          <w:spacing w:val="-2"/>
          <w:sz w:val="28"/>
        </w:rPr>
        <w:t>between</w:t>
      </w:r>
    </w:p>
    <w:p w14:paraId="43A37B5C" w14:textId="77777777" w:rsidR="000637B2" w:rsidRDefault="000C2105">
      <w:pPr>
        <w:pStyle w:val="Heading2"/>
        <w:spacing w:before="115" w:line="322" w:lineRule="exact"/>
      </w:pPr>
      <w:r>
        <w:t>KANSAS</w:t>
      </w:r>
      <w:r>
        <w:rPr>
          <w:spacing w:val="-18"/>
        </w:rPr>
        <w:t xml:space="preserve"> </w:t>
      </w:r>
      <w:r>
        <w:t>STATE</w:t>
      </w:r>
      <w:r>
        <w:rPr>
          <w:spacing w:val="-17"/>
        </w:rPr>
        <w:t xml:space="preserve"> </w:t>
      </w:r>
      <w:r>
        <w:rPr>
          <w:spacing w:val="-2"/>
        </w:rPr>
        <w:t>UNIVERSITY</w:t>
      </w:r>
    </w:p>
    <w:p w14:paraId="71C05076" w14:textId="77777777" w:rsidR="000637B2" w:rsidRDefault="000C2105">
      <w:pPr>
        <w:spacing w:line="322" w:lineRule="exact"/>
        <w:ind w:left="252" w:right="609"/>
        <w:jc w:val="center"/>
        <w:rPr>
          <w:sz w:val="28"/>
        </w:rPr>
      </w:pPr>
      <w:r>
        <w:rPr>
          <w:spacing w:val="-5"/>
          <w:sz w:val="28"/>
        </w:rPr>
        <w:t>and</w:t>
      </w:r>
    </w:p>
    <w:p w14:paraId="79DBA91D" w14:textId="77777777" w:rsidR="000637B2" w:rsidRDefault="000C2105">
      <w:pPr>
        <w:pStyle w:val="Heading2"/>
        <w:spacing w:before="124"/>
        <w:ind w:left="245"/>
      </w:pPr>
      <w:bookmarkStart w:id="2" w:name="MOHAMMED_MILAD,_PHD"/>
      <w:bookmarkEnd w:id="2"/>
      <w:r>
        <w:rPr>
          <w:spacing w:val="-2"/>
        </w:rPr>
        <w:t>MOHAMMED</w:t>
      </w:r>
      <w:r>
        <w:rPr>
          <w:spacing w:val="-10"/>
        </w:rPr>
        <w:t xml:space="preserve"> </w:t>
      </w:r>
      <w:r>
        <w:rPr>
          <w:spacing w:val="-2"/>
        </w:rPr>
        <w:t>MILAD,</w:t>
      </w:r>
      <w:r>
        <w:rPr>
          <w:spacing w:val="-12"/>
        </w:rPr>
        <w:t xml:space="preserve"> </w:t>
      </w:r>
      <w:r>
        <w:rPr>
          <w:spacing w:val="-5"/>
        </w:rPr>
        <w:t>PHD</w:t>
      </w:r>
    </w:p>
    <w:p w14:paraId="7AF3AD40" w14:textId="77777777" w:rsidR="000637B2" w:rsidRDefault="000C2105">
      <w:pPr>
        <w:pStyle w:val="BodyText"/>
        <w:spacing w:before="158"/>
        <w:rPr>
          <w:b/>
          <w:sz w:val="20"/>
        </w:rPr>
      </w:pPr>
      <w:r>
        <w:rPr>
          <w:b/>
          <w:noProof/>
          <w:sz w:val="20"/>
        </w:rPr>
        <mc:AlternateContent>
          <mc:Choice Requires="wps">
            <w:drawing>
              <wp:anchor distT="0" distB="0" distL="0" distR="0" simplePos="0" relativeHeight="487586816" behindDoc="1" locked="0" layoutInCell="1" allowOverlap="1" wp14:anchorId="34ED93A3" wp14:editId="7CB109E8">
                <wp:simplePos x="0" y="0"/>
                <wp:positionH relativeFrom="page">
                  <wp:posOffset>640080</wp:posOffset>
                </wp:positionH>
                <wp:positionV relativeFrom="paragraph">
                  <wp:posOffset>261818</wp:posOffset>
                </wp:positionV>
                <wp:extent cx="6491605" cy="889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1605" cy="8890"/>
                        </a:xfrm>
                        <a:custGeom>
                          <a:avLst/>
                          <a:gdLst/>
                          <a:ahLst/>
                          <a:cxnLst/>
                          <a:rect l="l" t="t" r="r" b="b"/>
                          <a:pathLst>
                            <a:path w="6491605" h="8890">
                              <a:moveTo>
                                <a:pt x="6491478" y="0"/>
                              </a:moveTo>
                              <a:lnTo>
                                <a:pt x="0" y="0"/>
                              </a:lnTo>
                              <a:lnTo>
                                <a:pt x="0" y="8394"/>
                              </a:lnTo>
                              <a:lnTo>
                                <a:pt x="6491478" y="8394"/>
                              </a:lnTo>
                              <a:lnTo>
                                <a:pt x="6491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3E319E" id="Graphic 1" o:spid="_x0000_s1026" style="position:absolute;margin-left:50.4pt;margin-top:20.6pt;width:511.15pt;height:.7pt;z-index:-15729664;visibility:visible;mso-wrap-style:square;mso-wrap-distance-left:0;mso-wrap-distance-top:0;mso-wrap-distance-right:0;mso-wrap-distance-bottom:0;mso-position-horizontal:absolute;mso-position-horizontal-relative:page;mso-position-vertical:absolute;mso-position-vertical-relative:text;v-text-anchor:top" coordsize="649160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" path="m6491478,l,,,8394r6491478,l6491478,xe" fillcolor="black" stroked="f">
                <v:path arrowok="t"/>
                <w10:wrap type="topAndBottom" anchorx="page"/>
              </v:shape>
            </w:pict>
          </mc:Fallback>
        </mc:AlternateContent>
      </w:r>
    </w:p>
    <w:p w14:paraId="714A69DB" w14:textId="77777777" w:rsidR="000637B2" w:rsidRDefault="000637B2">
      <w:pPr>
        <w:pStyle w:val="BodyText"/>
        <w:spacing w:before="15"/>
        <w:rPr>
          <w:b/>
          <w:sz w:val="28"/>
        </w:rPr>
      </w:pPr>
    </w:p>
    <w:p w14:paraId="4ECBEF44" w14:textId="77777777" w:rsidR="000637B2" w:rsidRDefault="000C2105">
      <w:pPr>
        <w:pStyle w:val="BodyText"/>
        <w:ind w:left="287" w:right="640"/>
        <w:jc w:val="both"/>
      </w:pPr>
      <w:r>
        <w:t>This</w:t>
      </w:r>
      <w:r>
        <w:rPr>
          <w:spacing w:val="-15"/>
        </w:rPr>
        <w:t xml:space="preserve"> </w:t>
      </w:r>
      <w:r>
        <w:t>CONSULTANT</w:t>
      </w:r>
      <w:r>
        <w:rPr>
          <w:spacing w:val="-15"/>
        </w:rPr>
        <w:t xml:space="preserve"> </w:t>
      </w:r>
      <w:r>
        <w:t>AGREEMENT</w:t>
      </w:r>
      <w:r>
        <w:rPr>
          <w:spacing w:val="-15"/>
        </w:rPr>
        <w:t xml:space="preserve"> </w:t>
      </w:r>
      <w:r>
        <w:t>is</w:t>
      </w:r>
      <w:r>
        <w:rPr>
          <w:spacing w:val="-15"/>
        </w:rPr>
        <w:t xml:space="preserve"> </w:t>
      </w:r>
      <w:r>
        <w:t>entered</w:t>
      </w:r>
      <w:r>
        <w:rPr>
          <w:spacing w:val="-15"/>
        </w:rPr>
        <w:t xml:space="preserve"> </w:t>
      </w:r>
      <w:r>
        <w:t>into</w:t>
      </w:r>
      <w:r>
        <w:rPr>
          <w:spacing w:val="-15"/>
        </w:rPr>
        <w:t xml:space="preserve"> </w:t>
      </w:r>
      <w:r>
        <w:t>by</w:t>
      </w:r>
      <w:r>
        <w:rPr>
          <w:spacing w:val="-15"/>
        </w:rPr>
        <w:t xml:space="preserve"> </w:t>
      </w:r>
      <w:r>
        <w:t>and</w:t>
      </w:r>
      <w:r>
        <w:rPr>
          <w:spacing w:val="-15"/>
        </w:rPr>
        <w:t xml:space="preserve"> </w:t>
      </w:r>
      <w:r>
        <w:t>between</w:t>
      </w:r>
      <w:r>
        <w:rPr>
          <w:spacing w:val="-13"/>
        </w:rPr>
        <w:t xml:space="preserve"> </w:t>
      </w:r>
      <w:r>
        <w:t>Kansas</w:t>
      </w:r>
      <w:r>
        <w:rPr>
          <w:spacing w:val="-15"/>
        </w:rPr>
        <w:t xml:space="preserve"> </w:t>
      </w:r>
      <w:r>
        <w:t>State</w:t>
      </w:r>
      <w:r>
        <w:rPr>
          <w:spacing w:val="-15"/>
        </w:rPr>
        <w:t xml:space="preserve"> </w:t>
      </w:r>
      <w:r>
        <w:t>University,</w:t>
      </w:r>
      <w:r>
        <w:rPr>
          <w:spacing w:val="-15"/>
        </w:rPr>
        <w:t xml:space="preserve"> </w:t>
      </w:r>
      <w:r>
        <w:t>103</w:t>
      </w:r>
      <w:r>
        <w:rPr>
          <w:spacing w:val="-15"/>
        </w:rPr>
        <w:t xml:space="preserve"> </w:t>
      </w:r>
      <w:r>
        <w:t>Fairchild Hall, 1601 Vattier Street, Manhattan, Kansas 66506-</w:t>
      </w:r>
      <w:r>
        <w:rPr>
          <w:color w:val="221F1F"/>
        </w:rPr>
        <w:t xml:space="preserve">2504 </w:t>
      </w:r>
      <w:r>
        <w:t>(hereinafter referred to as UNIVERSITY), an educational institution of the State of Kansas, and Dr. Mohammed Milad, 4819 Caroline St, Unit 304 Houston, TX 77004 (hereinafter referred to as CONSULTANT).</w:t>
      </w:r>
    </w:p>
    <w:p w14:paraId="00A6F586" w14:textId="77777777" w:rsidR="000637B2" w:rsidRDefault="000637B2">
      <w:pPr>
        <w:pStyle w:val="BodyText"/>
      </w:pPr>
    </w:p>
    <w:p w14:paraId="2025C5C9" w14:textId="79AFC984" w:rsidR="000637B2" w:rsidRDefault="000C2105">
      <w:pPr>
        <w:pStyle w:val="BodyText"/>
        <w:ind w:left="287" w:right="638"/>
        <w:jc w:val="both"/>
      </w:pPr>
      <w:r>
        <w:rPr>
          <w:b/>
        </w:rPr>
        <w:t>WHEREAS</w:t>
      </w:r>
      <w:r>
        <w:t>, UNIVERSITY is the recipient of Grant Award No. 5P20GM113109-</w:t>
      </w:r>
      <w:ins w:id="3" w:author="Morgan Wills" w:date="2026-10-01T11:27:00Z">
        <w:r w:rsidR="004A606D">
          <w:t>10</w:t>
        </w:r>
      </w:ins>
      <w:del w:id="4" w:author="Morgan Wills" w:date="2026-10-01T11:27:00Z">
        <w:r w:rsidDel="004A606D">
          <w:delText>09</w:delText>
        </w:r>
      </w:del>
      <w:r>
        <w:t>, FAIN: P20GM 113109 (hereinafter referred to as the PRIME AGREEMENT), funded by U.S. Department of Health and Human</w:t>
      </w:r>
      <w:r>
        <w:rPr>
          <w:spacing w:val="-12"/>
        </w:rPr>
        <w:t xml:space="preserve"> </w:t>
      </w:r>
      <w:r>
        <w:t>Services</w:t>
      </w:r>
      <w:r>
        <w:rPr>
          <w:spacing w:val="-11"/>
        </w:rPr>
        <w:t xml:space="preserve"> </w:t>
      </w:r>
      <w:r>
        <w:t>(DHHS),</w:t>
      </w:r>
      <w:r>
        <w:rPr>
          <w:spacing w:val="-12"/>
        </w:rPr>
        <w:t xml:space="preserve"> </w:t>
      </w:r>
      <w:r>
        <w:t>National</w:t>
      </w:r>
      <w:r>
        <w:rPr>
          <w:spacing w:val="-11"/>
        </w:rPr>
        <w:t xml:space="preserve"> </w:t>
      </w:r>
      <w:r>
        <w:t>Institutes</w:t>
      </w:r>
      <w:r>
        <w:rPr>
          <w:spacing w:val="-11"/>
        </w:rPr>
        <w:t xml:space="preserve"> </w:t>
      </w:r>
      <w:r>
        <w:t>of</w:t>
      </w:r>
      <w:r>
        <w:rPr>
          <w:spacing w:val="-12"/>
        </w:rPr>
        <w:t xml:space="preserve"> </w:t>
      </w:r>
      <w:r>
        <w:t>Health</w:t>
      </w:r>
      <w:r>
        <w:rPr>
          <w:spacing w:val="-12"/>
        </w:rPr>
        <w:t xml:space="preserve"> </w:t>
      </w:r>
      <w:r>
        <w:t>(NIH)</w:t>
      </w:r>
      <w:r>
        <w:rPr>
          <w:spacing w:val="-12"/>
        </w:rPr>
        <w:t xml:space="preserve"> </w:t>
      </w:r>
      <w:r>
        <w:t>(hereinafter</w:t>
      </w:r>
      <w:r>
        <w:rPr>
          <w:spacing w:val="-12"/>
        </w:rPr>
        <w:t xml:space="preserve"> </w:t>
      </w:r>
      <w:r>
        <w:t>referred</w:t>
      </w:r>
      <w:r>
        <w:rPr>
          <w:spacing w:val="-12"/>
        </w:rPr>
        <w:t xml:space="preserve"> </w:t>
      </w:r>
      <w:r>
        <w:t>to</w:t>
      </w:r>
      <w:r>
        <w:rPr>
          <w:spacing w:val="-12"/>
        </w:rPr>
        <w:t xml:space="preserve"> </w:t>
      </w:r>
      <w:r>
        <w:t>as</w:t>
      </w:r>
      <w:r>
        <w:rPr>
          <w:spacing w:val="-11"/>
        </w:rPr>
        <w:t xml:space="preserve"> </w:t>
      </w:r>
      <w:r>
        <w:t>SPONSOR),</w:t>
      </w:r>
      <w:r>
        <w:rPr>
          <w:spacing w:val="-13"/>
        </w:rPr>
        <w:t xml:space="preserve"> </w:t>
      </w:r>
      <w:r>
        <w:t>under CFDA #93.859 - Biomedical Research and Research Training, for the project entitled, “Cognitive and Neurobiological Approaches to Plasticity (CNAP) Center Phase 2,” (hereinafter referred to as the PROJECT); and</w:t>
      </w:r>
    </w:p>
    <w:p w14:paraId="64217B06" w14:textId="77777777" w:rsidR="000637B2" w:rsidRDefault="000637B2">
      <w:pPr>
        <w:pStyle w:val="BodyText"/>
        <w:spacing w:before="2"/>
      </w:pPr>
    </w:p>
    <w:p w14:paraId="737973B3" w14:textId="77777777" w:rsidR="000637B2" w:rsidRDefault="000C2105">
      <w:pPr>
        <w:pStyle w:val="BodyText"/>
        <w:ind w:left="288" w:right="642"/>
        <w:jc w:val="both"/>
      </w:pPr>
      <w:r>
        <w:rPr>
          <w:b/>
        </w:rPr>
        <w:t>WHEREAS</w:t>
      </w:r>
      <w:r>
        <w:t>, UNIVERSITY desires the assistance of the CONSULTANT to perform services within the scope of the PRIME AGREEMENT; and</w:t>
      </w:r>
    </w:p>
    <w:p w14:paraId="15588C5F" w14:textId="77777777" w:rsidR="000637B2" w:rsidRDefault="000637B2">
      <w:pPr>
        <w:pStyle w:val="BodyText"/>
      </w:pPr>
    </w:p>
    <w:p w14:paraId="010DD32F" w14:textId="77777777" w:rsidR="000637B2" w:rsidRDefault="000C2105">
      <w:pPr>
        <w:pStyle w:val="BodyText"/>
        <w:spacing w:before="1"/>
        <w:ind w:left="288" w:right="643"/>
        <w:jc w:val="both"/>
      </w:pPr>
      <w:r>
        <w:rPr>
          <w:b/>
        </w:rPr>
        <w:t>WHEREAS</w:t>
      </w:r>
      <w:r>
        <w:t>, CONSULTANT possesses the skills required and facilities necessary to undertake portions of this PROJECT and agrees to participate in the PROJECT as set forth in this CONSULTANT AGREEMENT for the consideration stated herein.</w:t>
      </w:r>
    </w:p>
    <w:p w14:paraId="0A6B6E2C" w14:textId="77777777" w:rsidR="000637B2" w:rsidRDefault="000C2105">
      <w:pPr>
        <w:pStyle w:val="BodyText"/>
        <w:spacing w:before="276"/>
        <w:ind w:left="287"/>
        <w:jc w:val="both"/>
      </w:pPr>
      <w:r>
        <w:rPr>
          <w:b/>
        </w:rPr>
        <w:t>NOW,</w:t>
      </w:r>
      <w:r>
        <w:rPr>
          <w:b/>
          <w:spacing w:val="-9"/>
        </w:rPr>
        <w:t xml:space="preserve"> </w:t>
      </w:r>
      <w:r>
        <w:rPr>
          <w:b/>
        </w:rPr>
        <w:t>THEREFORE,</w:t>
      </w:r>
      <w:r>
        <w:rPr>
          <w:b/>
          <w:spacing w:val="-4"/>
        </w:rPr>
        <w:t xml:space="preserve"> </w:t>
      </w:r>
      <w:r>
        <w:t>the</w:t>
      </w:r>
      <w:r>
        <w:rPr>
          <w:spacing w:val="-6"/>
        </w:rPr>
        <w:t xml:space="preserve"> </w:t>
      </w:r>
      <w:r>
        <w:t>parties</w:t>
      </w:r>
      <w:r>
        <w:rPr>
          <w:spacing w:val="-1"/>
        </w:rPr>
        <w:t xml:space="preserve"> </w:t>
      </w:r>
      <w:r>
        <w:t>hereto</w:t>
      </w:r>
      <w:r>
        <w:rPr>
          <w:spacing w:val="-7"/>
        </w:rPr>
        <w:t xml:space="preserve"> </w:t>
      </w:r>
      <w:r>
        <w:t>mutually</w:t>
      </w:r>
      <w:r>
        <w:rPr>
          <w:spacing w:val="-1"/>
        </w:rPr>
        <w:t xml:space="preserve"> </w:t>
      </w:r>
      <w:r>
        <w:t>agree</w:t>
      </w:r>
      <w:r>
        <w:rPr>
          <w:spacing w:val="-6"/>
        </w:rPr>
        <w:t xml:space="preserve"> </w:t>
      </w:r>
      <w:r>
        <w:t>to</w:t>
      </w:r>
      <w:r>
        <w:rPr>
          <w:spacing w:val="-4"/>
        </w:rPr>
        <w:t xml:space="preserve"> </w:t>
      </w:r>
      <w:r>
        <w:t>the</w:t>
      </w:r>
      <w:r>
        <w:rPr>
          <w:spacing w:val="-3"/>
        </w:rPr>
        <w:t xml:space="preserve"> </w:t>
      </w:r>
      <w:r>
        <w:t>following</w:t>
      </w:r>
      <w:r>
        <w:rPr>
          <w:spacing w:val="-4"/>
        </w:rPr>
        <w:t xml:space="preserve"> </w:t>
      </w:r>
      <w:r>
        <w:t>terms</w:t>
      </w:r>
      <w:r>
        <w:rPr>
          <w:spacing w:val="-2"/>
        </w:rPr>
        <w:t xml:space="preserve"> </w:t>
      </w:r>
      <w:r>
        <w:t>and</w:t>
      </w:r>
      <w:r>
        <w:rPr>
          <w:spacing w:val="-4"/>
        </w:rPr>
        <w:t xml:space="preserve"> </w:t>
      </w:r>
      <w:r>
        <w:rPr>
          <w:spacing w:val="-2"/>
        </w:rPr>
        <w:t>conditions:</w:t>
      </w:r>
    </w:p>
    <w:p w14:paraId="566E3506" w14:textId="77777777" w:rsidR="000637B2" w:rsidRDefault="000C2105">
      <w:pPr>
        <w:pStyle w:val="Heading3"/>
        <w:spacing w:before="276"/>
        <w:ind w:left="245"/>
        <w:rPr>
          <w:u w:val="none"/>
        </w:rPr>
      </w:pPr>
      <w:bookmarkStart w:id="5" w:name="ARTICLE_I_-_GENERAL_PROVISIONS"/>
      <w:bookmarkEnd w:id="5"/>
      <w:r>
        <w:t>ARTICLE</w:t>
      </w:r>
      <w:r>
        <w:rPr>
          <w:spacing w:val="-4"/>
        </w:rPr>
        <w:t xml:space="preserve"> </w:t>
      </w:r>
      <w:r>
        <w:t>I</w:t>
      </w:r>
      <w:r>
        <w:rPr>
          <w:spacing w:val="-5"/>
        </w:rPr>
        <w:t xml:space="preserve"> </w:t>
      </w:r>
      <w:r>
        <w:t>-</w:t>
      </w:r>
      <w:r>
        <w:rPr>
          <w:spacing w:val="-5"/>
        </w:rPr>
        <w:t xml:space="preserve"> </w:t>
      </w:r>
      <w:r>
        <w:t>GENERAL</w:t>
      </w:r>
      <w:r>
        <w:rPr>
          <w:spacing w:val="-3"/>
        </w:rPr>
        <w:t xml:space="preserve"> </w:t>
      </w:r>
      <w:r>
        <w:rPr>
          <w:spacing w:val="-2"/>
        </w:rPr>
        <w:t>PROVISIONS</w:t>
      </w:r>
    </w:p>
    <w:p w14:paraId="5CF4FE82" w14:textId="77777777" w:rsidR="000637B2" w:rsidRDefault="000C2105">
      <w:pPr>
        <w:pStyle w:val="BodyText"/>
        <w:spacing w:before="276"/>
        <w:ind w:left="288"/>
      </w:pPr>
      <w:r>
        <w:t>This</w:t>
      </w:r>
      <w:r>
        <w:rPr>
          <w:spacing w:val="73"/>
        </w:rPr>
        <w:t xml:space="preserve"> </w:t>
      </w:r>
      <w:r>
        <w:t>CONSULTANT</w:t>
      </w:r>
      <w:r>
        <w:rPr>
          <w:spacing w:val="72"/>
        </w:rPr>
        <w:t xml:space="preserve"> </w:t>
      </w:r>
      <w:r>
        <w:t>AGREEMENT</w:t>
      </w:r>
      <w:r>
        <w:rPr>
          <w:spacing w:val="72"/>
        </w:rPr>
        <w:t xml:space="preserve"> </w:t>
      </w:r>
      <w:r>
        <w:t>is</w:t>
      </w:r>
      <w:r>
        <w:rPr>
          <w:spacing w:val="73"/>
        </w:rPr>
        <w:t xml:space="preserve"> </w:t>
      </w:r>
      <w:r>
        <w:t>issued</w:t>
      </w:r>
      <w:r>
        <w:rPr>
          <w:spacing w:val="72"/>
        </w:rPr>
        <w:t xml:space="preserve"> </w:t>
      </w:r>
      <w:r>
        <w:t>under</w:t>
      </w:r>
      <w:r>
        <w:rPr>
          <w:spacing w:val="72"/>
        </w:rPr>
        <w:t xml:space="preserve"> </w:t>
      </w:r>
      <w:r>
        <w:t>the</w:t>
      </w:r>
      <w:r>
        <w:rPr>
          <w:spacing w:val="71"/>
        </w:rPr>
        <w:t xml:space="preserve"> </w:t>
      </w:r>
      <w:r>
        <w:t>authority</w:t>
      </w:r>
      <w:r>
        <w:rPr>
          <w:spacing w:val="72"/>
        </w:rPr>
        <w:t xml:space="preserve"> </w:t>
      </w:r>
      <w:r>
        <w:t>of</w:t>
      </w:r>
      <w:r>
        <w:rPr>
          <w:spacing w:val="72"/>
        </w:rPr>
        <w:t xml:space="preserve"> </w:t>
      </w:r>
      <w:r>
        <w:t>the</w:t>
      </w:r>
      <w:r>
        <w:rPr>
          <w:spacing w:val="71"/>
        </w:rPr>
        <w:t xml:space="preserve"> </w:t>
      </w:r>
      <w:r>
        <w:t>PRIME</w:t>
      </w:r>
      <w:r>
        <w:rPr>
          <w:spacing w:val="72"/>
        </w:rPr>
        <w:t xml:space="preserve"> </w:t>
      </w:r>
      <w:r>
        <w:t>AGREEMENT mentioned above.</w:t>
      </w:r>
    </w:p>
    <w:p w14:paraId="3DD4A2C9" w14:textId="77777777" w:rsidR="000637B2" w:rsidRDefault="000637B2">
      <w:pPr>
        <w:pStyle w:val="BodyText"/>
      </w:pPr>
    </w:p>
    <w:p w14:paraId="2175BF87" w14:textId="77777777" w:rsidR="000637B2" w:rsidRDefault="000C2105">
      <w:pPr>
        <w:pStyle w:val="Heading3"/>
        <w:rPr>
          <w:u w:val="none"/>
        </w:rPr>
      </w:pPr>
      <w:bookmarkStart w:id="6" w:name="ARTICLE_II_-_KEY_PERSONNEL"/>
      <w:bookmarkEnd w:id="6"/>
      <w:r>
        <w:t>ARTICLE</w:t>
      </w:r>
      <w:r>
        <w:rPr>
          <w:spacing w:val="-3"/>
        </w:rPr>
        <w:t xml:space="preserve"> </w:t>
      </w:r>
      <w:r>
        <w:t>II</w:t>
      </w:r>
      <w:r>
        <w:rPr>
          <w:spacing w:val="-1"/>
        </w:rPr>
        <w:t xml:space="preserve"> </w:t>
      </w:r>
      <w:r>
        <w:t>-</w:t>
      </w:r>
      <w:r>
        <w:rPr>
          <w:spacing w:val="-2"/>
        </w:rPr>
        <w:t xml:space="preserve"> </w:t>
      </w:r>
      <w:r>
        <w:t>KEY</w:t>
      </w:r>
      <w:r>
        <w:rPr>
          <w:spacing w:val="-3"/>
        </w:rPr>
        <w:t xml:space="preserve"> </w:t>
      </w:r>
      <w:r>
        <w:rPr>
          <w:spacing w:val="-2"/>
        </w:rPr>
        <w:t>PERSONNEL</w:t>
      </w:r>
    </w:p>
    <w:p w14:paraId="3D4174F6" w14:textId="77777777" w:rsidR="000637B2" w:rsidRDefault="000C2105">
      <w:pPr>
        <w:pStyle w:val="BodyText"/>
        <w:spacing w:before="273"/>
        <w:ind w:left="288" w:right="638"/>
        <w:jc w:val="both"/>
      </w:pPr>
      <w:r>
        <w:t>Dr. Mohammed Milad will perform the services as described in the attached Appendix A.</w:t>
      </w:r>
      <w:r>
        <w:rPr>
          <w:spacing w:val="40"/>
        </w:rPr>
        <w:t xml:space="preserve"> </w:t>
      </w:r>
      <w:r>
        <w:t>No diversion, substitution,</w:t>
      </w:r>
      <w:r>
        <w:rPr>
          <w:spacing w:val="-14"/>
        </w:rPr>
        <w:t xml:space="preserve"> </w:t>
      </w:r>
      <w:r>
        <w:t>or</w:t>
      </w:r>
      <w:r>
        <w:rPr>
          <w:spacing w:val="-15"/>
        </w:rPr>
        <w:t xml:space="preserve"> </w:t>
      </w:r>
      <w:r>
        <w:t>replacement</w:t>
      </w:r>
      <w:r>
        <w:rPr>
          <w:spacing w:val="-14"/>
        </w:rPr>
        <w:t xml:space="preserve"> </w:t>
      </w:r>
      <w:r>
        <w:t>of</w:t>
      </w:r>
      <w:r>
        <w:rPr>
          <w:spacing w:val="-15"/>
        </w:rPr>
        <w:t xml:space="preserve"> </w:t>
      </w:r>
      <w:r>
        <w:t>this</w:t>
      </w:r>
      <w:r>
        <w:rPr>
          <w:spacing w:val="-14"/>
        </w:rPr>
        <w:t xml:space="preserve"> </w:t>
      </w:r>
      <w:r>
        <w:t>individual</w:t>
      </w:r>
      <w:r>
        <w:rPr>
          <w:spacing w:val="-14"/>
        </w:rPr>
        <w:t xml:space="preserve"> </w:t>
      </w:r>
      <w:r>
        <w:t>or</w:t>
      </w:r>
      <w:r>
        <w:rPr>
          <w:spacing w:val="-15"/>
        </w:rPr>
        <w:t xml:space="preserve"> </w:t>
      </w:r>
      <w:r>
        <w:t>substantial</w:t>
      </w:r>
      <w:r>
        <w:rPr>
          <w:spacing w:val="-14"/>
        </w:rPr>
        <w:t xml:space="preserve"> </w:t>
      </w:r>
      <w:r>
        <w:t>reduction</w:t>
      </w:r>
      <w:r>
        <w:rPr>
          <w:spacing w:val="-15"/>
        </w:rPr>
        <w:t xml:space="preserve"> </w:t>
      </w:r>
      <w:r>
        <w:t>in</w:t>
      </w:r>
      <w:r>
        <w:rPr>
          <w:spacing w:val="-14"/>
        </w:rPr>
        <w:t xml:space="preserve"> </w:t>
      </w:r>
      <w:r>
        <w:t>the</w:t>
      </w:r>
      <w:r>
        <w:rPr>
          <w:spacing w:val="-15"/>
        </w:rPr>
        <w:t xml:space="preserve"> </w:t>
      </w:r>
      <w:r>
        <w:t>level</w:t>
      </w:r>
      <w:r>
        <w:rPr>
          <w:spacing w:val="-14"/>
        </w:rPr>
        <w:t xml:space="preserve"> </w:t>
      </w:r>
      <w:r>
        <w:t>of</w:t>
      </w:r>
      <w:r>
        <w:rPr>
          <w:spacing w:val="-15"/>
        </w:rPr>
        <w:t xml:space="preserve"> </w:t>
      </w:r>
      <w:r>
        <w:t>effort</w:t>
      </w:r>
      <w:r>
        <w:rPr>
          <w:spacing w:val="-14"/>
        </w:rPr>
        <w:t xml:space="preserve"> </w:t>
      </w:r>
      <w:r>
        <w:t>of</w:t>
      </w:r>
      <w:r>
        <w:rPr>
          <w:spacing w:val="-15"/>
        </w:rPr>
        <w:t xml:space="preserve"> </w:t>
      </w:r>
      <w:r>
        <w:t>this</w:t>
      </w:r>
      <w:r>
        <w:rPr>
          <w:spacing w:val="-14"/>
        </w:rPr>
        <w:t xml:space="preserve"> </w:t>
      </w:r>
      <w:r>
        <w:t>individual, shall be made without the prior written approval by an authorized representative of UNIVERSITY.</w:t>
      </w:r>
    </w:p>
    <w:p w14:paraId="1330CFD2" w14:textId="77777777" w:rsidR="000637B2" w:rsidRDefault="000637B2">
      <w:pPr>
        <w:pStyle w:val="BodyText"/>
      </w:pPr>
    </w:p>
    <w:p w14:paraId="52A16595" w14:textId="77777777" w:rsidR="000637B2" w:rsidRDefault="000C2105">
      <w:pPr>
        <w:pStyle w:val="BodyText"/>
        <w:ind w:left="287" w:right="640"/>
        <w:jc w:val="both"/>
      </w:pPr>
      <w:r>
        <w:t>UNIVERSITY's</w:t>
      </w:r>
      <w:r>
        <w:rPr>
          <w:spacing w:val="-3"/>
        </w:rPr>
        <w:t xml:space="preserve"> </w:t>
      </w:r>
      <w:r>
        <w:t>performance</w:t>
      </w:r>
      <w:r>
        <w:rPr>
          <w:spacing w:val="-4"/>
        </w:rPr>
        <w:t xml:space="preserve"> </w:t>
      </w:r>
      <w:r>
        <w:t>of</w:t>
      </w:r>
      <w:r>
        <w:rPr>
          <w:spacing w:val="-4"/>
        </w:rPr>
        <w:t xml:space="preserve"> </w:t>
      </w:r>
      <w:r>
        <w:t>the</w:t>
      </w:r>
      <w:r>
        <w:rPr>
          <w:spacing w:val="-4"/>
        </w:rPr>
        <w:t xml:space="preserve"> </w:t>
      </w:r>
      <w:r>
        <w:t>PROJECT</w:t>
      </w:r>
      <w:r>
        <w:rPr>
          <w:spacing w:val="-4"/>
        </w:rPr>
        <w:t xml:space="preserve"> </w:t>
      </w:r>
      <w:r>
        <w:t>work</w:t>
      </w:r>
      <w:r>
        <w:rPr>
          <w:spacing w:val="-3"/>
        </w:rPr>
        <w:t xml:space="preserve"> </w:t>
      </w:r>
      <w:r>
        <w:t>pursuant</w:t>
      </w:r>
      <w:r>
        <w:rPr>
          <w:spacing w:val="-3"/>
        </w:rPr>
        <w:t xml:space="preserve"> </w:t>
      </w:r>
      <w:r>
        <w:t>to</w:t>
      </w:r>
      <w:r>
        <w:rPr>
          <w:spacing w:val="-4"/>
        </w:rPr>
        <w:t xml:space="preserve"> </w:t>
      </w:r>
      <w:r>
        <w:t>the</w:t>
      </w:r>
      <w:r>
        <w:rPr>
          <w:spacing w:val="-4"/>
        </w:rPr>
        <w:t xml:space="preserve"> </w:t>
      </w:r>
      <w:r>
        <w:t>PRIME</w:t>
      </w:r>
      <w:r>
        <w:rPr>
          <w:spacing w:val="-4"/>
        </w:rPr>
        <w:t xml:space="preserve"> </w:t>
      </w:r>
      <w:r>
        <w:t>AGREEMENT</w:t>
      </w:r>
      <w:r>
        <w:rPr>
          <w:spacing w:val="-4"/>
        </w:rPr>
        <w:t xml:space="preserve"> </w:t>
      </w:r>
      <w:r>
        <w:t>will</w:t>
      </w:r>
      <w:r>
        <w:rPr>
          <w:spacing w:val="-3"/>
        </w:rPr>
        <w:t xml:space="preserve"> </w:t>
      </w:r>
      <w:r>
        <w:t>be</w:t>
      </w:r>
      <w:r>
        <w:rPr>
          <w:spacing w:val="-4"/>
        </w:rPr>
        <w:t xml:space="preserve"> </w:t>
      </w:r>
      <w:r>
        <w:t>under the</w:t>
      </w:r>
      <w:r>
        <w:rPr>
          <w:spacing w:val="-7"/>
        </w:rPr>
        <w:t xml:space="preserve"> </w:t>
      </w:r>
      <w:r>
        <w:t>direction</w:t>
      </w:r>
      <w:r>
        <w:rPr>
          <w:spacing w:val="-6"/>
        </w:rPr>
        <w:t xml:space="preserve"> </w:t>
      </w:r>
      <w:r>
        <w:t>of</w:t>
      </w:r>
      <w:r>
        <w:rPr>
          <w:spacing w:val="-7"/>
        </w:rPr>
        <w:t xml:space="preserve"> </w:t>
      </w:r>
      <w:r>
        <w:t>Dr.</w:t>
      </w:r>
      <w:r>
        <w:rPr>
          <w:spacing w:val="-6"/>
        </w:rPr>
        <w:t xml:space="preserve"> </w:t>
      </w:r>
      <w:r>
        <w:t>Heather</w:t>
      </w:r>
      <w:r>
        <w:rPr>
          <w:spacing w:val="-7"/>
        </w:rPr>
        <w:t xml:space="preserve"> </w:t>
      </w:r>
      <w:r>
        <w:t>Bailey,</w:t>
      </w:r>
      <w:r>
        <w:rPr>
          <w:spacing w:val="-6"/>
        </w:rPr>
        <w:t xml:space="preserve"> </w:t>
      </w:r>
      <w:r>
        <w:t>Associate</w:t>
      </w:r>
      <w:r>
        <w:rPr>
          <w:spacing w:val="-7"/>
        </w:rPr>
        <w:t xml:space="preserve"> </w:t>
      </w:r>
      <w:r>
        <w:t>Professor</w:t>
      </w:r>
      <w:r>
        <w:rPr>
          <w:spacing w:val="-7"/>
        </w:rPr>
        <w:t xml:space="preserve"> </w:t>
      </w:r>
      <w:r>
        <w:t>and</w:t>
      </w:r>
      <w:r>
        <w:rPr>
          <w:spacing w:val="-6"/>
        </w:rPr>
        <w:t xml:space="preserve"> </w:t>
      </w:r>
      <w:r>
        <w:t>Director</w:t>
      </w:r>
      <w:r>
        <w:rPr>
          <w:spacing w:val="-7"/>
        </w:rPr>
        <w:t xml:space="preserve"> </w:t>
      </w:r>
      <w:r>
        <w:t>of</w:t>
      </w:r>
      <w:r>
        <w:rPr>
          <w:spacing w:val="-7"/>
        </w:rPr>
        <w:t xml:space="preserve"> </w:t>
      </w:r>
      <w:r>
        <w:t>the</w:t>
      </w:r>
      <w:r>
        <w:rPr>
          <w:spacing w:val="-7"/>
        </w:rPr>
        <w:t xml:space="preserve"> </w:t>
      </w:r>
      <w:r>
        <w:t>Cognitive</w:t>
      </w:r>
      <w:r>
        <w:rPr>
          <w:spacing w:val="-7"/>
        </w:rPr>
        <w:t xml:space="preserve"> </w:t>
      </w:r>
      <w:r>
        <w:t>and</w:t>
      </w:r>
      <w:r>
        <w:rPr>
          <w:spacing w:val="-6"/>
        </w:rPr>
        <w:t xml:space="preserve"> </w:t>
      </w:r>
      <w:r>
        <w:t>Neurobiological Approaches to Plasticity Center, Department of Psychological Sciences, Kansas State University.</w:t>
      </w:r>
    </w:p>
    <w:p w14:paraId="14C2EB1C" w14:textId="77777777" w:rsidR="000637B2" w:rsidRDefault="000637B2">
      <w:pPr>
        <w:pStyle w:val="BodyText"/>
        <w:jc w:val="both"/>
        <w:sectPr w:rsidR="000637B2">
          <w:type w:val="continuous"/>
          <w:pgSz w:w="12240" w:h="16360"/>
          <w:pgMar w:top="1080" w:right="360" w:bottom="280" w:left="720" w:header="720" w:footer="720" w:gutter="0"/>
          <w:cols w:space="720"/>
        </w:sectPr>
      </w:pPr>
    </w:p>
    <w:p w14:paraId="14C24CD1" w14:textId="49CE5BED" w:rsidR="000637B2" w:rsidRDefault="000C2105">
      <w:pPr>
        <w:pStyle w:val="Heading3"/>
        <w:spacing w:before="60"/>
        <w:ind w:left="251"/>
        <w:rPr>
          <w:u w:val="none"/>
        </w:rPr>
      </w:pPr>
      <w:del w:id="7" w:author="Morgan Wills" w:date="2026-10-01T11:40:00Z">
        <w:r w:rsidDel="002C3E77">
          <w:rPr>
            <w:noProof/>
          </w:rPr>
          <w:lastRenderedPageBreak/>
          <mc:AlternateContent>
            <mc:Choice Requires="wpg">
              <w:drawing>
                <wp:anchor distT="0" distB="0" distL="0" distR="0" simplePos="0" relativeHeight="251643392" behindDoc="0" locked="0" layoutInCell="1" allowOverlap="1" wp14:anchorId="20F6C37A" wp14:editId="5E4932BB">
                  <wp:simplePos x="0" y="0"/>
                  <wp:positionH relativeFrom="page">
                    <wp:posOffset>7208304</wp:posOffset>
                  </wp:positionH>
                  <wp:positionV relativeFrom="page">
                    <wp:posOffset>3718416</wp:posOffset>
                  </wp:positionV>
                  <wp:extent cx="496570" cy="90360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6570" cy="903605"/>
                            <a:chOff x="0" y="0"/>
                            <a:chExt cx="496570" cy="903605"/>
                          </a:xfrm>
                        </wpg:grpSpPr>
                        <pic:pic xmlns:pic="http://schemas.openxmlformats.org/drawingml/2006/picture">
                          <pic:nvPicPr>
                            <pic:cNvPr id="3" name="Image 3"/>
                            <pic:cNvPicPr/>
                          </pic:nvPicPr>
                          <pic:blipFill>
                            <a:blip r:embed="rId5" cstate="print"/>
                            <a:stretch>
                              <a:fillRect/>
                            </a:stretch>
                          </pic:blipFill>
                          <pic:spPr>
                            <a:xfrm>
                              <a:off x="0" y="321588"/>
                              <a:ext cx="496496" cy="581893"/>
                            </a:xfrm>
                            <a:prstGeom prst="rect">
                              <a:avLst/>
                            </a:prstGeom>
                          </pic:spPr>
                        </pic:pic>
                        <pic:pic xmlns:pic="http://schemas.openxmlformats.org/drawingml/2006/picture">
                          <pic:nvPicPr>
                            <pic:cNvPr id="4" name="Image 4"/>
                            <pic:cNvPicPr/>
                          </pic:nvPicPr>
                          <pic:blipFill>
                            <a:blip r:embed="rId6" cstate="print"/>
                            <a:stretch>
                              <a:fillRect/>
                            </a:stretch>
                          </pic:blipFill>
                          <pic:spPr>
                            <a:xfrm>
                              <a:off x="165112" y="0"/>
                              <a:ext cx="224444" cy="510162"/>
                            </a:xfrm>
                            <a:prstGeom prst="rect">
                              <a:avLst/>
                            </a:prstGeom>
                          </pic:spPr>
                        </pic:pic>
                      </wpg:wgp>
                    </a:graphicData>
                  </a:graphic>
                </wp:anchor>
              </w:drawing>
            </mc:Choice>
            <mc:Fallback>
              <w:pict>
                <v:group w14:anchorId="10E8D8B7" id="Group 2" o:spid="_x0000_s1026" style="position:absolute;margin-left:567.6pt;margin-top:292.8pt;width:39.1pt;height:71.15pt;z-index:251643392;mso-wrap-distance-left:0;mso-wrap-distance-right:0;mso-position-horizontal-relative:page;mso-position-vertical-relative:page" coordsize="4965,90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qT/vz04JAAAAAAQ9P+1Nww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top:3215;width:4964;height:5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">
                    <v:imagedata r:id="rId7" o:title=""/>
                  </v:shape>
                  <v:shape id="Image 4" o:spid="_x0000_s1028" type="#_x0000_t75" style="position:absolute;left:1651;width:2244;height:5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">
                    <v:imagedata r:id="rId8" o:title=""/>
                  </v:shape>
                  <w10:wrap anchorx="page" anchory="page"/>
                </v:group>
              </w:pict>
            </mc:Fallback>
          </mc:AlternateContent>
        </w:r>
      </w:del>
      <w:bookmarkStart w:id="8" w:name="ARTICLE_III_-_SCOPE_OF_SERVICES"/>
      <w:bookmarkEnd w:id="8"/>
      <w:r>
        <w:t>ARTICLE</w:t>
      </w:r>
      <w:r>
        <w:rPr>
          <w:spacing w:val="-6"/>
        </w:rPr>
        <w:t xml:space="preserve"> </w:t>
      </w:r>
      <w:r>
        <w:t>III</w:t>
      </w:r>
      <w:r>
        <w:rPr>
          <w:spacing w:val="-4"/>
        </w:rPr>
        <w:t xml:space="preserve"> </w:t>
      </w:r>
      <w:r>
        <w:t>-</w:t>
      </w:r>
      <w:r>
        <w:rPr>
          <w:spacing w:val="-3"/>
        </w:rPr>
        <w:t xml:space="preserve"> </w:t>
      </w:r>
      <w:r>
        <w:t>SCOPE</w:t>
      </w:r>
      <w:r>
        <w:rPr>
          <w:spacing w:val="-5"/>
        </w:rPr>
        <w:t xml:space="preserve"> </w:t>
      </w:r>
      <w:r>
        <w:t>OF</w:t>
      </w:r>
      <w:r>
        <w:rPr>
          <w:spacing w:val="-4"/>
        </w:rPr>
        <w:t xml:space="preserve"> </w:t>
      </w:r>
      <w:r>
        <w:rPr>
          <w:spacing w:val="-2"/>
        </w:rPr>
        <w:t>SERVICES</w:t>
      </w:r>
    </w:p>
    <w:p w14:paraId="7D09B7E0" w14:textId="77777777" w:rsidR="000637B2" w:rsidRDefault="000C2105">
      <w:pPr>
        <w:pStyle w:val="BodyText"/>
        <w:spacing w:before="276"/>
        <w:ind w:left="288" w:right="638"/>
        <w:jc w:val="both"/>
      </w:pPr>
      <w:r>
        <w:t>CONSULTANT shall supply necessary facilities, labor, materials, and any other items required to accomplish the services to be performed under this CONSULTANT AGREEMENT, as described in the Scope of Services (SOS), attached to this CONSULTANT AGREEMENT as Appendix A.</w:t>
      </w:r>
    </w:p>
    <w:p w14:paraId="78E0174A" w14:textId="77777777" w:rsidR="000637B2" w:rsidRDefault="000637B2">
      <w:pPr>
        <w:pStyle w:val="BodyText"/>
      </w:pPr>
    </w:p>
    <w:p w14:paraId="47EA6918" w14:textId="77777777" w:rsidR="000637B2" w:rsidRDefault="000C2105">
      <w:pPr>
        <w:pStyle w:val="Heading3"/>
        <w:ind w:left="2964" w:right="0"/>
        <w:jc w:val="left"/>
        <w:rPr>
          <w:u w:val="none"/>
        </w:rPr>
      </w:pPr>
      <w:bookmarkStart w:id="9" w:name="ARTICLE_IV_-_PERIOD_OF_PERFORMANCE"/>
      <w:bookmarkEnd w:id="9"/>
      <w:r>
        <w:t>ARTICLE</w:t>
      </w:r>
      <w:r>
        <w:rPr>
          <w:spacing w:val="-3"/>
        </w:rPr>
        <w:t xml:space="preserve"> </w:t>
      </w:r>
      <w:r>
        <w:t>IV</w:t>
      </w:r>
      <w:r>
        <w:rPr>
          <w:spacing w:val="-4"/>
        </w:rPr>
        <w:t xml:space="preserve"> </w:t>
      </w:r>
      <w:r>
        <w:t>-</w:t>
      </w:r>
      <w:r>
        <w:rPr>
          <w:spacing w:val="-3"/>
        </w:rPr>
        <w:t xml:space="preserve"> </w:t>
      </w:r>
      <w:r>
        <w:t>PERIOD</w:t>
      </w:r>
      <w:r>
        <w:rPr>
          <w:spacing w:val="-4"/>
        </w:rPr>
        <w:t xml:space="preserve"> </w:t>
      </w:r>
      <w:r>
        <w:t>OF</w:t>
      </w:r>
      <w:r>
        <w:rPr>
          <w:spacing w:val="-3"/>
        </w:rPr>
        <w:t xml:space="preserve"> </w:t>
      </w:r>
      <w:r>
        <w:rPr>
          <w:spacing w:val="-2"/>
        </w:rPr>
        <w:t>PERFORMANCE</w:t>
      </w:r>
    </w:p>
    <w:p w14:paraId="06CE9743" w14:textId="77777777" w:rsidR="000637B2" w:rsidRDefault="000637B2">
      <w:pPr>
        <w:pStyle w:val="BodyText"/>
        <w:rPr>
          <w:b/>
        </w:rPr>
      </w:pPr>
    </w:p>
    <w:p w14:paraId="3E8D9B24" w14:textId="4F171F5F" w:rsidR="000637B2" w:rsidRDefault="000C2105">
      <w:pPr>
        <w:pStyle w:val="BodyText"/>
        <w:ind w:left="287" w:right="641"/>
        <w:jc w:val="both"/>
      </w:pPr>
      <w:r>
        <w:t xml:space="preserve">The Budget Period of Performance for this CONSULTANT AGREEMENT shall begin on </w:t>
      </w:r>
      <w:del w:id="10" w:author="Morgan Wills" w:date="2026-10-01T11:33:00Z">
        <w:r w:rsidDel="004A606D">
          <w:delText xml:space="preserve">December </w:delText>
        </w:r>
      </w:del>
      <w:ins w:id="11" w:author="Morgan Wills" w:date="2026-10-01T11:33:00Z">
        <w:r w:rsidR="004A606D">
          <w:t xml:space="preserve">June </w:t>
        </w:r>
      </w:ins>
      <w:r>
        <w:t>1</w:t>
      </w:r>
      <w:del w:id="12" w:author="Morgan Wills" w:date="2026-10-01T11:33:00Z">
        <w:r w:rsidDel="004A606D">
          <w:delText>0</w:delText>
        </w:r>
      </w:del>
      <w:r>
        <w:t>, 202</w:t>
      </w:r>
      <w:ins w:id="13" w:author="Morgan Wills" w:date="2026-10-01T11:33:00Z">
        <w:r w:rsidR="004A606D">
          <w:t>6</w:t>
        </w:r>
      </w:ins>
      <w:del w:id="14" w:author="Morgan Wills" w:date="2026-10-01T11:33:00Z">
        <w:r w:rsidDel="004A606D">
          <w:delText>5</w:delText>
        </w:r>
      </w:del>
      <w:r>
        <w:t xml:space="preserve">, and shall terminate on </w:t>
      </w:r>
      <w:del w:id="15" w:author="Morgan Wills" w:date="2026-10-01T11:33:00Z">
        <w:r w:rsidDel="004A606D">
          <w:delText xml:space="preserve">May </w:delText>
        </w:r>
      </w:del>
      <w:ins w:id="16" w:author="Morgan Wills" w:date="2026-10-01T11:33:00Z">
        <w:r w:rsidR="004A606D">
          <w:t>D</w:t>
        </w:r>
      </w:ins>
      <w:ins w:id="17" w:author="Morgan Wills" w:date="2026-10-01T11:34:00Z">
        <w:r w:rsidR="004A606D">
          <w:t>ecember</w:t>
        </w:r>
      </w:ins>
      <w:ins w:id="18" w:author="Morgan Wills" w:date="2026-10-01T11:33:00Z">
        <w:r w:rsidR="004A606D">
          <w:t xml:space="preserve"> </w:t>
        </w:r>
      </w:ins>
      <w:ins w:id="19" w:author="Morgan Wills" w:date="2026-10-01T11:34:00Z">
        <w:r w:rsidR="004A606D">
          <w:t>9</w:t>
        </w:r>
      </w:ins>
      <w:del w:id="20" w:author="Morgan Wills" w:date="2026-10-01T11:34:00Z">
        <w:r w:rsidDel="004A606D">
          <w:delText>31</w:delText>
        </w:r>
      </w:del>
      <w:r>
        <w:t xml:space="preserve">, 2026. Extension of this CONSULTANT AGREEMENT through </w:t>
      </w:r>
      <w:r>
        <w:rPr>
          <w:spacing w:val="-2"/>
        </w:rPr>
        <w:t>December</w:t>
      </w:r>
      <w:r>
        <w:rPr>
          <w:spacing w:val="-13"/>
        </w:rPr>
        <w:t xml:space="preserve"> </w:t>
      </w:r>
      <w:r>
        <w:rPr>
          <w:spacing w:val="-2"/>
        </w:rPr>
        <w:t>9,</w:t>
      </w:r>
      <w:r>
        <w:rPr>
          <w:spacing w:val="-13"/>
        </w:rPr>
        <w:t xml:space="preserve"> </w:t>
      </w:r>
      <w:r>
        <w:rPr>
          <w:spacing w:val="-2"/>
        </w:rPr>
        <w:t>2026</w:t>
      </w:r>
      <w:r>
        <w:rPr>
          <w:spacing w:val="-13"/>
        </w:rPr>
        <w:t xml:space="preserve"> </w:t>
      </w:r>
      <w:r>
        <w:rPr>
          <w:spacing w:val="-2"/>
        </w:rPr>
        <w:t>is</w:t>
      </w:r>
      <w:r>
        <w:rPr>
          <w:spacing w:val="-13"/>
        </w:rPr>
        <w:t xml:space="preserve"> </w:t>
      </w:r>
      <w:r>
        <w:rPr>
          <w:spacing w:val="-2"/>
        </w:rPr>
        <w:t>subject</w:t>
      </w:r>
      <w:r>
        <w:rPr>
          <w:spacing w:val="-13"/>
        </w:rPr>
        <w:t xml:space="preserve"> </w:t>
      </w:r>
      <w:r>
        <w:rPr>
          <w:spacing w:val="-2"/>
        </w:rPr>
        <w:t>to</w:t>
      </w:r>
      <w:r>
        <w:rPr>
          <w:spacing w:val="-13"/>
        </w:rPr>
        <w:t xml:space="preserve"> </w:t>
      </w:r>
      <w:r>
        <w:rPr>
          <w:spacing w:val="-2"/>
        </w:rPr>
        <w:t>the</w:t>
      </w:r>
      <w:r>
        <w:rPr>
          <w:spacing w:val="-13"/>
        </w:rPr>
        <w:t xml:space="preserve"> </w:t>
      </w:r>
      <w:r>
        <w:rPr>
          <w:spacing w:val="-2"/>
        </w:rPr>
        <w:t>continuation</w:t>
      </w:r>
      <w:r>
        <w:rPr>
          <w:spacing w:val="-13"/>
        </w:rPr>
        <w:t xml:space="preserve"> </w:t>
      </w:r>
      <w:r>
        <w:rPr>
          <w:spacing w:val="-2"/>
        </w:rPr>
        <w:t>of</w:t>
      </w:r>
      <w:r>
        <w:rPr>
          <w:spacing w:val="-13"/>
        </w:rPr>
        <w:t xml:space="preserve"> </w:t>
      </w:r>
      <w:r>
        <w:rPr>
          <w:spacing w:val="-2"/>
        </w:rPr>
        <w:t>the</w:t>
      </w:r>
      <w:r>
        <w:rPr>
          <w:spacing w:val="-13"/>
        </w:rPr>
        <w:t xml:space="preserve"> </w:t>
      </w:r>
      <w:r>
        <w:rPr>
          <w:spacing w:val="-2"/>
        </w:rPr>
        <w:t>PRIME</w:t>
      </w:r>
      <w:r>
        <w:rPr>
          <w:spacing w:val="-13"/>
        </w:rPr>
        <w:t xml:space="preserve"> </w:t>
      </w:r>
      <w:r>
        <w:rPr>
          <w:spacing w:val="-2"/>
        </w:rPr>
        <w:t>AGREEMENT</w:t>
      </w:r>
      <w:r>
        <w:rPr>
          <w:spacing w:val="-8"/>
        </w:rPr>
        <w:t xml:space="preserve"> </w:t>
      </w:r>
      <w:r>
        <w:rPr>
          <w:spacing w:val="-2"/>
        </w:rPr>
        <w:t>and</w:t>
      </w:r>
      <w:r>
        <w:rPr>
          <w:spacing w:val="-4"/>
        </w:rPr>
        <w:t xml:space="preserve"> </w:t>
      </w:r>
      <w:r>
        <w:rPr>
          <w:spacing w:val="-2"/>
        </w:rPr>
        <w:t>upon</w:t>
      </w:r>
      <w:r>
        <w:rPr>
          <w:spacing w:val="-5"/>
        </w:rPr>
        <w:t xml:space="preserve"> </w:t>
      </w:r>
      <w:r>
        <w:rPr>
          <w:spacing w:val="-2"/>
        </w:rPr>
        <w:t>mutual</w:t>
      </w:r>
      <w:r>
        <w:rPr>
          <w:spacing w:val="-4"/>
        </w:rPr>
        <w:t xml:space="preserve"> </w:t>
      </w:r>
      <w:r>
        <w:rPr>
          <w:spacing w:val="-2"/>
        </w:rPr>
        <w:t>agreement</w:t>
      </w:r>
      <w:r>
        <w:rPr>
          <w:spacing w:val="-4"/>
        </w:rPr>
        <w:t xml:space="preserve"> </w:t>
      </w:r>
      <w:r>
        <w:rPr>
          <w:spacing w:val="-2"/>
        </w:rPr>
        <w:t xml:space="preserve">of </w:t>
      </w:r>
      <w:r>
        <w:t>both</w:t>
      </w:r>
      <w:r>
        <w:rPr>
          <w:spacing w:val="-11"/>
        </w:rPr>
        <w:t xml:space="preserve"> </w:t>
      </w:r>
      <w:r>
        <w:t>parties,</w:t>
      </w:r>
      <w:r>
        <w:rPr>
          <w:spacing w:val="-11"/>
        </w:rPr>
        <w:t xml:space="preserve"> </w:t>
      </w:r>
      <w:r>
        <w:t>which</w:t>
      </w:r>
      <w:r>
        <w:rPr>
          <w:spacing w:val="-11"/>
        </w:rPr>
        <w:t xml:space="preserve"> </w:t>
      </w:r>
      <w:r>
        <w:t>shall</w:t>
      </w:r>
      <w:r>
        <w:rPr>
          <w:spacing w:val="-13"/>
        </w:rPr>
        <w:t xml:space="preserve"> </w:t>
      </w:r>
      <w:r>
        <w:t>be</w:t>
      </w:r>
      <w:r>
        <w:rPr>
          <w:spacing w:val="-12"/>
        </w:rPr>
        <w:t xml:space="preserve"> </w:t>
      </w:r>
      <w:r>
        <w:t>provided</w:t>
      </w:r>
      <w:r>
        <w:rPr>
          <w:spacing w:val="-11"/>
        </w:rPr>
        <w:t xml:space="preserve"> </w:t>
      </w:r>
      <w:r>
        <w:t>for</w:t>
      </w:r>
      <w:r>
        <w:rPr>
          <w:spacing w:val="-11"/>
        </w:rPr>
        <w:t xml:space="preserve"> </w:t>
      </w:r>
      <w:r>
        <w:t>in</w:t>
      </w:r>
      <w:r>
        <w:rPr>
          <w:spacing w:val="-11"/>
        </w:rPr>
        <w:t xml:space="preserve"> </w:t>
      </w:r>
      <w:r>
        <w:t>writing</w:t>
      </w:r>
      <w:r>
        <w:rPr>
          <w:spacing w:val="-11"/>
        </w:rPr>
        <w:t xml:space="preserve"> </w:t>
      </w:r>
      <w:r>
        <w:t>and</w:t>
      </w:r>
      <w:r>
        <w:rPr>
          <w:spacing w:val="-11"/>
        </w:rPr>
        <w:t xml:space="preserve"> </w:t>
      </w:r>
      <w:r>
        <w:t>signed</w:t>
      </w:r>
      <w:r>
        <w:rPr>
          <w:spacing w:val="-11"/>
        </w:rPr>
        <w:t xml:space="preserve"> </w:t>
      </w:r>
      <w:r>
        <w:t>by</w:t>
      </w:r>
      <w:r>
        <w:rPr>
          <w:spacing w:val="-11"/>
        </w:rPr>
        <w:t xml:space="preserve"> </w:t>
      </w:r>
      <w:r>
        <w:t>authorized</w:t>
      </w:r>
      <w:r>
        <w:rPr>
          <w:spacing w:val="-11"/>
        </w:rPr>
        <w:t xml:space="preserve"> </w:t>
      </w:r>
      <w:r>
        <w:t>representatives</w:t>
      </w:r>
      <w:r>
        <w:rPr>
          <w:spacing w:val="-11"/>
        </w:rPr>
        <w:t xml:space="preserve"> </w:t>
      </w:r>
      <w:r>
        <w:t>of</w:t>
      </w:r>
      <w:r>
        <w:rPr>
          <w:spacing w:val="-11"/>
        </w:rPr>
        <w:t xml:space="preserve"> </w:t>
      </w:r>
      <w:r>
        <w:t>both</w:t>
      </w:r>
      <w:r>
        <w:rPr>
          <w:spacing w:val="-11"/>
        </w:rPr>
        <w:t xml:space="preserve"> </w:t>
      </w:r>
      <w:r>
        <w:t>parties. No charges will be paid or reimbursed which</w:t>
      </w:r>
      <w:r>
        <w:rPr>
          <w:spacing w:val="-5"/>
        </w:rPr>
        <w:t xml:space="preserve"> </w:t>
      </w:r>
      <w:r>
        <w:t>are</w:t>
      </w:r>
      <w:r>
        <w:rPr>
          <w:spacing w:val="-6"/>
        </w:rPr>
        <w:t xml:space="preserve"> </w:t>
      </w:r>
      <w:r>
        <w:t>incurred</w:t>
      </w:r>
      <w:r>
        <w:rPr>
          <w:spacing w:val="-7"/>
        </w:rPr>
        <w:t xml:space="preserve"> </w:t>
      </w:r>
      <w:r>
        <w:t>prior</w:t>
      </w:r>
      <w:r>
        <w:rPr>
          <w:spacing w:val="-7"/>
        </w:rPr>
        <w:t xml:space="preserve"> </w:t>
      </w:r>
      <w:r>
        <w:t>to</w:t>
      </w:r>
      <w:r>
        <w:rPr>
          <w:spacing w:val="-5"/>
        </w:rPr>
        <w:t xml:space="preserve"> </w:t>
      </w:r>
      <w:r>
        <w:t>the</w:t>
      </w:r>
      <w:r>
        <w:rPr>
          <w:spacing w:val="-8"/>
        </w:rPr>
        <w:t xml:space="preserve"> </w:t>
      </w:r>
      <w:r>
        <w:t>beginning</w:t>
      </w:r>
      <w:r>
        <w:rPr>
          <w:spacing w:val="-5"/>
        </w:rPr>
        <w:t xml:space="preserve"> </w:t>
      </w:r>
      <w:r>
        <w:t>date,</w:t>
      </w:r>
      <w:r>
        <w:rPr>
          <w:spacing w:val="-5"/>
        </w:rPr>
        <w:t xml:space="preserve"> </w:t>
      </w:r>
      <w:r>
        <w:t>or</w:t>
      </w:r>
      <w:r>
        <w:rPr>
          <w:spacing w:val="-8"/>
        </w:rPr>
        <w:t xml:space="preserve"> </w:t>
      </w:r>
      <w:r>
        <w:t>subsequent</w:t>
      </w:r>
      <w:r>
        <w:rPr>
          <w:spacing w:val="-7"/>
        </w:rPr>
        <w:t xml:space="preserve"> </w:t>
      </w:r>
      <w:r>
        <w:t>to</w:t>
      </w:r>
      <w:r>
        <w:rPr>
          <w:spacing w:val="-5"/>
        </w:rPr>
        <w:t xml:space="preserve"> </w:t>
      </w:r>
      <w:r>
        <w:t>the termination date of this CONSULTANT AGREEMENT.</w:t>
      </w:r>
    </w:p>
    <w:p w14:paraId="59857796" w14:textId="77777777" w:rsidR="000637B2" w:rsidRDefault="000637B2">
      <w:pPr>
        <w:pStyle w:val="BodyText"/>
      </w:pPr>
    </w:p>
    <w:p w14:paraId="7049A894" w14:textId="77777777" w:rsidR="000637B2" w:rsidRDefault="000C2105">
      <w:pPr>
        <w:pStyle w:val="Heading3"/>
        <w:ind w:left="2843" w:right="0"/>
        <w:jc w:val="left"/>
        <w:rPr>
          <w:u w:val="none"/>
        </w:rPr>
      </w:pPr>
      <w:bookmarkStart w:id="21" w:name="ARTICLE_V_-_CONSIDERATION_AND_PAYMENT"/>
      <w:bookmarkEnd w:id="21"/>
      <w:r>
        <w:t>ARTICLE</w:t>
      </w:r>
      <w:r>
        <w:rPr>
          <w:spacing w:val="-9"/>
        </w:rPr>
        <w:t xml:space="preserve"> </w:t>
      </w:r>
      <w:r>
        <w:t>V</w:t>
      </w:r>
      <w:r>
        <w:rPr>
          <w:spacing w:val="-8"/>
        </w:rPr>
        <w:t xml:space="preserve"> </w:t>
      </w:r>
      <w:r>
        <w:t>-</w:t>
      </w:r>
      <w:r>
        <w:rPr>
          <w:spacing w:val="-8"/>
        </w:rPr>
        <w:t xml:space="preserve"> </w:t>
      </w:r>
      <w:r>
        <w:t>CONSIDERATION</w:t>
      </w:r>
      <w:r>
        <w:rPr>
          <w:spacing w:val="-9"/>
        </w:rPr>
        <w:t xml:space="preserve"> </w:t>
      </w:r>
      <w:r>
        <w:t>AND</w:t>
      </w:r>
      <w:r>
        <w:rPr>
          <w:spacing w:val="-7"/>
        </w:rPr>
        <w:t xml:space="preserve"> </w:t>
      </w:r>
      <w:r>
        <w:rPr>
          <w:spacing w:val="-2"/>
        </w:rPr>
        <w:t>PAYMENT</w:t>
      </w:r>
    </w:p>
    <w:p w14:paraId="54D535F8" w14:textId="77777777" w:rsidR="000637B2" w:rsidRDefault="000637B2">
      <w:pPr>
        <w:pStyle w:val="BodyText"/>
        <w:rPr>
          <w:b/>
        </w:rPr>
      </w:pPr>
    </w:p>
    <w:p w14:paraId="12843CD8" w14:textId="216C8CC4" w:rsidR="000637B2" w:rsidRDefault="000C2105">
      <w:pPr>
        <w:pStyle w:val="BodyText"/>
        <w:ind w:left="287"/>
        <w:jc w:val="both"/>
      </w:pPr>
      <w:bookmarkStart w:id="22" w:name="_Hlk241748670"/>
      <w:del w:id="23" w:author="Morgan Wills" w:date="2026-10-01T11:39:00Z">
        <w:r w:rsidDel="002C3E77">
          <w:rPr>
            <w:noProof/>
          </w:rPr>
          <mc:AlternateContent>
            <mc:Choice Requires="wps">
              <w:drawing>
                <wp:anchor distT="0" distB="0" distL="0" distR="0" simplePos="0" relativeHeight="251670016" behindDoc="1" locked="0" layoutInCell="1" allowOverlap="1" wp14:anchorId="1CCBFD9E" wp14:editId="5C60F6FF">
                  <wp:simplePos x="0" y="0"/>
                  <wp:positionH relativeFrom="page">
                    <wp:posOffset>6270522</wp:posOffset>
                  </wp:positionH>
                  <wp:positionV relativeFrom="paragraph">
                    <wp:posOffset>101285</wp:posOffset>
                  </wp:positionV>
                  <wp:extent cx="104648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6480" cy="1270"/>
                          </a:xfrm>
                          <a:custGeom>
                            <a:avLst/>
                            <a:gdLst/>
                            <a:ahLst/>
                            <a:cxnLst/>
                            <a:rect l="l" t="t" r="r" b="b"/>
                            <a:pathLst>
                              <a:path w="1046480">
                                <a:moveTo>
                                  <a:pt x="0" y="0"/>
                                </a:moveTo>
                                <a:lnTo>
                                  <a:pt x="1046125" y="0"/>
                                </a:lnTo>
                              </a:path>
                            </a:pathLst>
                          </a:custGeom>
                          <a:ln w="12829">
                            <a:solidFill>
                              <a:srgbClr val="DB3324"/>
                            </a:solidFill>
                            <a:prstDash val="solid"/>
                          </a:ln>
                        </wps:spPr>
                        <wps:bodyPr wrap="square" lIns="0" tIns="0" rIns="0" bIns="0" rtlCol="0">
                          <a:prstTxWarp prst="textNoShape">
                            <a:avLst/>
                          </a:prstTxWarp>
                          <a:noAutofit/>
                        </wps:bodyPr>
                      </wps:wsp>
                    </a:graphicData>
                  </a:graphic>
                </wp:anchor>
              </w:drawing>
            </mc:Choice>
            <mc:Fallback>
              <w:pict>
                <v:shape w14:anchorId="0EE03827" id="Graphic 5" o:spid="_x0000_s1026" style="position:absolute;margin-left:493.75pt;margin-top:8pt;width:82.4pt;height:.1pt;z-index:-251646464;visibility:visible;mso-wrap-style:square;mso-wrap-distance-left:0;mso-wrap-distance-top:0;mso-wrap-distance-right:0;mso-wrap-distance-bottom:0;mso-position-horizontal:absolute;mso-position-horizontal-relative:page;mso-position-vertical:absolute;mso-position-vertical-relative:text;v-text-anchor:top" coordsize="1046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" path="m,l1046125,e" filled="f" strokecolor="#db3324" strokeweight=".35636mm">
                  <v:path arrowok="t"/>
                  <w10:wrap anchorx="page"/>
                </v:shape>
              </w:pict>
            </mc:Fallback>
          </mc:AlternateContent>
        </w:r>
      </w:del>
      <w:r>
        <w:t>UNIVERSITY</w:t>
      </w:r>
      <w:r>
        <w:rPr>
          <w:spacing w:val="31"/>
        </w:rPr>
        <w:t xml:space="preserve"> </w:t>
      </w:r>
      <w:r>
        <w:t>will</w:t>
      </w:r>
      <w:r>
        <w:rPr>
          <w:spacing w:val="38"/>
        </w:rPr>
        <w:t xml:space="preserve"> </w:t>
      </w:r>
      <w:r>
        <w:t>pay</w:t>
      </w:r>
      <w:r>
        <w:rPr>
          <w:spacing w:val="35"/>
        </w:rPr>
        <w:t xml:space="preserve"> </w:t>
      </w:r>
      <w:r>
        <w:t>the</w:t>
      </w:r>
      <w:r>
        <w:rPr>
          <w:spacing w:val="38"/>
        </w:rPr>
        <w:t xml:space="preserve"> </w:t>
      </w:r>
      <w:r>
        <w:t>CONSULTANT</w:t>
      </w:r>
      <w:r>
        <w:rPr>
          <w:spacing w:val="38"/>
        </w:rPr>
        <w:t xml:space="preserve"> </w:t>
      </w:r>
      <w:r>
        <w:t>a</w:t>
      </w:r>
      <w:r>
        <w:rPr>
          <w:spacing w:val="39"/>
        </w:rPr>
        <w:t xml:space="preserve"> </w:t>
      </w:r>
      <w:r>
        <w:t>CONSULTANT</w:t>
      </w:r>
      <w:r>
        <w:rPr>
          <w:spacing w:val="37"/>
        </w:rPr>
        <w:t xml:space="preserve"> </w:t>
      </w:r>
      <w:r>
        <w:t>AGREEMENT</w:t>
      </w:r>
      <w:r>
        <w:rPr>
          <w:spacing w:val="38"/>
        </w:rPr>
        <w:t xml:space="preserve"> </w:t>
      </w:r>
      <w:r>
        <w:t>total</w:t>
      </w:r>
      <w:r>
        <w:rPr>
          <w:spacing w:val="38"/>
        </w:rPr>
        <w:t xml:space="preserve"> </w:t>
      </w:r>
      <w:r>
        <w:t>of</w:t>
      </w:r>
      <w:r>
        <w:rPr>
          <w:spacing w:val="39"/>
        </w:rPr>
        <w:t xml:space="preserve"> </w:t>
      </w:r>
      <w:del w:id="24" w:author="Morgan Wills" w:date="2026-10-01T11:39:00Z">
        <w:r w:rsidDel="002C3E77">
          <w:delText>$10,000.00</w:delText>
        </w:r>
        <w:r w:rsidDel="002C3E77">
          <w:rPr>
            <w:spacing w:val="36"/>
          </w:rPr>
          <w:delText xml:space="preserve"> </w:delText>
        </w:r>
        <w:r w:rsidDel="002C3E77">
          <w:rPr>
            <w:spacing w:val="-5"/>
          </w:rPr>
          <w:delText>USD</w:delText>
        </w:r>
      </w:del>
    </w:p>
    <w:p w14:paraId="761EE476" w14:textId="7809AD6B" w:rsidR="000637B2" w:rsidRDefault="000C2105">
      <w:pPr>
        <w:pStyle w:val="BodyText"/>
        <w:ind w:left="287" w:right="630"/>
        <w:jc w:val="both"/>
        <w:pPrChange w:id="25" w:author="Morgan Wills" w:date="2026-10-01T11:53:00Z">
          <w:pPr>
            <w:pStyle w:val="BodyText"/>
            <w:ind w:left="287" w:right="355"/>
            <w:jc w:val="both"/>
          </w:pPr>
        </w:pPrChange>
      </w:pPr>
      <w:del w:id="26" w:author="Morgan Wills" w:date="2026-10-01T11:40:00Z">
        <w:r w:rsidDel="002C3E77">
          <w:rPr>
            <w:noProof/>
          </w:rPr>
          <mc:AlternateContent>
            <mc:Choice Requires="wps">
              <w:drawing>
                <wp:anchor distT="0" distB="0" distL="0" distR="0" simplePos="0" relativeHeight="251671040" behindDoc="1" locked="0" layoutInCell="1" allowOverlap="1" wp14:anchorId="59D0E2EE" wp14:editId="67FC8EB5">
                  <wp:simplePos x="0" y="0"/>
                  <wp:positionH relativeFrom="page">
                    <wp:posOffset>1630032</wp:posOffset>
                  </wp:positionH>
                  <wp:positionV relativeFrom="paragraph">
                    <wp:posOffset>101301</wp:posOffset>
                  </wp:positionV>
                  <wp:extent cx="568706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7060" cy="1270"/>
                          </a:xfrm>
                          <a:custGeom>
                            <a:avLst/>
                            <a:gdLst/>
                            <a:ahLst/>
                            <a:cxnLst/>
                            <a:rect l="l" t="t" r="r" b="b"/>
                            <a:pathLst>
                              <a:path w="5687060">
                                <a:moveTo>
                                  <a:pt x="0" y="0"/>
                                </a:moveTo>
                                <a:lnTo>
                                  <a:pt x="5686738" y="0"/>
                                </a:lnTo>
                              </a:path>
                            </a:pathLst>
                          </a:custGeom>
                          <a:ln w="12829">
                            <a:solidFill>
                              <a:srgbClr val="DB3324"/>
                            </a:solidFill>
                            <a:prstDash val="solid"/>
                          </a:ln>
                        </wps:spPr>
                        <wps:bodyPr wrap="square" lIns="0" tIns="0" rIns="0" bIns="0" rtlCol="0">
                          <a:prstTxWarp prst="textNoShape">
                            <a:avLst/>
                          </a:prstTxWarp>
                          <a:noAutofit/>
                        </wps:bodyPr>
                      </wps:wsp>
                    </a:graphicData>
                  </a:graphic>
                </wp:anchor>
              </w:drawing>
            </mc:Choice>
            <mc:Fallback>
              <w:pict>
                <v:shape w14:anchorId="550A1AB5" id="Graphic 6" o:spid="_x0000_s1026" style="position:absolute;margin-left:128.35pt;margin-top:8pt;width:447.8pt;height:.1pt;z-index:-251645440;visibility:visible;mso-wrap-style:square;mso-wrap-distance-left:0;mso-wrap-distance-top:0;mso-wrap-distance-right:0;mso-wrap-distance-bottom:0;mso-position-horizontal:absolute;mso-position-horizontal-relative:page;mso-position-vertical:absolute;mso-position-vertical-relative:text;v-text-anchor:top" coordsize="56870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" path="m,l5686738,e" filled="f" strokecolor="#db3324" strokeweight=".35636mm">
                  <v:path arrowok="t"/>
                  <w10:wrap anchorx="page"/>
                </v:shape>
              </w:pict>
            </mc:Fallback>
          </mc:AlternateContent>
        </w:r>
      </w:del>
      <w:del w:id="27" w:author="Morgan Wills" w:date="2026-10-01T11:39:00Z">
        <w:r w:rsidDel="002C3E77">
          <w:rPr>
            <w:noProof/>
          </w:rPr>
          <mc:AlternateContent>
            <mc:Choice Requires="wps">
              <w:drawing>
                <wp:anchor distT="0" distB="0" distL="0" distR="0" simplePos="0" relativeHeight="251672064" behindDoc="1" locked="0" layoutInCell="1" allowOverlap="1" wp14:anchorId="0A14972C" wp14:editId="3483053C">
                  <wp:simplePos x="0" y="0"/>
                  <wp:positionH relativeFrom="page">
                    <wp:posOffset>640080</wp:posOffset>
                  </wp:positionH>
                  <wp:positionV relativeFrom="paragraph">
                    <wp:posOffset>276561</wp:posOffset>
                  </wp:positionV>
                  <wp:extent cx="529018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0185" cy="1270"/>
                          </a:xfrm>
                          <a:custGeom>
                            <a:avLst/>
                            <a:gdLst/>
                            <a:ahLst/>
                            <a:cxnLst/>
                            <a:rect l="l" t="t" r="r" b="b"/>
                            <a:pathLst>
                              <a:path w="5290185">
                                <a:moveTo>
                                  <a:pt x="0" y="0"/>
                                </a:moveTo>
                                <a:lnTo>
                                  <a:pt x="5289725" y="0"/>
                                </a:lnTo>
                              </a:path>
                            </a:pathLst>
                          </a:custGeom>
                          <a:ln w="12829">
                            <a:solidFill>
                              <a:srgbClr val="DB3324"/>
                            </a:solidFill>
                            <a:prstDash val="solid"/>
                          </a:ln>
                        </wps:spPr>
                        <wps:bodyPr wrap="square" lIns="0" tIns="0" rIns="0" bIns="0" rtlCol="0">
                          <a:prstTxWarp prst="textNoShape">
                            <a:avLst/>
                          </a:prstTxWarp>
                          <a:noAutofit/>
                        </wps:bodyPr>
                      </wps:wsp>
                    </a:graphicData>
                  </a:graphic>
                </wp:anchor>
              </w:drawing>
            </mc:Choice>
            <mc:Fallback>
              <w:pict>
                <v:shape w14:anchorId="1296A6E1" id="Graphic 7" o:spid="_x0000_s1026" style="position:absolute;margin-left:50.4pt;margin-top:21.8pt;width:416.55pt;height:.1pt;z-index:-251644416;visibility:visible;mso-wrap-style:square;mso-wrap-distance-left:0;mso-wrap-distance-top:0;mso-wrap-distance-right:0;mso-wrap-distance-bottom:0;mso-position-horizontal:absolute;mso-position-horizontal-relative:page;mso-position-vertical:absolute;mso-position-vertical-relative:text;v-text-anchor:top" coordsize="5290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" path="m,l5289725,e" filled="f" strokecolor="#db3324" strokeweight=".35636mm">
                  <v:path arrowok="t"/>
                  <w10:wrap anchorx="page"/>
                </v:shape>
              </w:pict>
            </mc:Fallback>
          </mc:AlternateContent>
        </w:r>
      </w:del>
      <w:del w:id="28" w:author="Morgan Wills" w:date="2026-10-01T11:40:00Z">
        <w:r w:rsidDel="002C3E77">
          <w:rPr>
            <w:noProof/>
          </w:rPr>
          <mc:AlternateContent>
            <mc:Choice Requires="wps">
              <w:drawing>
                <wp:anchor distT="0" distB="0" distL="0" distR="0" simplePos="0" relativeHeight="251644416" behindDoc="0" locked="0" layoutInCell="1" allowOverlap="1" wp14:anchorId="168EDB88" wp14:editId="6574B847">
                  <wp:simplePos x="0" y="0"/>
                  <wp:positionH relativeFrom="page">
                    <wp:posOffset>6193008</wp:posOffset>
                  </wp:positionH>
                  <wp:positionV relativeFrom="paragraph">
                    <wp:posOffset>441304</wp:posOffset>
                  </wp:positionV>
                  <wp:extent cx="482600" cy="1460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0" cy="146050"/>
                          </a:xfrm>
                          <a:custGeom>
                            <a:avLst/>
                            <a:gdLst/>
                            <a:ahLst/>
                            <a:cxnLst/>
                            <a:rect l="l" t="t" r="r" b="b"/>
                            <a:pathLst>
                              <a:path w="482600" h="146050">
                                <a:moveTo>
                                  <a:pt x="0" y="87334"/>
                                </a:moveTo>
                                <a:lnTo>
                                  <a:pt x="21161" y="68204"/>
                                </a:lnTo>
                                <a:lnTo>
                                  <a:pt x="51518" y="43313"/>
                                </a:lnTo>
                                <a:lnTo>
                                  <a:pt x="81053" y="21728"/>
                                </a:lnTo>
                                <a:lnTo>
                                  <a:pt x="99753" y="12518"/>
                                </a:lnTo>
                                <a:lnTo>
                                  <a:pt x="106767" y="24208"/>
                                </a:lnTo>
                                <a:lnTo>
                                  <a:pt x="99753" y="49926"/>
                                </a:lnTo>
                                <a:lnTo>
                                  <a:pt x="92739" y="75644"/>
                                </a:lnTo>
                                <a:lnTo>
                                  <a:pt x="99753" y="87334"/>
                                </a:lnTo>
                                <a:lnTo>
                                  <a:pt x="108845" y="76943"/>
                                </a:lnTo>
                                <a:lnTo>
                                  <a:pt x="128848" y="54083"/>
                                </a:lnTo>
                                <a:lnTo>
                                  <a:pt x="148851" y="31223"/>
                                </a:lnTo>
                                <a:lnTo>
                                  <a:pt x="157943" y="20832"/>
                                </a:lnTo>
                                <a:lnTo>
                                  <a:pt x="157943" y="28625"/>
                                </a:lnTo>
                                <a:lnTo>
                                  <a:pt x="157943" y="45770"/>
                                </a:lnTo>
                                <a:lnTo>
                                  <a:pt x="157943" y="62915"/>
                                </a:lnTo>
                                <a:lnTo>
                                  <a:pt x="157943" y="70708"/>
                                </a:lnTo>
                              </a:path>
                              <a:path w="482600" h="146050">
                                <a:moveTo>
                                  <a:pt x="232757" y="20832"/>
                                </a:moveTo>
                                <a:lnTo>
                                  <a:pt x="231459" y="40315"/>
                                </a:lnTo>
                                <a:lnTo>
                                  <a:pt x="228601" y="83177"/>
                                </a:lnTo>
                                <a:lnTo>
                                  <a:pt x="225743" y="126040"/>
                                </a:lnTo>
                                <a:lnTo>
                                  <a:pt x="224444" y="145523"/>
                                </a:lnTo>
                                <a:lnTo>
                                  <a:pt x="227042" y="129936"/>
                                </a:lnTo>
                                <a:lnTo>
                                  <a:pt x="232757" y="95646"/>
                                </a:lnTo>
                                <a:lnTo>
                                  <a:pt x="238472" y="61356"/>
                                </a:lnTo>
                                <a:lnTo>
                                  <a:pt x="255052" y="24588"/>
                                </a:lnTo>
                                <a:lnTo>
                                  <a:pt x="288915" y="4463"/>
                                </a:lnTo>
                                <a:lnTo>
                                  <a:pt x="309262" y="0"/>
                                </a:lnTo>
                                <a:lnTo>
                                  <a:pt x="324197" y="4206"/>
                                </a:lnTo>
                                <a:lnTo>
                                  <a:pt x="330632" y="24671"/>
                                </a:lnTo>
                                <a:lnTo>
                                  <a:pt x="316291" y="42027"/>
                                </a:lnTo>
                                <a:lnTo>
                                  <a:pt x="295512" y="55020"/>
                                </a:lnTo>
                                <a:lnTo>
                                  <a:pt x="282634" y="62395"/>
                                </a:lnTo>
                                <a:lnTo>
                                  <a:pt x="281282" y="76737"/>
                                </a:lnTo>
                                <a:lnTo>
                                  <a:pt x="284375" y="102219"/>
                                </a:lnTo>
                                <a:lnTo>
                                  <a:pt x="294910" y="120259"/>
                                </a:lnTo>
                                <a:lnTo>
                                  <a:pt x="315885" y="112272"/>
                                </a:lnTo>
                              </a:path>
                              <a:path w="482600" h="146050">
                                <a:moveTo>
                                  <a:pt x="374074" y="37457"/>
                                </a:moveTo>
                                <a:lnTo>
                                  <a:pt x="371476" y="53044"/>
                                </a:lnTo>
                                <a:lnTo>
                                  <a:pt x="365761" y="87334"/>
                                </a:lnTo>
                                <a:lnTo>
                                  <a:pt x="360046" y="121624"/>
                                </a:lnTo>
                                <a:lnTo>
                                  <a:pt x="357449" y="137211"/>
                                </a:lnTo>
                                <a:lnTo>
                                  <a:pt x="362644" y="122923"/>
                                </a:lnTo>
                                <a:lnTo>
                                  <a:pt x="374074" y="91490"/>
                                </a:lnTo>
                                <a:lnTo>
                                  <a:pt x="385504" y="60057"/>
                                </a:lnTo>
                                <a:lnTo>
                                  <a:pt x="390700" y="45769"/>
                                </a:lnTo>
                                <a:lnTo>
                                  <a:pt x="396378" y="48102"/>
                                </a:lnTo>
                                <a:lnTo>
                                  <a:pt x="416747" y="87413"/>
                                </a:lnTo>
                                <a:lnTo>
                                  <a:pt x="416007" y="104679"/>
                                </a:lnTo>
                                <a:lnTo>
                                  <a:pt x="415637" y="103960"/>
                                </a:lnTo>
                                <a:lnTo>
                                  <a:pt x="420325" y="79078"/>
                                </a:lnTo>
                                <a:lnTo>
                                  <a:pt x="432293" y="45820"/>
                                </a:lnTo>
                                <a:lnTo>
                                  <a:pt x="448403" y="16694"/>
                                </a:lnTo>
                                <a:lnTo>
                                  <a:pt x="465514" y="4206"/>
                                </a:lnTo>
                                <a:lnTo>
                                  <a:pt x="469913" y="16562"/>
                                </a:lnTo>
                                <a:lnTo>
                                  <a:pt x="475428" y="44083"/>
                                </a:lnTo>
                                <a:lnTo>
                                  <a:pt x="480142" y="72447"/>
                                </a:lnTo>
                                <a:lnTo>
                                  <a:pt x="482140" y="87334"/>
                                </a:lnTo>
                                <a:lnTo>
                                  <a:pt x="477573" y="92478"/>
                                </a:lnTo>
                                <a:lnTo>
                                  <a:pt x="466498" y="89761"/>
                                </a:lnTo>
                                <a:lnTo>
                                  <a:pt x="452853" y="83753"/>
                                </a:lnTo>
                                <a:lnTo>
                                  <a:pt x="440576" y="79021"/>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F24535" id="Graphic 8" o:spid="_x0000_s1026" style="position:absolute;margin-left:487.65pt;margin-top:34.75pt;width:38pt;height:11.5pt;z-index:251644416;visibility:visible;mso-wrap-style:square;mso-wrap-distance-left:0;mso-wrap-distance-top:0;mso-wrap-distance-right:0;mso-wrap-distance-bottom:0;mso-position-horizontal:absolute;mso-position-horizontal-relative:page;mso-position-vertical:absolute;mso-position-vertical-relative:text;v-text-anchor:top" coordsize="482600,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" path="m,87334l21161,68204,51518,43313,81053,21728,99753,12518r7014,11690l99753,49926,92739,75644r7014,11690l108845,76943,128848,54083,148851,31223r9092,-10391l157943,28625r,17145l157943,62915r,7793em232757,20832r-1298,19483l228601,83177r-2858,42863l224444,145523r2598,-15587l232757,95646r5715,-34290l255052,24588,288915,4463,309262,r14935,4206l330632,24671,316291,42027,295512,55020r-12878,7375l281282,76737r3093,25482l294910,120259r20975,-7987em374074,37457r-2598,15587l365761,87334r-5715,34290l357449,137211r5195,-14288l374074,91490,385504,60057r5196,-14288l396378,48102r20369,39311l416007,104679r-370,-719l420325,79078,432293,45820,448403,16694,465514,4206r4399,12356l475428,44083r4714,28364l482140,87334r-4567,5144l466498,89761,452853,83753,440576,79021e" filled="f" strokeweight="1pt">
                  <v:path arrowok="t"/>
                  <w10:wrap anchorx="page"/>
                </v:shape>
              </w:pict>
            </mc:Fallback>
          </mc:AlternateContent>
        </w:r>
      </w:del>
      <w:r>
        <w:t>$</w:t>
      </w:r>
      <w:del w:id="29" w:author="Morgan Wills" w:date="2026-10-01T11:37:00Z">
        <w:r w:rsidDel="002C3E77">
          <w:delText>4,583</w:delText>
        </w:r>
      </w:del>
      <w:ins w:id="30" w:author="Morgan Wills" w:date="2026-10-01T11:37:00Z">
        <w:r w:rsidR="002C3E77">
          <w:t>5,417</w:t>
        </w:r>
      </w:ins>
      <w:r>
        <w:t>.00.</w:t>
      </w:r>
      <w:ins w:id="31" w:author="Morgan Wills" w:date="2026-10-01T12:04:00Z">
        <w:r w:rsidR="00AB34E8">
          <w:t xml:space="preserve"> </w:t>
        </w:r>
      </w:ins>
      <w:r>
        <w:t>USD</w:t>
      </w:r>
      <w:ins w:id="32" w:author="Morgan Wills" w:date="2026-10-01T11:40:00Z">
        <w:r w:rsidR="002C3E77">
          <w:t xml:space="preserve">. </w:t>
        </w:r>
      </w:ins>
      <w:ins w:id="33" w:author="Morgan Wills" w:date="2026-10-01T11:42:00Z">
        <w:r w:rsidR="002C3E77">
          <w:t>(</w:t>
        </w:r>
      </w:ins>
      <w:ins w:id="34" w:author="Morgan Wills" w:date="2026-10-01T11:40:00Z">
        <w:r w:rsidR="002C3E77">
          <w:t xml:space="preserve">Note the </w:t>
        </w:r>
      </w:ins>
      <w:ins w:id="35" w:author="Morgan Wills" w:date="2026-10-01T13:23:00Z">
        <w:r w:rsidR="00CE5351">
          <w:t>CONSULTANT</w:t>
        </w:r>
      </w:ins>
      <w:ins w:id="36" w:author="Morgan Wills" w:date="2026-10-01T11:40:00Z">
        <w:r w:rsidR="002C3E77">
          <w:t xml:space="preserve"> was issued $4,583 for the period Dec 10, </w:t>
        </w:r>
      </w:ins>
      <w:ins w:id="37" w:author="Morgan Wills" w:date="2026-10-01T11:41:00Z">
        <w:r w:rsidR="002C3E77">
          <w:t xml:space="preserve">2025 to May 31, 2026. </w:t>
        </w:r>
      </w:ins>
      <w:ins w:id="38" w:author="Morgan Wills" w:date="2026-10-01T11:42:00Z">
        <w:r w:rsidR="002C3E77">
          <w:t>The</w:t>
        </w:r>
      </w:ins>
      <w:ins w:id="39" w:author="Morgan Wills" w:date="2026-10-01T11:41:00Z">
        <w:r w:rsidR="002C3E77">
          <w:t xml:space="preserve"> </w:t>
        </w:r>
      </w:ins>
      <w:ins w:id="40" w:author="Morgan Wills" w:date="2026-10-01T13:23:00Z">
        <w:r w:rsidR="00CE5351">
          <w:t>CONSULTANT’s</w:t>
        </w:r>
      </w:ins>
      <w:ins w:id="41" w:author="Morgan Wills" w:date="2026-10-01T11:41:00Z">
        <w:r w:rsidR="002C3E77">
          <w:t xml:space="preserve"> initial payment of $4,583 plus $5,417.00 results in the </w:t>
        </w:r>
      </w:ins>
      <w:ins w:id="42" w:author="Morgan Wills" w:date="2026-10-01T13:23:00Z">
        <w:r w:rsidR="00CE5351">
          <w:t>CONSULTANT’S</w:t>
        </w:r>
      </w:ins>
      <w:ins w:id="43" w:author="Morgan Wills" w:date="2026-10-01T11:42:00Z">
        <w:r w:rsidR="002C3E77">
          <w:t xml:space="preserve"> total $10,000 planned stipend for their role</w:t>
        </w:r>
      </w:ins>
      <w:ins w:id="44" w:author="Morgan Wills" w:date="2026-10-01T11:44:00Z">
        <w:r w:rsidR="002C3E77">
          <w:t xml:space="preserve"> of CONSULTANT</w:t>
        </w:r>
      </w:ins>
      <w:ins w:id="45" w:author="Morgan Wills" w:date="2026-10-01T11:42:00Z">
        <w:r w:rsidR="002C3E77">
          <w:t>.</w:t>
        </w:r>
      </w:ins>
      <w:ins w:id="46" w:author="Morgan Wills" w:date="2026-10-01T11:43:00Z">
        <w:r w:rsidR="002C3E77">
          <w:t xml:space="preserve">) </w:t>
        </w:r>
      </w:ins>
      <w:del w:id="47" w:author="Morgan Wills" w:date="2026-10-01T11:39:00Z">
        <w:r w:rsidDel="002C3E77">
          <w:delText>. Upon continuation of the PRIME Agreement, additional funds of $4,583 will be provided. The total figures are</w:delText>
        </w:r>
        <w:r w:rsidDel="002C3E77">
          <w:rPr>
            <w:spacing w:val="40"/>
          </w:rPr>
          <w:delText xml:space="preserve"> </w:delText>
        </w:r>
        <w:r w:rsidDel="002C3E77">
          <w:delText>based</w:delText>
        </w:r>
        <w:r w:rsidDel="002C3E77">
          <w:rPr>
            <w:spacing w:val="40"/>
          </w:rPr>
          <w:delText xml:space="preserve"> </w:delText>
        </w:r>
        <w:r w:rsidDel="002C3E77">
          <w:delText>on</w:delText>
        </w:r>
        <w:r w:rsidDel="002C3E77">
          <w:rPr>
            <w:spacing w:val="40"/>
          </w:rPr>
          <w:delText xml:space="preserve"> </w:delText>
        </w:r>
        <w:r w:rsidDel="002C3E77">
          <w:delText>100</w:delText>
        </w:r>
        <w:r w:rsidDel="002C3E77">
          <w:rPr>
            <w:spacing w:val="40"/>
          </w:rPr>
          <w:delText xml:space="preserve"> </w:delText>
        </w:r>
        <w:r w:rsidDel="002C3E77">
          <w:delText>hours</w:delText>
        </w:r>
        <w:r w:rsidDel="002C3E77">
          <w:rPr>
            <w:spacing w:val="40"/>
          </w:rPr>
          <w:delText xml:space="preserve"> </w:delText>
        </w:r>
        <w:r w:rsidDel="002C3E77">
          <w:delText>of</w:delText>
        </w:r>
        <w:r w:rsidDel="002C3E77">
          <w:rPr>
            <w:spacing w:val="40"/>
          </w:rPr>
          <w:delText xml:space="preserve"> </w:delText>
        </w:r>
        <w:r w:rsidDel="002C3E77">
          <w:delText>professional</w:delText>
        </w:r>
        <w:r w:rsidDel="002C3E77">
          <w:rPr>
            <w:spacing w:val="40"/>
          </w:rPr>
          <w:delText xml:space="preserve"> </w:delText>
        </w:r>
        <w:r w:rsidDel="002C3E77">
          <w:delText>services</w:delText>
        </w:r>
        <w:r w:rsidDel="002C3E77">
          <w:rPr>
            <w:spacing w:val="40"/>
          </w:rPr>
          <w:delText xml:space="preserve"> </w:delText>
        </w:r>
        <w:r w:rsidDel="002C3E77">
          <w:delText>per</w:delText>
        </w:r>
        <w:r w:rsidDel="002C3E77">
          <w:rPr>
            <w:spacing w:val="40"/>
          </w:rPr>
          <w:delText xml:space="preserve"> </w:delText>
        </w:r>
        <w:r w:rsidDel="002C3E77">
          <w:delText>year.</w:delText>
        </w:r>
        <w:r w:rsidDel="002C3E77">
          <w:rPr>
            <w:spacing w:val="80"/>
          </w:rPr>
          <w:delText xml:space="preserve"> </w:delText>
        </w:r>
      </w:del>
      <w:r>
        <w:t>Additional</w:t>
      </w:r>
      <w:r>
        <w:rPr>
          <w:spacing w:val="40"/>
        </w:rPr>
        <w:t xml:space="preserve"> </w:t>
      </w:r>
      <w:r>
        <w:t>funds</w:t>
      </w:r>
      <w:r>
        <w:rPr>
          <w:spacing w:val="40"/>
        </w:rPr>
        <w:t xml:space="preserve"> </w:t>
      </w:r>
      <w:r>
        <w:t>are available</w:t>
      </w:r>
      <w:r>
        <w:rPr>
          <w:spacing w:val="80"/>
        </w:rPr>
        <w:t xml:space="preserve"> </w:t>
      </w:r>
      <w:r>
        <w:t>for</w:t>
      </w:r>
      <w:r>
        <w:rPr>
          <w:spacing w:val="80"/>
        </w:rPr>
        <w:t xml:space="preserve"> </w:t>
      </w:r>
      <w:r>
        <w:t>the</w:t>
      </w:r>
      <w:r>
        <w:rPr>
          <w:spacing w:val="80"/>
        </w:rPr>
        <w:t xml:space="preserve"> </w:t>
      </w:r>
      <w:r>
        <w:t>CONSULTANT to travel to the annual site meeting.</w:t>
      </w:r>
    </w:p>
    <w:p w14:paraId="1A2F7356" w14:textId="77777777" w:rsidR="000637B2" w:rsidRDefault="000637B2">
      <w:pPr>
        <w:pStyle w:val="BodyText"/>
      </w:pPr>
    </w:p>
    <w:bookmarkEnd w:id="22"/>
    <w:p w14:paraId="29687672" w14:textId="77777777" w:rsidR="000637B2" w:rsidRDefault="000C2105">
      <w:pPr>
        <w:pStyle w:val="BodyText"/>
        <w:ind w:left="287" w:right="641"/>
        <w:jc w:val="both"/>
      </w:pPr>
      <w:r>
        <w:t xml:space="preserve">CONSULTANT should submit invoices to UNIVERSITY on a </w:t>
      </w:r>
      <w:r>
        <w:rPr>
          <w:b/>
          <w:u w:val="single"/>
        </w:rPr>
        <w:t>quarterly basis</w:t>
      </w:r>
      <w:r>
        <w:t>, for services provided during</w:t>
      </w:r>
      <w:r>
        <w:rPr>
          <w:spacing w:val="-6"/>
        </w:rPr>
        <w:t xml:space="preserve"> </w:t>
      </w:r>
      <w:r>
        <w:t>the</w:t>
      </w:r>
      <w:r>
        <w:rPr>
          <w:spacing w:val="-2"/>
        </w:rPr>
        <w:t xml:space="preserve"> </w:t>
      </w:r>
      <w:r>
        <w:t>quarter,</w:t>
      </w:r>
      <w:r>
        <w:rPr>
          <w:spacing w:val="-1"/>
        </w:rPr>
        <w:t xml:space="preserve"> </w:t>
      </w:r>
      <w:r>
        <w:t>using</w:t>
      </w:r>
      <w:r>
        <w:rPr>
          <w:spacing w:val="-6"/>
        </w:rPr>
        <w:t xml:space="preserve"> </w:t>
      </w:r>
      <w:r>
        <w:t>the</w:t>
      </w:r>
      <w:r>
        <w:rPr>
          <w:spacing w:val="-7"/>
        </w:rPr>
        <w:t xml:space="preserve"> </w:t>
      </w:r>
      <w:r>
        <w:t>CNAP CONSULTANT</w:t>
      </w:r>
      <w:r>
        <w:rPr>
          <w:spacing w:val="-4"/>
        </w:rPr>
        <w:t xml:space="preserve"> </w:t>
      </w:r>
      <w:r>
        <w:t>Invoice</w:t>
      </w:r>
      <w:r>
        <w:rPr>
          <w:spacing w:val="-2"/>
        </w:rPr>
        <w:t xml:space="preserve"> </w:t>
      </w:r>
      <w:r>
        <w:t>Form</w:t>
      </w:r>
      <w:r>
        <w:rPr>
          <w:spacing w:val="-3"/>
        </w:rPr>
        <w:t xml:space="preserve"> </w:t>
      </w:r>
      <w:r>
        <w:t>(Appendix</w:t>
      </w:r>
      <w:r>
        <w:rPr>
          <w:spacing w:val="-1"/>
        </w:rPr>
        <w:t xml:space="preserve"> </w:t>
      </w:r>
      <w:r>
        <w:t>B)</w:t>
      </w:r>
      <w:r>
        <w:rPr>
          <w:spacing w:val="-7"/>
        </w:rPr>
        <w:t xml:space="preserve"> </w:t>
      </w:r>
      <w:r>
        <w:t>and whenever</w:t>
      </w:r>
      <w:r>
        <w:rPr>
          <w:spacing w:val="-2"/>
        </w:rPr>
        <w:t xml:space="preserve"> </w:t>
      </w:r>
      <w:r>
        <w:t>any</w:t>
      </w:r>
      <w:r>
        <w:rPr>
          <w:spacing w:val="-6"/>
        </w:rPr>
        <w:t xml:space="preserve"> </w:t>
      </w:r>
      <w:r>
        <w:t>travel expenses are incurred using the CNAP Travel Form (Appendix B).</w:t>
      </w:r>
    </w:p>
    <w:p w14:paraId="2794C2D7" w14:textId="77777777" w:rsidR="000637B2" w:rsidRDefault="000C2105">
      <w:pPr>
        <w:pStyle w:val="BodyText"/>
        <w:spacing w:before="274"/>
        <w:ind w:left="287" w:right="644"/>
        <w:jc w:val="both"/>
      </w:pPr>
      <w:r>
        <w:t>Quarterly invoices should reference CONSULTANT AGREEMENT Number A23-0044-S103.</w:t>
      </w:r>
      <w:r>
        <w:rPr>
          <w:spacing w:val="40"/>
        </w:rPr>
        <w:t xml:space="preserve"> </w:t>
      </w:r>
      <w:r>
        <w:t>Each invoice shall reflect charges for the time being billed. Terms of payment for each invoice are due upon receipt by UNIVERSITY of a proper invoice.</w:t>
      </w:r>
      <w:r>
        <w:rPr>
          <w:spacing w:val="40"/>
        </w:rPr>
        <w:t xml:space="preserve"> </w:t>
      </w:r>
      <w:r>
        <w:t>Payment of invoices will be made in accordance with the State of Kansas Prompt Payment Act (Statute 75-6402) within thirty (30) days of receipt of invoices.</w:t>
      </w:r>
    </w:p>
    <w:p w14:paraId="11037A44" w14:textId="77777777" w:rsidR="000637B2" w:rsidRDefault="000637B2">
      <w:pPr>
        <w:pStyle w:val="BodyText"/>
      </w:pPr>
    </w:p>
    <w:p w14:paraId="4D76331B" w14:textId="77777777" w:rsidR="000637B2" w:rsidRDefault="000C2105">
      <w:pPr>
        <w:pStyle w:val="BodyText"/>
        <w:ind w:left="287"/>
        <w:jc w:val="both"/>
      </w:pPr>
      <w:r>
        <w:t>Invoices</w:t>
      </w:r>
      <w:r>
        <w:rPr>
          <w:spacing w:val="-7"/>
        </w:rPr>
        <w:t xml:space="preserve"> </w:t>
      </w:r>
      <w:r>
        <w:t>may</w:t>
      </w:r>
      <w:r>
        <w:rPr>
          <w:spacing w:val="-2"/>
        </w:rPr>
        <w:t xml:space="preserve"> </w:t>
      </w:r>
      <w:r>
        <w:t>be</w:t>
      </w:r>
      <w:r>
        <w:rPr>
          <w:spacing w:val="-2"/>
        </w:rPr>
        <w:t xml:space="preserve"> </w:t>
      </w:r>
      <w:r>
        <w:t>submitted</w:t>
      </w:r>
      <w:r>
        <w:rPr>
          <w:spacing w:val="-2"/>
        </w:rPr>
        <w:t xml:space="preserve"> </w:t>
      </w:r>
      <w:r>
        <w:t>electronically</w:t>
      </w:r>
      <w:r>
        <w:rPr>
          <w:spacing w:val="-1"/>
        </w:rPr>
        <w:t xml:space="preserve"> </w:t>
      </w:r>
      <w:r>
        <w:t>or</w:t>
      </w:r>
      <w:r>
        <w:rPr>
          <w:spacing w:val="-3"/>
        </w:rPr>
        <w:t xml:space="preserve"> </w:t>
      </w:r>
      <w:r>
        <w:t>via</w:t>
      </w:r>
      <w:r>
        <w:rPr>
          <w:spacing w:val="-5"/>
        </w:rPr>
        <w:t xml:space="preserve"> </w:t>
      </w:r>
      <w:r>
        <w:t>paper</w:t>
      </w:r>
      <w:r>
        <w:rPr>
          <w:spacing w:val="-4"/>
        </w:rPr>
        <w:t xml:space="preserve"> </w:t>
      </w:r>
      <w:r>
        <w:t>hard</w:t>
      </w:r>
      <w:r>
        <w:rPr>
          <w:spacing w:val="-1"/>
        </w:rPr>
        <w:t xml:space="preserve"> </w:t>
      </w:r>
      <w:r>
        <w:t>copy</w:t>
      </w:r>
      <w:r>
        <w:rPr>
          <w:spacing w:val="-2"/>
        </w:rPr>
        <w:t xml:space="preserve"> </w:t>
      </w:r>
      <w:r>
        <w:t>to</w:t>
      </w:r>
      <w:r>
        <w:rPr>
          <w:spacing w:val="-1"/>
        </w:rPr>
        <w:t xml:space="preserve"> </w:t>
      </w:r>
      <w:r>
        <w:t>the</w:t>
      </w:r>
      <w:r>
        <w:rPr>
          <w:spacing w:val="-6"/>
        </w:rPr>
        <w:t xml:space="preserve"> </w:t>
      </w:r>
      <w:r>
        <w:t>following</w:t>
      </w:r>
      <w:r>
        <w:rPr>
          <w:spacing w:val="-1"/>
        </w:rPr>
        <w:t xml:space="preserve"> </w:t>
      </w:r>
      <w:r>
        <w:rPr>
          <w:spacing w:val="-2"/>
        </w:rPr>
        <w:t>address:</w:t>
      </w:r>
    </w:p>
    <w:p w14:paraId="4A9379AF" w14:textId="77777777" w:rsidR="000637B2" w:rsidRDefault="000C2105">
      <w:pPr>
        <w:pStyle w:val="BodyText"/>
        <w:spacing w:before="120"/>
        <w:ind w:left="4298" w:right="4505" w:firstLine="458"/>
      </w:pPr>
      <w:r>
        <w:t xml:space="preserve">Roxana Ortiz </w:t>
      </w:r>
      <w:r>
        <w:rPr>
          <w:spacing w:val="-2"/>
        </w:rPr>
        <w:t>CNAP</w:t>
      </w:r>
      <w:r>
        <w:rPr>
          <w:spacing w:val="-14"/>
        </w:rPr>
        <w:t xml:space="preserve"> </w:t>
      </w:r>
      <w:r>
        <w:rPr>
          <w:spacing w:val="-2"/>
        </w:rPr>
        <w:t>COBRE</w:t>
      </w:r>
      <w:r>
        <w:rPr>
          <w:spacing w:val="-17"/>
        </w:rPr>
        <w:t xml:space="preserve"> </w:t>
      </w:r>
      <w:r>
        <w:rPr>
          <w:spacing w:val="-2"/>
        </w:rPr>
        <w:t>Center</w:t>
      </w:r>
    </w:p>
    <w:p w14:paraId="16B0177A" w14:textId="77777777" w:rsidR="000637B2" w:rsidRDefault="000C2105">
      <w:pPr>
        <w:pStyle w:val="BodyText"/>
        <w:ind w:left="4245" w:right="3952" w:hanging="699"/>
      </w:pPr>
      <w:r>
        <w:rPr>
          <w:spacing w:val="-2"/>
        </w:rPr>
        <w:t>Department</w:t>
      </w:r>
      <w:r>
        <w:rPr>
          <w:spacing w:val="-3"/>
        </w:rPr>
        <w:t xml:space="preserve"> </w:t>
      </w:r>
      <w:r>
        <w:rPr>
          <w:spacing w:val="-2"/>
        </w:rPr>
        <w:t>of</w:t>
      </w:r>
      <w:r>
        <w:rPr>
          <w:spacing w:val="-5"/>
        </w:rPr>
        <w:t xml:space="preserve"> </w:t>
      </w:r>
      <w:r>
        <w:rPr>
          <w:spacing w:val="-2"/>
        </w:rPr>
        <w:t>Psychological</w:t>
      </w:r>
      <w:r>
        <w:rPr>
          <w:spacing w:val="-4"/>
        </w:rPr>
        <w:t xml:space="preserve"> </w:t>
      </w:r>
      <w:r>
        <w:rPr>
          <w:spacing w:val="-2"/>
        </w:rPr>
        <w:t xml:space="preserve">Sciences </w:t>
      </w:r>
      <w:r>
        <w:t>Kansas State University</w:t>
      </w:r>
    </w:p>
    <w:p w14:paraId="7C81622F" w14:textId="77777777" w:rsidR="000637B2" w:rsidRDefault="000C2105">
      <w:pPr>
        <w:pStyle w:val="BodyText"/>
        <w:ind w:left="4007" w:right="4383" w:firstLine="470"/>
      </w:pPr>
      <w:r>
        <w:t>492 Bluemont Hall 1114</w:t>
      </w:r>
      <w:r>
        <w:rPr>
          <w:spacing w:val="-15"/>
        </w:rPr>
        <w:t xml:space="preserve"> </w:t>
      </w:r>
      <w:r>
        <w:t>Mid</w:t>
      </w:r>
      <w:r>
        <w:rPr>
          <w:spacing w:val="-15"/>
        </w:rPr>
        <w:t xml:space="preserve"> </w:t>
      </w:r>
      <w:r>
        <w:t>Campus</w:t>
      </w:r>
      <w:r>
        <w:rPr>
          <w:spacing w:val="-15"/>
        </w:rPr>
        <w:t xml:space="preserve"> </w:t>
      </w:r>
      <w:r>
        <w:t>Dr.</w:t>
      </w:r>
      <w:r>
        <w:rPr>
          <w:spacing w:val="-15"/>
        </w:rPr>
        <w:t xml:space="preserve"> </w:t>
      </w:r>
      <w:r>
        <w:t>North</w:t>
      </w:r>
    </w:p>
    <w:p w14:paraId="0AA08E21" w14:textId="77777777" w:rsidR="000637B2" w:rsidRDefault="000C2105">
      <w:pPr>
        <w:pStyle w:val="BodyText"/>
        <w:ind w:left="247" w:right="609"/>
        <w:jc w:val="center"/>
      </w:pPr>
      <w:r>
        <w:t>Manhattan,</w:t>
      </w:r>
      <w:r>
        <w:rPr>
          <w:spacing w:val="-4"/>
        </w:rPr>
        <w:t xml:space="preserve"> </w:t>
      </w:r>
      <w:r>
        <w:t>KS</w:t>
      </w:r>
      <w:r>
        <w:rPr>
          <w:spacing w:val="54"/>
        </w:rPr>
        <w:t xml:space="preserve"> </w:t>
      </w:r>
      <w:r>
        <w:rPr>
          <w:spacing w:val="-2"/>
        </w:rPr>
        <w:t>66502</w:t>
      </w:r>
    </w:p>
    <w:p w14:paraId="4C792E93" w14:textId="77777777" w:rsidR="000637B2" w:rsidRDefault="000C2105">
      <w:pPr>
        <w:pStyle w:val="BodyText"/>
        <w:ind w:left="249" w:right="609"/>
        <w:jc w:val="center"/>
      </w:pPr>
      <w:r>
        <w:t>Voice:</w:t>
      </w:r>
      <w:r>
        <w:rPr>
          <w:spacing w:val="-3"/>
        </w:rPr>
        <w:t xml:space="preserve"> </w:t>
      </w:r>
      <w:r>
        <w:t>785.532.0685</w:t>
      </w:r>
      <w:r>
        <w:rPr>
          <w:spacing w:val="-2"/>
        </w:rPr>
        <w:t xml:space="preserve"> </w:t>
      </w:r>
      <w:r>
        <w:t>/</w:t>
      </w:r>
      <w:r>
        <w:rPr>
          <w:spacing w:val="-2"/>
        </w:rPr>
        <w:t xml:space="preserve"> </w:t>
      </w:r>
      <w:r>
        <w:t>Fax:</w:t>
      </w:r>
      <w:r>
        <w:rPr>
          <w:spacing w:val="-1"/>
        </w:rPr>
        <w:t xml:space="preserve"> </w:t>
      </w:r>
      <w:r>
        <w:rPr>
          <w:spacing w:val="-2"/>
        </w:rPr>
        <w:t>785.532.5401</w:t>
      </w:r>
    </w:p>
    <w:p w14:paraId="5FFCAC25" w14:textId="77777777" w:rsidR="000637B2" w:rsidRDefault="0023759C">
      <w:pPr>
        <w:pStyle w:val="BodyText"/>
        <w:ind w:left="247" w:right="609"/>
        <w:jc w:val="center"/>
      </w:pPr>
      <w:hyperlink r:id="rId9">
        <w:r w:rsidR="000C2105">
          <w:rPr>
            <w:color w:val="0561C1"/>
            <w:spacing w:val="-2"/>
            <w:u w:val="single" w:color="0561C1"/>
          </w:rPr>
          <w:t>roxana@ksu.edu</w:t>
        </w:r>
      </w:hyperlink>
    </w:p>
    <w:p w14:paraId="7B64F31C" w14:textId="77777777" w:rsidR="000637B2" w:rsidRDefault="000637B2">
      <w:pPr>
        <w:pStyle w:val="BodyText"/>
      </w:pPr>
    </w:p>
    <w:p w14:paraId="6ACF7A0C" w14:textId="1D5F85A7" w:rsidR="000637B2" w:rsidRDefault="000C2105">
      <w:pPr>
        <w:pStyle w:val="BodyText"/>
        <w:ind w:left="288" w:right="641"/>
        <w:jc w:val="both"/>
      </w:pPr>
      <w:r>
        <w:t>All invoices for the current year must be received before the end of the project fiscal year (</w:t>
      </w:r>
      <w:del w:id="48" w:author="Morgan Wills" w:date="2026-10-01T12:05:00Z">
        <w:r w:rsidDel="00AB34E8">
          <w:delText xml:space="preserve">May </w:delText>
        </w:r>
      </w:del>
      <w:ins w:id="49" w:author="Morgan Wills" w:date="2026-10-01T12:05:00Z">
        <w:r w:rsidR="00AB34E8">
          <w:t xml:space="preserve">December </w:t>
        </w:r>
      </w:ins>
      <w:del w:id="50" w:author="Morgan Wills" w:date="2026-10-01T12:05:00Z">
        <w:r w:rsidDel="00AB34E8">
          <w:delText>31</w:delText>
        </w:r>
      </w:del>
      <w:ins w:id="51" w:author="Morgan Wills" w:date="2026-10-01T12:05:00Z">
        <w:r w:rsidR="00AB34E8">
          <w:t>9</w:t>
        </w:r>
      </w:ins>
      <w:r>
        <w:t>, 2026) as per requirements of the National Institutes of Health.</w:t>
      </w:r>
    </w:p>
    <w:p w14:paraId="348A0862" w14:textId="77777777" w:rsidR="000637B2" w:rsidRDefault="000637B2">
      <w:pPr>
        <w:pStyle w:val="BodyText"/>
      </w:pPr>
    </w:p>
    <w:p w14:paraId="2E707257" w14:textId="77777777" w:rsidR="000637B2" w:rsidRDefault="000C2105">
      <w:pPr>
        <w:pStyle w:val="BodyText"/>
        <w:ind w:left="287" w:right="644"/>
        <w:jc w:val="both"/>
      </w:pPr>
      <w:r>
        <w:t>UNIVERSITY will be invoiced for all costs associated with out-of-pocket expenses (including costs and expenses associated with meals, lodging, local transportation and any other applicable business expenses associated with travel to the CNAP Center annual site meetings and business meetings).</w:t>
      </w:r>
    </w:p>
    <w:p w14:paraId="2ADF4C2C" w14:textId="77777777" w:rsidR="000637B2" w:rsidRDefault="000637B2">
      <w:pPr>
        <w:pStyle w:val="BodyText"/>
      </w:pPr>
    </w:p>
    <w:p w14:paraId="537A0249" w14:textId="77777777" w:rsidR="000637B2" w:rsidRDefault="000C2105">
      <w:pPr>
        <w:ind w:left="200" w:right="609"/>
        <w:jc w:val="center"/>
        <w:rPr>
          <w:b/>
          <w:sz w:val="24"/>
        </w:rPr>
      </w:pPr>
      <w:r>
        <w:rPr>
          <w:b/>
          <w:sz w:val="24"/>
        </w:rPr>
        <w:t>Expenses</w:t>
      </w:r>
      <w:r>
        <w:rPr>
          <w:b/>
          <w:spacing w:val="-17"/>
          <w:sz w:val="24"/>
        </w:rPr>
        <w:t xml:space="preserve"> </w:t>
      </w:r>
      <w:r>
        <w:rPr>
          <w:b/>
          <w:sz w:val="24"/>
        </w:rPr>
        <w:t>must</w:t>
      </w:r>
      <w:r>
        <w:rPr>
          <w:b/>
          <w:spacing w:val="-15"/>
          <w:sz w:val="24"/>
        </w:rPr>
        <w:t xml:space="preserve"> </w:t>
      </w:r>
      <w:r>
        <w:rPr>
          <w:b/>
          <w:sz w:val="24"/>
        </w:rPr>
        <w:t>be</w:t>
      </w:r>
      <w:r>
        <w:rPr>
          <w:b/>
          <w:spacing w:val="-15"/>
          <w:sz w:val="24"/>
        </w:rPr>
        <w:t xml:space="preserve"> </w:t>
      </w:r>
      <w:r>
        <w:rPr>
          <w:b/>
          <w:sz w:val="24"/>
        </w:rPr>
        <w:t>itemized</w:t>
      </w:r>
      <w:r>
        <w:rPr>
          <w:b/>
          <w:spacing w:val="-15"/>
          <w:sz w:val="24"/>
        </w:rPr>
        <w:t xml:space="preserve"> </w:t>
      </w:r>
      <w:r>
        <w:rPr>
          <w:b/>
          <w:sz w:val="24"/>
        </w:rPr>
        <w:t>on</w:t>
      </w:r>
      <w:r>
        <w:rPr>
          <w:b/>
          <w:spacing w:val="-15"/>
          <w:sz w:val="24"/>
        </w:rPr>
        <w:t xml:space="preserve"> </w:t>
      </w:r>
      <w:r>
        <w:rPr>
          <w:b/>
          <w:sz w:val="24"/>
        </w:rPr>
        <w:t>the</w:t>
      </w:r>
      <w:r>
        <w:rPr>
          <w:b/>
          <w:spacing w:val="-16"/>
          <w:sz w:val="24"/>
        </w:rPr>
        <w:t xml:space="preserve"> </w:t>
      </w:r>
      <w:r>
        <w:rPr>
          <w:b/>
          <w:sz w:val="24"/>
        </w:rPr>
        <w:t>travel</w:t>
      </w:r>
      <w:r>
        <w:rPr>
          <w:b/>
          <w:spacing w:val="-15"/>
          <w:sz w:val="24"/>
        </w:rPr>
        <w:t xml:space="preserve"> </w:t>
      </w:r>
      <w:r>
        <w:rPr>
          <w:b/>
          <w:sz w:val="24"/>
        </w:rPr>
        <w:t>invoice</w:t>
      </w:r>
      <w:r>
        <w:rPr>
          <w:b/>
          <w:spacing w:val="-15"/>
          <w:sz w:val="24"/>
        </w:rPr>
        <w:t xml:space="preserve"> </w:t>
      </w:r>
      <w:r>
        <w:rPr>
          <w:b/>
          <w:sz w:val="24"/>
        </w:rPr>
        <w:t>as</w:t>
      </w:r>
      <w:r>
        <w:rPr>
          <w:b/>
          <w:spacing w:val="-14"/>
          <w:sz w:val="24"/>
        </w:rPr>
        <w:t xml:space="preserve"> </w:t>
      </w:r>
      <w:r>
        <w:rPr>
          <w:b/>
          <w:sz w:val="24"/>
        </w:rPr>
        <w:t>a</w:t>
      </w:r>
      <w:r>
        <w:rPr>
          <w:b/>
          <w:spacing w:val="-15"/>
          <w:sz w:val="24"/>
        </w:rPr>
        <w:t xml:space="preserve"> </w:t>
      </w:r>
      <w:r>
        <w:rPr>
          <w:b/>
          <w:sz w:val="24"/>
        </w:rPr>
        <w:t>separate</w:t>
      </w:r>
      <w:r>
        <w:rPr>
          <w:b/>
          <w:spacing w:val="-14"/>
          <w:sz w:val="24"/>
        </w:rPr>
        <w:t xml:space="preserve"> </w:t>
      </w:r>
      <w:r>
        <w:rPr>
          <w:b/>
          <w:sz w:val="24"/>
        </w:rPr>
        <w:t>line</w:t>
      </w:r>
      <w:r>
        <w:rPr>
          <w:b/>
          <w:spacing w:val="-15"/>
          <w:sz w:val="24"/>
        </w:rPr>
        <w:t xml:space="preserve"> </w:t>
      </w:r>
      <w:r>
        <w:rPr>
          <w:b/>
          <w:sz w:val="24"/>
        </w:rPr>
        <w:t>item</w:t>
      </w:r>
      <w:r>
        <w:rPr>
          <w:b/>
          <w:spacing w:val="-12"/>
          <w:sz w:val="24"/>
        </w:rPr>
        <w:t xml:space="preserve"> </w:t>
      </w:r>
      <w:r>
        <w:rPr>
          <w:b/>
          <w:sz w:val="24"/>
        </w:rPr>
        <w:t>and</w:t>
      </w:r>
      <w:r>
        <w:rPr>
          <w:b/>
          <w:spacing w:val="-15"/>
          <w:sz w:val="24"/>
        </w:rPr>
        <w:t xml:space="preserve"> </w:t>
      </w:r>
      <w:r>
        <w:rPr>
          <w:b/>
          <w:sz w:val="24"/>
        </w:rPr>
        <w:t>receipts</w:t>
      </w:r>
      <w:r>
        <w:rPr>
          <w:b/>
          <w:spacing w:val="-14"/>
          <w:sz w:val="24"/>
        </w:rPr>
        <w:t xml:space="preserve"> </w:t>
      </w:r>
      <w:r>
        <w:rPr>
          <w:b/>
          <w:sz w:val="24"/>
        </w:rPr>
        <w:t>must</w:t>
      </w:r>
      <w:r>
        <w:rPr>
          <w:b/>
          <w:spacing w:val="-16"/>
          <w:sz w:val="24"/>
        </w:rPr>
        <w:t xml:space="preserve"> </w:t>
      </w:r>
      <w:r>
        <w:rPr>
          <w:b/>
          <w:sz w:val="24"/>
        </w:rPr>
        <w:t>be</w:t>
      </w:r>
      <w:r>
        <w:rPr>
          <w:b/>
          <w:spacing w:val="-14"/>
          <w:sz w:val="24"/>
        </w:rPr>
        <w:t xml:space="preserve"> </w:t>
      </w:r>
      <w:r>
        <w:rPr>
          <w:b/>
          <w:spacing w:val="-2"/>
          <w:sz w:val="24"/>
        </w:rPr>
        <w:t>provided.</w:t>
      </w:r>
    </w:p>
    <w:p w14:paraId="0AB67D3E" w14:textId="77777777" w:rsidR="000637B2" w:rsidRDefault="000637B2">
      <w:pPr>
        <w:jc w:val="center"/>
        <w:rPr>
          <w:b/>
          <w:sz w:val="24"/>
        </w:rPr>
        <w:sectPr w:rsidR="000637B2">
          <w:pgSz w:w="12240" w:h="16360"/>
          <w:pgMar w:top="1080" w:right="360" w:bottom="280" w:left="720" w:header="720" w:footer="720" w:gutter="0"/>
          <w:cols w:space="720"/>
        </w:sectPr>
      </w:pPr>
    </w:p>
    <w:p w14:paraId="15EF7B62" w14:textId="77777777" w:rsidR="000637B2" w:rsidRDefault="000C2105">
      <w:pPr>
        <w:pStyle w:val="BodyText"/>
        <w:spacing w:before="60"/>
        <w:ind w:left="287" w:right="640"/>
        <w:jc w:val="both"/>
      </w:pPr>
      <w:r>
        <w:lastRenderedPageBreak/>
        <w:t>Reimbursement for out-of-pocket expenses in connection with performance under this CONSULTANT AGREEMENT,</w:t>
      </w:r>
      <w:r>
        <w:rPr>
          <w:spacing w:val="-11"/>
        </w:rPr>
        <w:t xml:space="preserve"> </w:t>
      </w:r>
      <w:r>
        <w:t>when</w:t>
      </w:r>
      <w:r>
        <w:rPr>
          <w:spacing w:val="-12"/>
        </w:rPr>
        <w:t xml:space="preserve"> </w:t>
      </w:r>
      <w:r>
        <w:t>authorized,</w:t>
      </w:r>
      <w:r>
        <w:rPr>
          <w:spacing w:val="-12"/>
        </w:rPr>
        <w:t xml:space="preserve"> </w:t>
      </w:r>
      <w:r>
        <w:t>shall</w:t>
      </w:r>
      <w:r>
        <w:rPr>
          <w:spacing w:val="-11"/>
        </w:rPr>
        <w:t xml:space="preserve"> </w:t>
      </w:r>
      <w:r>
        <w:t>be</w:t>
      </w:r>
      <w:r>
        <w:rPr>
          <w:spacing w:val="-12"/>
        </w:rPr>
        <w:t xml:space="preserve"> </w:t>
      </w:r>
      <w:r>
        <w:t>in</w:t>
      </w:r>
      <w:r>
        <w:rPr>
          <w:spacing w:val="-12"/>
        </w:rPr>
        <w:t xml:space="preserve"> </w:t>
      </w:r>
      <w:r>
        <w:t>accordance</w:t>
      </w:r>
      <w:r>
        <w:rPr>
          <w:spacing w:val="-12"/>
        </w:rPr>
        <w:t xml:space="preserve"> </w:t>
      </w:r>
      <w:r>
        <w:t>with</w:t>
      </w:r>
      <w:r>
        <w:rPr>
          <w:spacing w:val="-12"/>
        </w:rPr>
        <w:t xml:space="preserve"> </w:t>
      </w:r>
      <w:r>
        <w:t>policies</w:t>
      </w:r>
      <w:r>
        <w:rPr>
          <w:spacing w:val="-11"/>
        </w:rPr>
        <w:t xml:space="preserve"> </w:t>
      </w:r>
      <w:r>
        <w:t>established</w:t>
      </w:r>
      <w:r>
        <w:rPr>
          <w:spacing w:val="-12"/>
        </w:rPr>
        <w:t xml:space="preserve"> </w:t>
      </w:r>
      <w:r>
        <w:t>by</w:t>
      </w:r>
      <w:r>
        <w:rPr>
          <w:spacing w:val="-12"/>
        </w:rPr>
        <w:t xml:space="preserve"> </w:t>
      </w:r>
      <w:r>
        <w:t>the</w:t>
      </w:r>
      <w:r>
        <w:rPr>
          <w:spacing w:val="-12"/>
        </w:rPr>
        <w:t xml:space="preserve"> </w:t>
      </w:r>
      <w:r>
        <w:t>National</w:t>
      </w:r>
      <w:r>
        <w:rPr>
          <w:spacing w:val="-13"/>
        </w:rPr>
        <w:t xml:space="preserve"> </w:t>
      </w:r>
      <w:r>
        <w:t>Institutes of Health and Kansas State University governing travel and associated business expenses. Further information on allowable expenses can be provided by the CNAP Grant Specialist upon request.</w:t>
      </w:r>
    </w:p>
    <w:p w14:paraId="1F5D197F" w14:textId="77777777" w:rsidR="000637B2" w:rsidRDefault="000637B2">
      <w:pPr>
        <w:pStyle w:val="BodyText"/>
      </w:pPr>
    </w:p>
    <w:p w14:paraId="51A7EE22" w14:textId="77777777" w:rsidR="000637B2" w:rsidRDefault="000C2105">
      <w:pPr>
        <w:pStyle w:val="Heading3"/>
        <w:ind w:left="251"/>
        <w:rPr>
          <w:u w:val="none"/>
        </w:rPr>
      </w:pPr>
      <w:bookmarkStart w:id="52" w:name="ARTICLE_VI_-_WORK_PROGRESS"/>
      <w:bookmarkEnd w:id="52"/>
      <w:r>
        <w:t>ARTICLE</w:t>
      </w:r>
      <w:r>
        <w:rPr>
          <w:spacing w:val="-4"/>
        </w:rPr>
        <w:t xml:space="preserve"> </w:t>
      </w:r>
      <w:r>
        <w:t>VI</w:t>
      </w:r>
      <w:r>
        <w:rPr>
          <w:spacing w:val="-4"/>
        </w:rPr>
        <w:t xml:space="preserve"> </w:t>
      </w:r>
      <w:r>
        <w:t>-</w:t>
      </w:r>
      <w:r>
        <w:rPr>
          <w:spacing w:val="-5"/>
        </w:rPr>
        <w:t xml:space="preserve"> </w:t>
      </w:r>
      <w:r>
        <w:t>WORK</w:t>
      </w:r>
      <w:r>
        <w:rPr>
          <w:spacing w:val="-1"/>
        </w:rPr>
        <w:t xml:space="preserve"> </w:t>
      </w:r>
      <w:r>
        <w:rPr>
          <w:spacing w:val="-2"/>
        </w:rPr>
        <w:t>PROGRESS</w:t>
      </w:r>
    </w:p>
    <w:p w14:paraId="326775C1" w14:textId="77777777" w:rsidR="000637B2" w:rsidRDefault="000637B2">
      <w:pPr>
        <w:pStyle w:val="BodyText"/>
        <w:rPr>
          <w:b/>
        </w:rPr>
      </w:pPr>
    </w:p>
    <w:p w14:paraId="461D3A11" w14:textId="77777777" w:rsidR="000637B2" w:rsidRDefault="000C2105">
      <w:pPr>
        <w:pStyle w:val="BodyText"/>
        <w:ind w:left="287" w:right="638"/>
        <w:jc w:val="both"/>
      </w:pPr>
      <w:r>
        <w:t xml:space="preserve">It is imperative that the tasks and/or activities to be completed under this CONSULTANT AGREEMENT progress in a timely manner. Failure to progress in a timely manner could result in a delay in payments to CONSULTANT, or in the most serious case, termination of this CONSULTANT AGREEMENT. CONSULTANT and UNIVERSITY shall work diligently to communicate and resolve any work delay </w:t>
      </w:r>
      <w:r>
        <w:rPr>
          <w:spacing w:val="-2"/>
        </w:rPr>
        <w:t>issues.</w:t>
      </w:r>
    </w:p>
    <w:p w14:paraId="6A49668E" w14:textId="77777777" w:rsidR="000637B2" w:rsidRDefault="000637B2">
      <w:pPr>
        <w:pStyle w:val="BodyText"/>
      </w:pPr>
    </w:p>
    <w:p w14:paraId="1CF04143" w14:textId="77777777" w:rsidR="000637B2" w:rsidRDefault="000C2105">
      <w:pPr>
        <w:pStyle w:val="Heading3"/>
        <w:rPr>
          <w:u w:val="none"/>
        </w:rPr>
      </w:pPr>
      <w:bookmarkStart w:id="53" w:name="ARTICLE_VII_-_FINANCIAL_RECORDS_AND_AUDI"/>
      <w:bookmarkEnd w:id="53"/>
      <w:r>
        <w:t>ARTICLE</w:t>
      </w:r>
      <w:r>
        <w:rPr>
          <w:spacing w:val="-7"/>
        </w:rPr>
        <w:t xml:space="preserve"> </w:t>
      </w:r>
      <w:r>
        <w:t>VII</w:t>
      </w:r>
      <w:r>
        <w:rPr>
          <w:spacing w:val="-6"/>
        </w:rPr>
        <w:t xml:space="preserve"> </w:t>
      </w:r>
      <w:r>
        <w:t>-</w:t>
      </w:r>
      <w:r>
        <w:rPr>
          <w:spacing w:val="-6"/>
        </w:rPr>
        <w:t xml:space="preserve"> </w:t>
      </w:r>
      <w:r>
        <w:t>FINANCIAL</w:t>
      </w:r>
      <w:r>
        <w:rPr>
          <w:spacing w:val="-5"/>
        </w:rPr>
        <w:t xml:space="preserve"> </w:t>
      </w:r>
      <w:r>
        <w:t>RECORDS</w:t>
      </w:r>
      <w:r>
        <w:rPr>
          <w:spacing w:val="-5"/>
        </w:rPr>
        <w:t xml:space="preserve"> </w:t>
      </w:r>
      <w:r>
        <w:t>AND</w:t>
      </w:r>
      <w:r>
        <w:rPr>
          <w:spacing w:val="-5"/>
        </w:rPr>
        <w:t xml:space="preserve"> </w:t>
      </w:r>
      <w:r>
        <w:rPr>
          <w:spacing w:val="-2"/>
        </w:rPr>
        <w:t>AUDITS</w:t>
      </w:r>
    </w:p>
    <w:p w14:paraId="48045B7D" w14:textId="77777777" w:rsidR="000637B2" w:rsidRDefault="000637B2">
      <w:pPr>
        <w:pStyle w:val="BodyText"/>
        <w:rPr>
          <w:b/>
        </w:rPr>
      </w:pPr>
    </w:p>
    <w:p w14:paraId="6A36B46E" w14:textId="77777777" w:rsidR="000637B2" w:rsidRDefault="000C2105">
      <w:pPr>
        <w:pStyle w:val="BodyText"/>
        <w:ind w:left="307" w:right="664" w:hanging="1"/>
        <w:jc w:val="center"/>
      </w:pPr>
      <w:r>
        <w:t>CONSULTANT</w:t>
      </w:r>
      <w:r>
        <w:rPr>
          <w:spacing w:val="-14"/>
        </w:rPr>
        <w:t xml:space="preserve"> </w:t>
      </w:r>
      <w:r>
        <w:t>shall</w:t>
      </w:r>
      <w:r>
        <w:rPr>
          <w:spacing w:val="-13"/>
        </w:rPr>
        <w:t xml:space="preserve"> </w:t>
      </w:r>
      <w:r>
        <w:t>maintain</w:t>
      </w:r>
      <w:r>
        <w:rPr>
          <w:spacing w:val="-13"/>
        </w:rPr>
        <w:t xml:space="preserve"> </w:t>
      </w:r>
      <w:r>
        <w:t>supporting</w:t>
      </w:r>
      <w:r>
        <w:rPr>
          <w:spacing w:val="-13"/>
        </w:rPr>
        <w:t xml:space="preserve"> </w:t>
      </w:r>
      <w:r>
        <w:t>documentation</w:t>
      </w:r>
      <w:r>
        <w:rPr>
          <w:spacing w:val="-13"/>
        </w:rPr>
        <w:t xml:space="preserve"> </w:t>
      </w:r>
      <w:r>
        <w:t>and</w:t>
      </w:r>
      <w:r>
        <w:rPr>
          <w:spacing w:val="-13"/>
        </w:rPr>
        <w:t xml:space="preserve"> </w:t>
      </w:r>
      <w:r>
        <w:t>other</w:t>
      </w:r>
      <w:r>
        <w:rPr>
          <w:spacing w:val="-11"/>
        </w:rPr>
        <w:t xml:space="preserve"> </w:t>
      </w:r>
      <w:r>
        <w:t>records</w:t>
      </w:r>
      <w:r>
        <w:rPr>
          <w:spacing w:val="-10"/>
        </w:rPr>
        <w:t xml:space="preserve"> </w:t>
      </w:r>
      <w:r>
        <w:t>pertaining</w:t>
      </w:r>
      <w:r>
        <w:rPr>
          <w:spacing w:val="-13"/>
        </w:rPr>
        <w:t xml:space="preserve"> </w:t>
      </w:r>
      <w:r>
        <w:t>to</w:t>
      </w:r>
      <w:r>
        <w:rPr>
          <w:spacing w:val="-13"/>
        </w:rPr>
        <w:t xml:space="preserve"> </w:t>
      </w:r>
      <w:r>
        <w:t>all</w:t>
      </w:r>
      <w:r>
        <w:rPr>
          <w:spacing w:val="-13"/>
        </w:rPr>
        <w:t xml:space="preserve"> </w:t>
      </w:r>
      <w:r>
        <w:t>charges</w:t>
      </w:r>
      <w:r>
        <w:rPr>
          <w:spacing w:val="-8"/>
        </w:rPr>
        <w:t xml:space="preserve"> </w:t>
      </w:r>
      <w:r>
        <w:t>billed and</w:t>
      </w:r>
      <w:r>
        <w:rPr>
          <w:spacing w:val="5"/>
        </w:rPr>
        <w:t xml:space="preserve"> </w:t>
      </w:r>
      <w:r>
        <w:t>services</w:t>
      </w:r>
      <w:r>
        <w:rPr>
          <w:spacing w:val="11"/>
        </w:rPr>
        <w:t xml:space="preserve"> </w:t>
      </w:r>
      <w:r>
        <w:t>provided</w:t>
      </w:r>
      <w:r>
        <w:rPr>
          <w:spacing w:val="10"/>
        </w:rPr>
        <w:t xml:space="preserve"> </w:t>
      </w:r>
      <w:r>
        <w:t>under</w:t>
      </w:r>
      <w:r>
        <w:rPr>
          <w:spacing w:val="10"/>
        </w:rPr>
        <w:t xml:space="preserve"> </w:t>
      </w:r>
      <w:r>
        <w:t>this</w:t>
      </w:r>
      <w:r>
        <w:rPr>
          <w:spacing w:val="10"/>
        </w:rPr>
        <w:t xml:space="preserve"> </w:t>
      </w:r>
      <w:r>
        <w:t>CONSULTANT</w:t>
      </w:r>
      <w:r>
        <w:rPr>
          <w:spacing w:val="10"/>
        </w:rPr>
        <w:t xml:space="preserve"> </w:t>
      </w:r>
      <w:r>
        <w:t>AGREEMENT</w:t>
      </w:r>
      <w:r>
        <w:rPr>
          <w:spacing w:val="9"/>
        </w:rPr>
        <w:t xml:space="preserve"> </w:t>
      </w:r>
      <w:r>
        <w:t>for</w:t>
      </w:r>
      <w:r>
        <w:rPr>
          <w:spacing w:val="10"/>
        </w:rPr>
        <w:t xml:space="preserve"> </w:t>
      </w:r>
      <w:r>
        <w:t>a</w:t>
      </w:r>
      <w:r>
        <w:rPr>
          <w:spacing w:val="6"/>
        </w:rPr>
        <w:t xml:space="preserve"> </w:t>
      </w:r>
      <w:r>
        <w:t>period</w:t>
      </w:r>
      <w:r>
        <w:rPr>
          <w:spacing w:val="11"/>
        </w:rPr>
        <w:t xml:space="preserve"> </w:t>
      </w:r>
      <w:r>
        <w:t>of</w:t>
      </w:r>
      <w:r>
        <w:rPr>
          <w:spacing w:val="9"/>
        </w:rPr>
        <w:t xml:space="preserve"> </w:t>
      </w:r>
      <w:r>
        <w:t>time</w:t>
      </w:r>
      <w:r>
        <w:rPr>
          <w:spacing w:val="10"/>
        </w:rPr>
        <w:t xml:space="preserve"> </w:t>
      </w:r>
      <w:r>
        <w:t>not</w:t>
      </w:r>
      <w:r>
        <w:rPr>
          <w:spacing w:val="8"/>
        </w:rPr>
        <w:t xml:space="preserve"> </w:t>
      </w:r>
      <w:r>
        <w:t>less</w:t>
      </w:r>
      <w:r>
        <w:rPr>
          <w:spacing w:val="11"/>
        </w:rPr>
        <w:t xml:space="preserve"> </w:t>
      </w:r>
      <w:r>
        <w:t>than</w:t>
      </w:r>
      <w:r>
        <w:rPr>
          <w:spacing w:val="8"/>
        </w:rPr>
        <w:t xml:space="preserve"> </w:t>
      </w:r>
      <w:r>
        <w:rPr>
          <w:spacing w:val="-2"/>
        </w:rPr>
        <w:t>three</w:t>
      </w:r>
    </w:p>
    <w:p w14:paraId="4FB4E0FD" w14:textId="77777777" w:rsidR="000637B2" w:rsidRDefault="000C2105">
      <w:pPr>
        <w:pStyle w:val="BodyText"/>
        <w:ind w:left="288"/>
      </w:pPr>
      <w:r>
        <w:t>(3)</w:t>
      </w:r>
      <w:r>
        <w:rPr>
          <w:spacing w:val="-10"/>
        </w:rPr>
        <w:t xml:space="preserve"> </w:t>
      </w:r>
      <w:r>
        <w:t>years</w:t>
      </w:r>
      <w:r>
        <w:rPr>
          <w:spacing w:val="-2"/>
        </w:rPr>
        <w:t xml:space="preserve"> </w:t>
      </w:r>
      <w:r>
        <w:t>after</w:t>
      </w:r>
      <w:r>
        <w:rPr>
          <w:spacing w:val="-5"/>
        </w:rPr>
        <w:t xml:space="preserve"> </w:t>
      </w:r>
      <w:r>
        <w:t>the</w:t>
      </w:r>
      <w:r>
        <w:rPr>
          <w:spacing w:val="-6"/>
        </w:rPr>
        <w:t xml:space="preserve"> </w:t>
      </w:r>
      <w:r>
        <w:t>termination</w:t>
      </w:r>
      <w:r>
        <w:rPr>
          <w:spacing w:val="-5"/>
        </w:rPr>
        <w:t xml:space="preserve"> </w:t>
      </w:r>
      <w:r>
        <w:t>of</w:t>
      </w:r>
      <w:r>
        <w:rPr>
          <w:spacing w:val="-5"/>
        </w:rPr>
        <w:t xml:space="preserve"> </w:t>
      </w:r>
      <w:r>
        <w:t>this</w:t>
      </w:r>
      <w:r>
        <w:rPr>
          <w:spacing w:val="-5"/>
        </w:rPr>
        <w:t xml:space="preserve"> </w:t>
      </w:r>
      <w:r>
        <w:t>CONSULTANT</w:t>
      </w:r>
      <w:r>
        <w:rPr>
          <w:spacing w:val="-4"/>
        </w:rPr>
        <w:t xml:space="preserve"> </w:t>
      </w:r>
      <w:r>
        <w:rPr>
          <w:spacing w:val="-2"/>
        </w:rPr>
        <w:t>AGREEMENT.</w:t>
      </w:r>
    </w:p>
    <w:p w14:paraId="69281B81" w14:textId="77777777" w:rsidR="000637B2" w:rsidRDefault="000637B2">
      <w:pPr>
        <w:pStyle w:val="BodyText"/>
      </w:pPr>
    </w:p>
    <w:p w14:paraId="42B41CA6" w14:textId="77777777" w:rsidR="000637B2" w:rsidRDefault="000C2105">
      <w:pPr>
        <w:pStyle w:val="Heading3"/>
        <w:ind w:left="252"/>
        <w:rPr>
          <w:u w:val="none"/>
        </w:rPr>
      </w:pPr>
      <w:bookmarkStart w:id="54" w:name="ARTICLE_VIII_-_NATURE_OF_RELATIONSHIP"/>
      <w:bookmarkEnd w:id="54"/>
      <w:r>
        <w:t>ARTICLE</w:t>
      </w:r>
      <w:r>
        <w:rPr>
          <w:spacing w:val="-4"/>
        </w:rPr>
        <w:t xml:space="preserve"> </w:t>
      </w:r>
      <w:r>
        <w:t>VIII</w:t>
      </w:r>
      <w:r>
        <w:rPr>
          <w:spacing w:val="-4"/>
        </w:rPr>
        <w:t xml:space="preserve"> </w:t>
      </w:r>
      <w:r>
        <w:t>-</w:t>
      </w:r>
      <w:r>
        <w:rPr>
          <w:spacing w:val="-4"/>
        </w:rPr>
        <w:t xml:space="preserve"> </w:t>
      </w:r>
      <w:r>
        <w:t>NATURE</w:t>
      </w:r>
      <w:r>
        <w:rPr>
          <w:spacing w:val="-3"/>
        </w:rPr>
        <w:t xml:space="preserve"> </w:t>
      </w:r>
      <w:r>
        <w:t>OF</w:t>
      </w:r>
      <w:r>
        <w:rPr>
          <w:spacing w:val="-4"/>
        </w:rPr>
        <w:t xml:space="preserve"> </w:t>
      </w:r>
      <w:r>
        <w:rPr>
          <w:spacing w:val="-2"/>
        </w:rPr>
        <w:t>RELATIONSHIP</w:t>
      </w:r>
    </w:p>
    <w:p w14:paraId="12BBDEA7" w14:textId="77777777" w:rsidR="000637B2" w:rsidRDefault="000637B2">
      <w:pPr>
        <w:pStyle w:val="BodyText"/>
        <w:rPr>
          <w:b/>
        </w:rPr>
      </w:pPr>
    </w:p>
    <w:p w14:paraId="4C59780C" w14:textId="77777777" w:rsidR="000637B2" w:rsidRDefault="000C2105">
      <w:pPr>
        <w:pStyle w:val="BodyText"/>
        <w:ind w:left="287" w:right="640"/>
        <w:jc w:val="both"/>
      </w:pPr>
      <w:r>
        <w:t>CONSULTANT</w:t>
      </w:r>
      <w:r>
        <w:rPr>
          <w:spacing w:val="-13"/>
        </w:rPr>
        <w:t xml:space="preserve"> </w:t>
      </w:r>
      <w:r>
        <w:t>is</w:t>
      </w:r>
      <w:r>
        <w:rPr>
          <w:spacing w:val="-13"/>
        </w:rPr>
        <w:t xml:space="preserve"> </w:t>
      </w:r>
      <w:r>
        <w:t>an</w:t>
      </w:r>
      <w:r>
        <w:rPr>
          <w:spacing w:val="-13"/>
        </w:rPr>
        <w:t xml:space="preserve"> </w:t>
      </w:r>
      <w:r>
        <w:t>independent</w:t>
      </w:r>
      <w:r>
        <w:rPr>
          <w:spacing w:val="-13"/>
        </w:rPr>
        <w:t xml:space="preserve"> </w:t>
      </w:r>
      <w:r>
        <w:t>contractor</w:t>
      </w:r>
      <w:r>
        <w:rPr>
          <w:spacing w:val="-14"/>
        </w:rPr>
        <w:t xml:space="preserve"> </w:t>
      </w:r>
      <w:r>
        <w:t>and</w:t>
      </w:r>
      <w:r>
        <w:rPr>
          <w:spacing w:val="-13"/>
        </w:rPr>
        <w:t xml:space="preserve"> </w:t>
      </w:r>
      <w:r>
        <w:t>shall</w:t>
      </w:r>
      <w:r>
        <w:rPr>
          <w:spacing w:val="-13"/>
        </w:rPr>
        <w:t xml:space="preserve"> </w:t>
      </w:r>
      <w:r>
        <w:t>not</w:t>
      </w:r>
      <w:r>
        <w:rPr>
          <w:spacing w:val="-13"/>
        </w:rPr>
        <w:t xml:space="preserve"> </w:t>
      </w:r>
      <w:r>
        <w:t>act</w:t>
      </w:r>
      <w:r>
        <w:rPr>
          <w:spacing w:val="-13"/>
        </w:rPr>
        <w:t xml:space="preserve"> </w:t>
      </w:r>
      <w:r>
        <w:t>as</w:t>
      </w:r>
      <w:r>
        <w:rPr>
          <w:spacing w:val="-13"/>
        </w:rPr>
        <w:t xml:space="preserve"> </w:t>
      </w:r>
      <w:r>
        <w:t>an</w:t>
      </w:r>
      <w:r>
        <w:rPr>
          <w:spacing w:val="-13"/>
        </w:rPr>
        <w:t xml:space="preserve"> </w:t>
      </w:r>
      <w:r>
        <w:t>agent</w:t>
      </w:r>
      <w:r>
        <w:rPr>
          <w:spacing w:val="-13"/>
        </w:rPr>
        <w:t xml:space="preserve"> </w:t>
      </w:r>
      <w:r>
        <w:t>for</w:t>
      </w:r>
      <w:r>
        <w:rPr>
          <w:spacing w:val="-14"/>
        </w:rPr>
        <w:t xml:space="preserve"> </w:t>
      </w:r>
      <w:r>
        <w:t>UNIVERSITY,</w:t>
      </w:r>
      <w:r>
        <w:rPr>
          <w:spacing w:val="-13"/>
        </w:rPr>
        <w:t xml:space="preserve"> </w:t>
      </w:r>
      <w:r>
        <w:t>nor</w:t>
      </w:r>
      <w:r>
        <w:rPr>
          <w:spacing w:val="-14"/>
        </w:rPr>
        <w:t xml:space="preserve"> </w:t>
      </w:r>
      <w:r>
        <w:t>shall</w:t>
      </w:r>
      <w:r>
        <w:rPr>
          <w:spacing w:val="-13"/>
        </w:rPr>
        <w:t xml:space="preserve"> </w:t>
      </w:r>
      <w:r>
        <w:t>they be deemed to be an employee of UNIVERSITY for any purpose whatsoever. CONSULTANT shall not enter</w:t>
      </w:r>
      <w:r>
        <w:rPr>
          <w:spacing w:val="-9"/>
        </w:rPr>
        <w:t xml:space="preserve"> </w:t>
      </w:r>
      <w:r>
        <w:t>into</w:t>
      </w:r>
      <w:r>
        <w:rPr>
          <w:spacing w:val="-8"/>
        </w:rPr>
        <w:t xml:space="preserve"> </w:t>
      </w:r>
      <w:r>
        <w:t>any</w:t>
      </w:r>
      <w:r>
        <w:rPr>
          <w:spacing w:val="-8"/>
        </w:rPr>
        <w:t xml:space="preserve"> </w:t>
      </w:r>
      <w:r>
        <w:t>agreement</w:t>
      </w:r>
      <w:r>
        <w:rPr>
          <w:spacing w:val="-5"/>
        </w:rPr>
        <w:t xml:space="preserve"> </w:t>
      </w:r>
      <w:r>
        <w:t>nor</w:t>
      </w:r>
      <w:r>
        <w:rPr>
          <w:spacing w:val="-9"/>
        </w:rPr>
        <w:t xml:space="preserve"> </w:t>
      </w:r>
      <w:r>
        <w:t>incur</w:t>
      </w:r>
      <w:r>
        <w:rPr>
          <w:spacing w:val="-9"/>
        </w:rPr>
        <w:t xml:space="preserve"> </w:t>
      </w:r>
      <w:r>
        <w:t>any</w:t>
      </w:r>
      <w:r>
        <w:rPr>
          <w:spacing w:val="-8"/>
        </w:rPr>
        <w:t xml:space="preserve"> </w:t>
      </w:r>
      <w:r>
        <w:t>obligations</w:t>
      </w:r>
      <w:r>
        <w:rPr>
          <w:spacing w:val="-8"/>
        </w:rPr>
        <w:t xml:space="preserve"> </w:t>
      </w:r>
      <w:r>
        <w:t>on</w:t>
      </w:r>
      <w:r>
        <w:rPr>
          <w:spacing w:val="-8"/>
        </w:rPr>
        <w:t xml:space="preserve"> </w:t>
      </w:r>
      <w:r>
        <w:t>behalf</w:t>
      </w:r>
      <w:r>
        <w:rPr>
          <w:spacing w:val="-9"/>
        </w:rPr>
        <w:t xml:space="preserve"> </w:t>
      </w:r>
      <w:r>
        <w:t>of</w:t>
      </w:r>
      <w:r>
        <w:rPr>
          <w:spacing w:val="-9"/>
        </w:rPr>
        <w:t xml:space="preserve"> </w:t>
      </w:r>
      <w:r>
        <w:t>UNIVERSITY,</w:t>
      </w:r>
      <w:r>
        <w:rPr>
          <w:spacing w:val="-8"/>
        </w:rPr>
        <w:t xml:space="preserve"> </w:t>
      </w:r>
      <w:r>
        <w:t>nor</w:t>
      </w:r>
      <w:r>
        <w:rPr>
          <w:spacing w:val="-9"/>
        </w:rPr>
        <w:t xml:space="preserve"> </w:t>
      </w:r>
      <w:r>
        <w:t>commit</w:t>
      </w:r>
      <w:r>
        <w:rPr>
          <w:spacing w:val="-8"/>
        </w:rPr>
        <w:t xml:space="preserve"> </w:t>
      </w:r>
      <w:r>
        <w:t>UNIVERSITY in any manner without prior written consent by an authorized representative of UNIVERSITY.</w:t>
      </w:r>
    </w:p>
    <w:p w14:paraId="1F5F33DC" w14:textId="77777777" w:rsidR="000637B2" w:rsidRDefault="000C2105">
      <w:pPr>
        <w:pStyle w:val="BodyText"/>
        <w:spacing w:before="274"/>
        <w:ind w:left="287" w:right="640"/>
        <w:jc w:val="both"/>
      </w:pPr>
      <w:r>
        <w:t>Consistent with CONSULTANT's independent contractor status, UNIVERSITY shall not be liable for taxes, Worker's Compensation, unemployment insurance, employer's liability, employer's FICA, social security, withholding tax, or other taxes or withholding for, or on behalf of CONSULTANT or any other person employed by CONSULTANT in performing services under this CONSULTANT AGREEMENT. All such costs shall be CONSULTANT's responsibility, and CONSULTANT will be responsible for all claims, liabilities, costs, fees, or losses of any kind or nature whatsoever related thereto, to the extent allowed by law.</w:t>
      </w:r>
    </w:p>
    <w:p w14:paraId="22554E0C" w14:textId="77777777" w:rsidR="000637B2" w:rsidRDefault="000637B2">
      <w:pPr>
        <w:pStyle w:val="BodyText"/>
      </w:pPr>
    </w:p>
    <w:p w14:paraId="3D9FF501" w14:textId="77777777" w:rsidR="000637B2" w:rsidRDefault="000C2105">
      <w:pPr>
        <w:pStyle w:val="Heading3"/>
        <w:ind w:left="250"/>
        <w:rPr>
          <w:u w:val="none"/>
        </w:rPr>
      </w:pPr>
      <w:bookmarkStart w:id="55" w:name="ARTICLE_IX_-_PUBLICITY"/>
      <w:bookmarkEnd w:id="55"/>
      <w:r>
        <w:t>ARTICLE</w:t>
      </w:r>
      <w:r>
        <w:rPr>
          <w:spacing w:val="-3"/>
        </w:rPr>
        <w:t xml:space="preserve"> </w:t>
      </w:r>
      <w:r>
        <w:t>IX</w:t>
      </w:r>
      <w:r>
        <w:rPr>
          <w:spacing w:val="-4"/>
        </w:rPr>
        <w:t xml:space="preserve"> </w:t>
      </w:r>
      <w:r>
        <w:t>-</w:t>
      </w:r>
      <w:r>
        <w:rPr>
          <w:spacing w:val="-2"/>
        </w:rPr>
        <w:t xml:space="preserve"> PUBLICITY</w:t>
      </w:r>
    </w:p>
    <w:p w14:paraId="3C870E9D" w14:textId="77777777" w:rsidR="000637B2" w:rsidRDefault="000637B2">
      <w:pPr>
        <w:pStyle w:val="BodyText"/>
        <w:rPr>
          <w:b/>
        </w:rPr>
      </w:pPr>
    </w:p>
    <w:p w14:paraId="2448826A" w14:textId="77777777" w:rsidR="000637B2" w:rsidRDefault="000C2105">
      <w:pPr>
        <w:pStyle w:val="BodyText"/>
        <w:ind w:left="287" w:right="637"/>
        <w:jc w:val="both"/>
      </w:pPr>
      <w:r>
        <w:t>Neither party shall use the name of the other party, nor the name of any member of the project staff in any publicity or advertisement, whether with respect to this agreement or any other related matter, without the prior</w:t>
      </w:r>
      <w:r>
        <w:rPr>
          <w:spacing w:val="-3"/>
        </w:rPr>
        <w:t xml:space="preserve"> </w:t>
      </w:r>
      <w:r>
        <w:t>written</w:t>
      </w:r>
      <w:r>
        <w:rPr>
          <w:spacing w:val="-5"/>
        </w:rPr>
        <w:t xml:space="preserve"> </w:t>
      </w:r>
      <w:r>
        <w:t>approval</w:t>
      </w:r>
      <w:r>
        <w:rPr>
          <w:spacing w:val="-2"/>
        </w:rPr>
        <w:t xml:space="preserve"> </w:t>
      </w:r>
      <w:r>
        <w:t>of</w:t>
      </w:r>
      <w:r>
        <w:rPr>
          <w:spacing w:val="-1"/>
        </w:rPr>
        <w:t xml:space="preserve"> </w:t>
      </w:r>
      <w:r>
        <w:t>an</w:t>
      </w:r>
      <w:r>
        <w:rPr>
          <w:spacing w:val="-5"/>
        </w:rPr>
        <w:t xml:space="preserve"> </w:t>
      </w:r>
      <w:r>
        <w:t>authorized</w:t>
      </w:r>
      <w:r>
        <w:rPr>
          <w:spacing w:val="-2"/>
        </w:rPr>
        <w:t xml:space="preserve"> </w:t>
      </w:r>
      <w:r>
        <w:t>representative</w:t>
      </w:r>
      <w:r>
        <w:rPr>
          <w:spacing w:val="-3"/>
        </w:rPr>
        <w:t xml:space="preserve"> </w:t>
      </w:r>
      <w:r>
        <w:t>of</w:t>
      </w:r>
      <w:r>
        <w:rPr>
          <w:spacing w:val="-3"/>
        </w:rPr>
        <w:t xml:space="preserve"> </w:t>
      </w:r>
      <w:r>
        <w:t>the</w:t>
      </w:r>
      <w:r>
        <w:rPr>
          <w:spacing w:val="-3"/>
        </w:rPr>
        <w:t xml:space="preserve"> </w:t>
      </w:r>
      <w:r>
        <w:t>other</w:t>
      </w:r>
      <w:r>
        <w:rPr>
          <w:spacing w:val="-3"/>
        </w:rPr>
        <w:t xml:space="preserve"> </w:t>
      </w:r>
      <w:r>
        <w:t>party.</w:t>
      </w:r>
      <w:r>
        <w:rPr>
          <w:spacing w:val="-5"/>
        </w:rPr>
        <w:t xml:space="preserve"> </w:t>
      </w:r>
      <w:r>
        <w:t>Acknowledgement</w:t>
      </w:r>
      <w:r>
        <w:rPr>
          <w:spacing w:val="-2"/>
        </w:rPr>
        <w:t xml:space="preserve"> </w:t>
      </w:r>
      <w:r>
        <w:t>of</w:t>
      </w:r>
      <w:r>
        <w:rPr>
          <w:spacing w:val="-3"/>
        </w:rPr>
        <w:t xml:space="preserve"> </w:t>
      </w:r>
      <w:r>
        <w:t>funding</w:t>
      </w:r>
      <w:r>
        <w:rPr>
          <w:spacing w:val="-5"/>
        </w:rPr>
        <w:t xml:space="preserve"> </w:t>
      </w:r>
      <w:r>
        <w:t>is</w:t>
      </w:r>
      <w:r>
        <w:rPr>
          <w:spacing w:val="-2"/>
        </w:rPr>
        <w:t xml:space="preserve"> </w:t>
      </w:r>
      <w:r>
        <w:t>a factual statement shall not be considered to be publicity or an advertisement and shall not be restricted by this requirement.</w:t>
      </w:r>
    </w:p>
    <w:p w14:paraId="0CBFED22" w14:textId="77777777" w:rsidR="000637B2" w:rsidRDefault="000637B2">
      <w:pPr>
        <w:pStyle w:val="BodyText"/>
      </w:pPr>
    </w:p>
    <w:p w14:paraId="39F8F5E9" w14:textId="77777777" w:rsidR="000637B2" w:rsidRDefault="000C2105">
      <w:pPr>
        <w:pStyle w:val="Heading3"/>
        <w:ind w:left="250"/>
        <w:rPr>
          <w:u w:val="none"/>
        </w:rPr>
      </w:pPr>
      <w:bookmarkStart w:id="56" w:name="ARTICLE_X_–_INCORPORATION"/>
      <w:bookmarkEnd w:id="56"/>
      <w:r>
        <w:t>ARTICLE</w:t>
      </w:r>
      <w:r>
        <w:rPr>
          <w:spacing w:val="-6"/>
        </w:rPr>
        <w:t xml:space="preserve"> </w:t>
      </w:r>
      <w:r>
        <w:t>X</w:t>
      </w:r>
      <w:r>
        <w:rPr>
          <w:spacing w:val="-4"/>
        </w:rPr>
        <w:t xml:space="preserve"> </w:t>
      </w:r>
      <w:r>
        <w:t>–</w:t>
      </w:r>
      <w:r>
        <w:rPr>
          <w:spacing w:val="-1"/>
        </w:rPr>
        <w:t xml:space="preserve"> </w:t>
      </w:r>
      <w:r>
        <w:rPr>
          <w:spacing w:val="-2"/>
        </w:rPr>
        <w:t>INCORPORATION</w:t>
      </w:r>
    </w:p>
    <w:p w14:paraId="1EFECD34" w14:textId="77777777" w:rsidR="000637B2" w:rsidRDefault="000637B2">
      <w:pPr>
        <w:pStyle w:val="BodyText"/>
        <w:rPr>
          <w:b/>
        </w:rPr>
      </w:pPr>
    </w:p>
    <w:p w14:paraId="30130A66" w14:textId="77777777" w:rsidR="000637B2" w:rsidRDefault="000C2105">
      <w:pPr>
        <w:pStyle w:val="BodyText"/>
        <w:ind w:left="287" w:right="638"/>
        <w:jc w:val="both"/>
      </w:pPr>
      <w:r>
        <w:t>The</w:t>
      </w:r>
      <w:r>
        <w:rPr>
          <w:spacing w:val="-15"/>
        </w:rPr>
        <w:t xml:space="preserve"> </w:t>
      </w:r>
      <w:r>
        <w:t>Contractual</w:t>
      </w:r>
      <w:r>
        <w:rPr>
          <w:spacing w:val="-15"/>
        </w:rPr>
        <w:t xml:space="preserve"> </w:t>
      </w:r>
      <w:r>
        <w:t>Provisions</w:t>
      </w:r>
      <w:r>
        <w:rPr>
          <w:spacing w:val="-15"/>
        </w:rPr>
        <w:t xml:space="preserve"> </w:t>
      </w:r>
      <w:r>
        <w:t>Attachment</w:t>
      </w:r>
      <w:r>
        <w:rPr>
          <w:spacing w:val="-15"/>
        </w:rPr>
        <w:t xml:space="preserve"> </w:t>
      </w:r>
      <w:r>
        <w:t>(Form</w:t>
      </w:r>
      <w:r>
        <w:rPr>
          <w:spacing w:val="-15"/>
        </w:rPr>
        <w:t xml:space="preserve"> </w:t>
      </w:r>
      <w:r>
        <w:t>KSU-146a,</w:t>
      </w:r>
      <w:r>
        <w:rPr>
          <w:spacing w:val="-15"/>
        </w:rPr>
        <w:t xml:space="preserve"> </w:t>
      </w:r>
      <w:r>
        <w:t>Rev.</w:t>
      </w:r>
      <w:r>
        <w:rPr>
          <w:spacing w:val="-15"/>
        </w:rPr>
        <w:t xml:space="preserve"> </w:t>
      </w:r>
      <w:r>
        <w:t>3-24),</w:t>
      </w:r>
      <w:r>
        <w:rPr>
          <w:spacing w:val="-15"/>
        </w:rPr>
        <w:t xml:space="preserve"> </w:t>
      </w:r>
      <w:r>
        <w:t>which</w:t>
      </w:r>
      <w:r>
        <w:rPr>
          <w:spacing w:val="-15"/>
        </w:rPr>
        <w:t xml:space="preserve"> </w:t>
      </w:r>
      <w:r>
        <w:t>is</w:t>
      </w:r>
      <w:r>
        <w:rPr>
          <w:spacing w:val="-15"/>
        </w:rPr>
        <w:t xml:space="preserve"> </w:t>
      </w:r>
      <w:r>
        <w:t>attached</w:t>
      </w:r>
      <w:r>
        <w:rPr>
          <w:spacing w:val="-15"/>
        </w:rPr>
        <w:t xml:space="preserve"> </w:t>
      </w:r>
      <w:r>
        <w:t>hereto</w:t>
      </w:r>
      <w:r>
        <w:rPr>
          <w:spacing w:val="-15"/>
        </w:rPr>
        <w:t xml:space="preserve"> </w:t>
      </w:r>
      <w:r>
        <w:t>as</w:t>
      </w:r>
      <w:r>
        <w:rPr>
          <w:spacing w:val="-15"/>
        </w:rPr>
        <w:t xml:space="preserve"> </w:t>
      </w:r>
      <w:r>
        <w:t>Appendix C,</w:t>
      </w:r>
      <w:r>
        <w:rPr>
          <w:spacing w:val="-5"/>
        </w:rPr>
        <w:t xml:space="preserve"> </w:t>
      </w:r>
      <w:r>
        <w:t>is</w:t>
      </w:r>
      <w:r>
        <w:rPr>
          <w:spacing w:val="-2"/>
        </w:rPr>
        <w:t xml:space="preserve"> </w:t>
      </w:r>
      <w:r>
        <w:t>hereby</w:t>
      </w:r>
      <w:r>
        <w:rPr>
          <w:spacing w:val="-7"/>
        </w:rPr>
        <w:t xml:space="preserve"> </w:t>
      </w:r>
      <w:r>
        <w:t>incorporated</w:t>
      </w:r>
      <w:r>
        <w:rPr>
          <w:spacing w:val="-5"/>
        </w:rPr>
        <w:t xml:space="preserve"> </w:t>
      </w:r>
      <w:r>
        <w:t>in</w:t>
      </w:r>
      <w:r>
        <w:rPr>
          <w:spacing w:val="-5"/>
        </w:rPr>
        <w:t xml:space="preserve"> </w:t>
      </w:r>
      <w:r>
        <w:t>this</w:t>
      </w:r>
      <w:r>
        <w:rPr>
          <w:spacing w:val="-7"/>
        </w:rPr>
        <w:t xml:space="preserve"> </w:t>
      </w:r>
      <w:r>
        <w:t>CONSULTANT</w:t>
      </w:r>
      <w:r>
        <w:rPr>
          <w:spacing w:val="-1"/>
        </w:rPr>
        <w:t xml:space="preserve"> </w:t>
      </w:r>
      <w:r>
        <w:t>AGREEMENT</w:t>
      </w:r>
      <w:r>
        <w:rPr>
          <w:spacing w:val="-5"/>
        </w:rPr>
        <w:t xml:space="preserve"> </w:t>
      </w:r>
      <w:r>
        <w:t>and</w:t>
      </w:r>
      <w:r>
        <w:rPr>
          <w:spacing w:val="-2"/>
        </w:rPr>
        <w:t xml:space="preserve"> </w:t>
      </w:r>
      <w:r>
        <w:t>made</w:t>
      </w:r>
      <w:r>
        <w:rPr>
          <w:spacing w:val="-3"/>
        </w:rPr>
        <w:t xml:space="preserve"> </w:t>
      </w:r>
      <w:r>
        <w:t>a</w:t>
      </w:r>
      <w:r>
        <w:rPr>
          <w:spacing w:val="-3"/>
        </w:rPr>
        <w:t xml:space="preserve"> </w:t>
      </w:r>
      <w:r>
        <w:t>part</w:t>
      </w:r>
      <w:r>
        <w:rPr>
          <w:spacing w:val="-4"/>
        </w:rPr>
        <w:t xml:space="preserve"> </w:t>
      </w:r>
      <w:r>
        <w:t>thereof</w:t>
      </w:r>
      <w:r>
        <w:rPr>
          <w:spacing w:val="-3"/>
        </w:rPr>
        <w:t xml:space="preserve"> </w:t>
      </w:r>
      <w:r>
        <w:t>as</w:t>
      </w:r>
      <w:r>
        <w:rPr>
          <w:spacing w:val="-2"/>
        </w:rPr>
        <w:t xml:space="preserve"> </w:t>
      </w:r>
      <w:r>
        <w:t>a</w:t>
      </w:r>
      <w:r>
        <w:rPr>
          <w:spacing w:val="-6"/>
        </w:rPr>
        <w:t xml:space="preserve"> </w:t>
      </w:r>
      <w:r>
        <w:t>requirement of the State of Kansas.</w:t>
      </w:r>
    </w:p>
    <w:p w14:paraId="6582C1F8" w14:textId="77777777" w:rsidR="000637B2" w:rsidRDefault="000637B2">
      <w:pPr>
        <w:pStyle w:val="BodyText"/>
        <w:jc w:val="both"/>
        <w:sectPr w:rsidR="000637B2">
          <w:pgSz w:w="12240" w:h="16360"/>
          <w:pgMar w:top="1080" w:right="360" w:bottom="280" w:left="720" w:header="720" w:footer="720" w:gutter="0"/>
          <w:cols w:space="720"/>
        </w:sectPr>
      </w:pPr>
    </w:p>
    <w:p w14:paraId="64583BE8" w14:textId="77777777" w:rsidR="000637B2" w:rsidRDefault="000C2105">
      <w:pPr>
        <w:pStyle w:val="Heading3"/>
        <w:spacing w:before="60"/>
        <w:ind w:left="243"/>
        <w:rPr>
          <w:u w:val="none"/>
        </w:rPr>
      </w:pPr>
      <w:bookmarkStart w:id="57" w:name="ARTICLE_XI_-_ASSURANCES_AND_CERTIFICATIO"/>
      <w:bookmarkEnd w:id="57"/>
      <w:r>
        <w:lastRenderedPageBreak/>
        <w:t>ARTICLE</w:t>
      </w:r>
      <w:r>
        <w:rPr>
          <w:spacing w:val="-7"/>
        </w:rPr>
        <w:t xml:space="preserve"> </w:t>
      </w:r>
      <w:r>
        <w:t>XI</w:t>
      </w:r>
      <w:r>
        <w:rPr>
          <w:spacing w:val="-5"/>
        </w:rPr>
        <w:t xml:space="preserve"> </w:t>
      </w:r>
      <w:r>
        <w:t>-</w:t>
      </w:r>
      <w:r>
        <w:rPr>
          <w:spacing w:val="-7"/>
        </w:rPr>
        <w:t xml:space="preserve"> </w:t>
      </w:r>
      <w:r>
        <w:t>ASSURANCES</w:t>
      </w:r>
      <w:r>
        <w:rPr>
          <w:spacing w:val="-4"/>
        </w:rPr>
        <w:t xml:space="preserve"> </w:t>
      </w:r>
      <w:r>
        <w:t>AND</w:t>
      </w:r>
      <w:r>
        <w:rPr>
          <w:spacing w:val="-5"/>
        </w:rPr>
        <w:t xml:space="preserve"> </w:t>
      </w:r>
      <w:r>
        <w:rPr>
          <w:spacing w:val="-2"/>
        </w:rPr>
        <w:t>CERTIFICATIONS</w:t>
      </w:r>
    </w:p>
    <w:p w14:paraId="27FF13F1" w14:textId="77777777" w:rsidR="000637B2" w:rsidRDefault="000C2105">
      <w:pPr>
        <w:pStyle w:val="BodyText"/>
        <w:spacing w:before="276"/>
        <w:ind w:left="287"/>
      </w:pPr>
      <w:r>
        <w:rPr>
          <w:u w:val="single"/>
        </w:rPr>
        <w:t>Occupational</w:t>
      </w:r>
      <w:r>
        <w:rPr>
          <w:spacing w:val="-4"/>
          <w:u w:val="single"/>
        </w:rPr>
        <w:t xml:space="preserve"> </w:t>
      </w:r>
      <w:r>
        <w:rPr>
          <w:u w:val="single"/>
        </w:rPr>
        <w:t>Health</w:t>
      </w:r>
      <w:r>
        <w:rPr>
          <w:spacing w:val="-5"/>
          <w:u w:val="single"/>
        </w:rPr>
        <w:t xml:space="preserve"> </w:t>
      </w:r>
      <w:r>
        <w:rPr>
          <w:u w:val="single"/>
        </w:rPr>
        <w:t>and</w:t>
      </w:r>
      <w:r>
        <w:rPr>
          <w:spacing w:val="-3"/>
          <w:u w:val="single"/>
        </w:rPr>
        <w:t xml:space="preserve"> </w:t>
      </w:r>
      <w:r>
        <w:rPr>
          <w:spacing w:val="-2"/>
          <w:u w:val="single"/>
        </w:rPr>
        <w:t>Safety</w:t>
      </w:r>
    </w:p>
    <w:p w14:paraId="7FACC429" w14:textId="77777777" w:rsidR="000637B2" w:rsidRDefault="000637B2">
      <w:pPr>
        <w:pStyle w:val="BodyText"/>
      </w:pPr>
    </w:p>
    <w:p w14:paraId="21EE6144" w14:textId="77777777" w:rsidR="000637B2" w:rsidRDefault="000C2105">
      <w:pPr>
        <w:pStyle w:val="BodyText"/>
        <w:ind w:left="287" w:right="641"/>
        <w:jc w:val="both"/>
      </w:pPr>
      <w:r>
        <w:t>CONSULTANT shall act responsibly in matters of occupational health and safety and shall take all necessary and appropriate safety measures in performing under this CONSULTANT AGREEMENT. CONSULTANT shall comply with all applicable federal, state, and local laws relating to occupational health and safety.</w:t>
      </w:r>
    </w:p>
    <w:p w14:paraId="511637A8" w14:textId="77777777" w:rsidR="000637B2" w:rsidRDefault="000637B2">
      <w:pPr>
        <w:pStyle w:val="BodyText"/>
      </w:pPr>
    </w:p>
    <w:p w14:paraId="5C620C95" w14:textId="77777777" w:rsidR="000637B2" w:rsidRDefault="000C2105">
      <w:pPr>
        <w:pStyle w:val="BodyText"/>
        <w:ind w:left="287"/>
        <w:jc w:val="both"/>
      </w:pPr>
      <w:r>
        <w:rPr>
          <w:u w:val="single"/>
        </w:rPr>
        <w:t>Debarment</w:t>
      </w:r>
      <w:r>
        <w:rPr>
          <w:spacing w:val="-6"/>
          <w:u w:val="single"/>
        </w:rPr>
        <w:t xml:space="preserve"> </w:t>
      </w:r>
      <w:r>
        <w:rPr>
          <w:u w:val="single"/>
        </w:rPr>
        <w:t>and</w:t>
      </w:r>
      <w:r>
        <w:rPr>
          <w:spacing w:val="-1"/>
          <w:u w:val="single"/>
        </w:rPr>
        <w:t xml:space="preserve"> </w:t>
      </w:r>
      <w:r>
        <w:rPr>
          <w:u w:val="single"/>
        </w:rPr>
        <w:t>Suspension</w:t>
      </w:r>
      <w:r>
        <w:rPr>
          <w:spacing w:val="-2"/>
          <w:u w:val="single"/>
        </w:rPr>
        <w:t xml:space="preserve"> </w:t>
      </w:r>
      <w:r>
        <w:rPr>
          <w:u w:val="single"/>
        </w:rPr>
        <w:t>(2</w:t>
      </w:r>
      <w:r>
        <w:rPr>
          <w:spacing w:val="-1"/>
          <w:u w:val="single"/>
        </w:rPr>
        <w:t xml:space="preserve"> </w:t>
      </w:r>
      <w:r>
        <w:rPr>
          <w:u w:val="single"/>
        </w:rPr>
        <w:t>CFR</w:t>
      </w:r>
      <w:r>
        <w:rPr>
          <w:spacing w:val="-4"/>
          <w:u w:val="single"/>
        </w:rPr>
        <w:t xml:space="preserve"> </w:t>
      </w:r>
      <w:r>
        <w:rPr>
          <w:u w:val="single"/>
        </w:rPr>
        <w:t>200.213</w:t>
      </w:r>
      <w:r>
        <w:rPr>
          <w:spacing w:val="-1"/>
          <w:u w:val="single"/>
        </w:rPr>
        <w:t xml:space="preserve"> </w:t>
      </w:r>
      <w:r>
        <w:rPr>
          <w:u w:val="single"/>
        </w:rPr>
        <w:t>and</w:t>
      </w:r>
      <w:r>
        <w:rPr>
          <w:spacing w:val="-2"/>
          <w:u w:val="single"/>
        </w:rPr>
        <w:t xml:space="preserve"> </w:t>
      </w:r>
      <w:r>
        <w:rPr>
          <w:u w:val="single"/>
        </w:rPr>
        <w:t>2</w:t>
      </w:r>
      <w:r>
        <w:rPr>
          <w:spacing w:val="-4"/>
          <w:u w:val="single"/>
        </w:rPr>
        <w:t xml:space="preserve"> </w:t>
      </w:r>
      <w:r>
        <w:rPr>
          <w:u w:val="single"/>
        </w:rPr>
        <w:t>CFR</w:t>
      </w:r>
      <w:r>
        <w:rPr>
          <w:spacing w:val="-3"/>
          <w:u w:val="single"/>
        </w:rPr>
        <w:t xml:space="preserve"> </w:t>
      </w:r>
      <w:r>
        <w:rPr>
          <w:spacing w:val="-4"/>
          <w:u w:val="single"/>
        </w:rPr>
        <w:t>180)</w:t>
      </w:r>
      <w:r>
        <w:rPr>
          <w:spacing w:val="80"/>
          <w:u w:val="single"/>
        </w:rPr>
        <w:t xml:space="preserve"> </w:t>
      </w:r>
    </w:p>
    <w:p w14:paraId="3889A731" w14:textId="77777777" w:rsidR="000637B2" w:rsidRDefault="000637B2">
      <w:pPr>
        <w:pStyle w:val="BodyText"/>
      </w:pPr>
    </w:p>
    <w:p w14:paraId="13DFCE55" w14:textId="77777777" w:rsidR="000637B2" w:rsidRDefault="000C2105">
      <w:pPr>
        <w:pStyle w:val="BodyText"/>
        <w:ind w:left="287" w:right="640"/>
        <w:jc w:val="both"/>
      </w:pPr>
      <w:r>
        <w:t>In accepting this CONSULTANT AGREEMENT, CONSULTANT certifies that they are not presently debarred,</w:t>
      </w:r>
      <w:r>
        <w:rPr>
          <w:spacing w:val="-15"/>
        </w:rPr>
        <w:t xml:space="preserve"> </w:t>
      </w:r>
      <w:r>
        <w:t>suspended,</w:t>
      </w:r>
      <w:r>
        <w:rPr>
          <w:spacing w:val="-15"/>
        </w:rPr>
        <w:t xml:space="preserve"> </w:t>
      </w:r>
      <w:r>
        <w:t>proposed</w:t>
      </w:r>
      <w:r>
        <w:rPr>
          <w:spacing w:val="-15"/>
        </w:rPr>
        <w:t xml:space="preserve"> </w:t>
      </w:r>
      <w:r>
        <w:t>for</w:t>
      </w:r>
      <w:r>
        <w:rPr>
          <w:spacing w:val="-15"/>
        </w:rPr>
        <w:t xml:space="preserve"> </w:t>
      </w:r>
      <w:r>
        <w:t>debarment,</w:t>
      </w:r>
      <w:r>
        <w:rPr>
          <w:spacing w:val="-15"/>
        </w:rPr>
        <w:t xml:space="preserve"> </w:t>
      </w:r>
      <w:r>
        <w:t>declared</w:t>
      </w:r>
      <w:r>
        <w:rPr>
          <w:spacing w:val="-15"/>
        </w:rPr>
        <w:t xml:space="preserve"> </w:t>
      </w:r>
      <w:r>
        <w:t>ineligible</w:t>
      </w:r>
      <w:r>
        <w:rPr>
          <w:spacing w:val="-15"/>
        </w:rPr>
        <w:t xml:space="preserve"> </w:t>
      </w:r>
      <w:r>
        <w:t>or</w:t>
      </w:r>
      <w:r>
        <w:rPr>
          <w:spacing w:val="-15"/>
        </w:rPr>
        <w:t xml:space="preserve"> </w:t>
      </w:r>
      <w:r>
        <w:t>voluntarily</w:t>
      </w:r>
      <w:r>
        <w:rPr>
          <w:spacing w:val="-15"/>
        </w:rPr>
        <w:t xml:space="preserve"> </w:t>
      </w:r>
      <w:r>
        <w:t>excluded</w:t>
      </w:r>
      <w:r>
        <w:rPr>
          <w:spacing w:val="-15"/>
        </w:rPr>
        <w:t xml:space="preserve"> </w:t>
      </w:r>
      <w:r>
        <w:t>from</w:t>
      </w:r>
      <w:r>
        <w:rPr>
          <w:spacing w:val="-15"/>
        </w:rPr>
        <w:t xml:space="preserve"> </w:t>
      </w:r>
      <w:r>
        <w:t>participation in this transaction by any federal department or</w:t>
      </w:r>
      <w:r>
        <w:rPr>
          <w:spacing w:val="-3"/>
        </w:rPr>
        <w:t xml:space="preserve"> </w:t>
      </w:r>
      <w:r>
        <w:t>agency, in accordance with 2 CR 200.213 and 2</w:t>
      </w:r>
      <w:r>
        <w:rPr>
          <w:spacing w:val="-2"/>
        </w:rPr>
        <w:t xml:space="preserve"> </w:t>
      </w:r>
      <w:r>
        <w:t>CFR 180. Any change</w:t>
      </w:r>
      <w:r>
        <w:rPr>
          <w:spacing w:val="-1"/>
        </w:rPr>
        <w:t xml:space="preserve"> </w:t>
      </w:r>
      <w:r>
        <w:t>in the</w:t>
      </w:r>
      <w:r>
        <w:rPr>
          <w:spacing w:val="-1"/>
        </w:rPr>
        <w:t xml:space="preserve"> </w:t>
      </w:r>
      <w:r>
        <w:t>debarred or suspended status of CONSULTANT during the</w:t>
      </w:r>
      <w:r>
        <w:rPr>
          <w:spacing w:val="-1"/>
        </w:rPr>
        <w:t xml:space="preserve"> </w:t>
      </w:r>
      <w:r>
        <w:t>life</w:t>
      </w:r>
      <w:r>
        <w:rPr>
          <w:spacing w:val="-1"/>
        </w:rPr>
        <w:t xml:space="preserve"> </w:t>
      </w:r>
      <w:r>
        <w:t>of</w:t>
      </w:r>
      <w:r>
        <w:rPr>
          <w:spacing w:val="-1"/>
        </w:rPr>
        <w:t xml:space="preserve"> </w:t>
      </w:r>
      <w:r>
        <w:t>this agreement must be reported immediately to UNIVERSITY.</w:t>
      </w:r>
    </w:p>
    <w:p w14:paraId="0BFB49F4" w14:textId="77777777" w:rsidR="000637B2" w:rsidRDefault="000637B2">
      <w:pPr>
        <w:pStyle w:val="BodyText"/>
      </w:pPr>
    </w:p>
    <w:p w14:paraId="4250DC86" w14:textId="77777777" w:rsidR="000637B2" w:rsidRDefault="000C2105">
      <w:pPr>
        <w:pStyle w:val="Heading3"/>
        <w:rPr>
          <w:u w:val="none"/>
        </w:rPr>
      </w:pPr>
      <w:bookmarkStart w:id="58" w:name="ARTICLE_XII_-_LIABILITY"/>
      <w:bookmarkEnd w:id="58"/>
      <w:r>
        <w:t>ARTICLE</w:t>
      </w:r>
      <w:r>
        <w:rPr>
          <w:spacing w:val="-4"/>
        </w:rPr>
        <w:t xml:space="preserve"> </w:t>
      </w:r>
      <w:r>
        <w:t>XII</w:t>
      </w:r>
      <w:r>
        <w:rPr>
          <w:spacing w:val="-4"/>
        </w:rPr>
        <w:t xml:space="preserve"> </w:t>
      </w:r>
      <w:r>
        <w:t>-</w:t>
      </w:r>
      <w:r>
        <w:rPr>
          <w:spacing w:val="-2"/>
        </w:rPr>
        <w:t xml:space="preserve"> LIABILITY</w:t>
      </w:r>
    </w:p>
    <w:p w14:paraId="3328D413" w14:textId="77777777" w:rsidR="000637B2" w:rsidRDefault="000637B2">
      <w:pPr>
        <w:pStyle w:val="BodyText"/>
        <w:rPr>
          <w:b/>
        </w:rPr>
      </w:pPr>
    </w:p>
    <w:p w14:paraId="405CBD1C" w14:textId="77777777" w:rsidR="000637B2" w:rsidRDefault="000C2105">
      <w:pPr>
        <w:pStyle w:val="BodyText"/>
        <w:ind w:left="157" w:right="609"/>
        <w:jc w:val="center"/>
      </w:pPr>
      <w:r>
        <w:t>Each</w:t>
      </w:r>
      <w:r>
        <w:rPr>
          <w:spacing w:val="-3"/>
        </w:rPr>
        <w:t xml:space="preserve"> </w:t>
      </w:r>
      <w:r>
        <w:t>party</w:t>
      </w:r>
      <w:r>
        <w:rPr>
          <w:spacing w:val="-3"/>
        </w:rPr>
        <w:t xml:space="preserve"> </w:t>
      </w:r>
      <w:r>
        <w:t>to</w:t>
      </w:r>
      <w:r>
        <w:rPr>
          <w:spacing w:val="-3"/>
        </w:rPr>
        <w:t xml:space="preserve"> </w:t>
      </w:r>
      <w:r>
        <w:t>this</w:t>
      </w:r>
      <w:r>
        <w:rPr>
          <w:spacing w:val="-3"/>
        </w:rPr>
        <w:t xml:space="preserve"> </w:t>
      </w:r>
      <w:r>
        <w:t>CONSULTANT</w:t>
      </w:r>
      <w:r>
        <w:rPr>
          <w:spacing w:val="-4"/>
        </w:rPr>
        <w:t xml:space="preserve"> </w:t>
      </w:r>
      <w:r>
        <w:t>AGREEMENT</w:t>
      </w:r>
      <w:r>
        <w:rPr>
          <w:spacing w:val="-4"/>
        </w:rPr>
        <w:t xml:space="preserve"> </w:t>
      </w:r>
      <w:r>
        <w:t>shall</w:t>
      </w:r>
      <w:r>
        <w:rPr>
          <w:spacing w:val="-3"/>
        </w:rPr>
        <w:t xml:space="preserve"> </w:t>
      </w:r>
      <w:r>
        <w:t>be</w:t>
      </w:r>
      <w:r>
        <w:rPr>
          <w:spacing w:val="-4"/>
        </w:rPr>
        <w:t xml:space="preserve"> </w:t>
      </w:r>
      <w:r>
        <w:t>responsible</w:t>
      </w:r>
      <w:r>
        <w:rPr>
          <w:spacing w:val="-4"/>
        </w:rPr>
        <w:t xml:space="preserve"> </w:t>
      </w:r>
      <w:r>
        <w:t>for</w:t>
      </w:r>
      <w:r>
        <w:rPr>
          <w:spacing w:val="-2"/>
        </w:rPr>
        <w:t xml:space="preserve"> </w:t>
      </w:r>
      <w:r>
        <w:t>its</w:t>
      </w:r>
      <w:r>
        <w:rPr>
          <w:spacing w:val="-3"/>
        </w:rPr>
        <w:t xml:space="preserve"> </w:t>
      </w:r>
      <w:r>
        <w:t>negligent</w:t>
      </w:r>
      <w:r>
        <w:rPr>
          <w:spacing w:val="-3"/>
        </w:rPr>
        <w:t xml:space="preserve"> </w:t>
      </w:r>
      <w:r>
        <w:t>acts</w:t>
      </w:r>
      <w:r>
        <w:rPr>
          <w:spacing w:val="-3"/>
        </w:rPr>
        <w:t xml:space="preserve"> </w:t>
      </w:r>
      <w:r>
        <w:t>or</w:t>
      </w:r>
      <w:r>
        <w:rPr>
          <w:spacing w:val="-4"/>
        </w:rPr>
        <w:t xml:space="preserve"> </w:t>
      </w:r>
      <w:r>
        <w:t>omissions and the negligent acts or omissions of its employees, officers, or directors, to the extent allowed by law."</w:t>
      </w:r>
    </w:p>
    <w:p w14:paraId="40CFBDB4" w14:textId="77777777" w:rsidR="000637B2" w:rsidRDefault="000637B2">
      <w:pPr>
        <w:pStyle w:val="BodyText"/>
      </w:pPr>
    </w:p>
    <w:p w14:paraId="7CAD76C2" w14:textId="77777777" w:rsidR="000637B2" w:rsidRDefault="000C2105">
      <w:pPr>
        <w:pStyle w:val="Heading3"/>
        <w:ind w:left="250"/>
        <w:rPr>
          <w:u w:val="none"/>
        </w:rPr>
      </w:pPr>
      <w:bookmarkStart w:id="59" w:name="ARTICLE_XIII_–_TERMINATION"/>
      <w:bookmarkEnd w:id="59"/>
      <w:r>
        <w:t>ARTICLE</w:t>
      </w:r>
      <w:r>
        <w:rPr>
          <w:spacing w:val="-7"/>
        </w:rPr>
        <w:t xml:space="preserve"> </w:t>
      </w:r>
      <w:r>
        <w:t>XIII</w:t>
      </w:r>
      <w:r>
        <w:rPr>
          <w:spacing w:val="-4"/>
        </w:rPr>
        <w:t xml:space="preserve"> </w:t>
      </w:r>
      <w:r>
        <w:t>–</w:t>
      </w:r>
      <w:r>
        <w:rPr>
          <w:spacing w:val="-1"/>
        </w:rPr>
        <w:t xml:space="preserve"> </w:t>
      </w:r>
      <w:r>
        <w:rPr>
          <w:spacing w:val="-2"/>
        </w:rPr>
        <w:t>TERMINATION</w:t>
      </w:r>
    </w:p>
    <w:p w14:paraId="25B1DE8C" w14:textId="77777777" w:rsidR="000637B2" w:rsidRDefault="000637B2">
      <w:pPr>
        <w:pStyle w:val="BodyText"/>
        <w:rPr>
          <w:b/>
        </w:rPr>
      </w:pPr>
    </w:p>
    <w:p w14:paraId="33B37441" w14:textId="77777777" w:rsidR="000637B2" w:rsidRDefault="000C2105">
      <w:pPr>
        <w:pStyle w:val="BodyText"/>
        <w:ind w:left="287" w:right="638"/>
        <w:jc w:val="both"/>
      </w:pPr>
      <w:r>
        <w:t>Either party may terminate this CONSULTANT AGREEMENT provided the other party receives written notification specifying the terminating party's intent, thirty (30) days prior to the termination date.</w:t>
      </w:r>
      <w:r>
        <w:rPr>
          <w:spacing w:val="40"/>
        </w:rPr>
        <w:t xml:space="preserve"> </w:t>
      </w:r>
      <w:r>
        <w:t>In the event of early termination of this CONSULTANT AGREEMENT, UNIVERSITY shall pay for costs and noncancelable commitments incurred through the date of termination.</w:t>
      </w:r>
      <w:r>
        <w:rPr>
          <w:spacing w:val="40"/>
        </w:rPr>
        <w:t xml:space="preserve"> </w:t>
      </w:r>
      <w:r>
        <w:t>Reimbursement for incurred costs and obligations will not exceed the total estimated consideration and payment as shown in Article V.</w:t>
      </w:r>
    </w:p>
    <w:p w14:paraId="067FC1D3" w14:textId="77777777" w:rsidR="000637B2" w:rsidRDefault="000637B2">
      <w:pPr>
        <w:pStyle w:val="BodyText"/>
      </w:pPr>
    </w:p>
    <w:p w14:paraId="6E3B77D1" w14:textId="77777777" w:rsidR="000637B2" w:rsidRDefault="000C2105">
      <w:pPr>
        <w:pStyle w:val="Heading3"/>
        <w:ind w:left="250"/>
        <w:rPr>
          <w:u w:val="none"/>
        </w:rPr>
      </w:pPr>
      <w:bookmarkStart w:id="60" w:name="ARTICLE_XIV_–_MODIFICATION"/>
      <w:bookmarkEnd w:id="60"/>
      <w:r>
        <w:t>ARTICLE</w:t>
      </w:r>
      <w:r>
        <w:rPr>
          <w:spacing w:val="-4"/>
        </w:rPr>
        <w:t xml:space="preserve"> </w:t>
      </w:r>
      <w:r>
        <w:t>XIV</w:t>
      </w:r>
      <w:r>
        <w:rPr>
          <w:spacing w:val="-4"/>
        </w:rPr>
        <w:t xml:space="preserve"> </w:t>
      </w:r>
      <w:r>
        <w:t>–</w:t>
      </w:r>
      <w:r>
        <w:rPr>
          <w:spacing w:val="-1"/>
        </w:rPr>
        <w:t xml:space="preserve"> </w:t>
      </w:r>
      <w:r>
        <w:rPr>
          <w:spacing w:val="-2"/>
        </w:rPr>
        <w:t>MODIFICATION</w:t>
      </w:r>
    </w:p>
    <w:p w14:paraId="7A7087A8" w14:textId="77777777" w:rsidR="000637B2" w:rsidRDefault="000637B2">
      <w:pPr>
        <w:pStyle w:val="BodyText"/>
        <w:rPr>
          <w:b/>
        </w:rPr>
      </w:pPr>
    </w:p>
    <w:p w14:paraId="4A112640" w14:textId="77777777" w:rsidR="000637B2" w:rsidRDefault="000C2105">
      <w:pPr>
        <w:pStyle w:val="BodyText"/>
        <w:ind w:left="287" w:right="643"/>
        <w:jc w:val="both"/>
      </w:pPr>
      <w:r>
        <w:t>This</w:t>
      </w:r>
      <w:r>
        <w:rPr>
          <w:spacing w:val="-12"/>
        </w:rPr>
        <w:t xml:space="preserve"> </w:t>
      </w:r>
      <w:r>
        <w:t>document</w:t>
      </w:r>
      <w:r>
        <w:rPr>
          <w:spacing w:val="-12"/>
        </w:rPr>
        <w:t xml:space="preserve"> </w:t>
      </w:r>
      <w:r>
        <w:t>and</w:t>
      </w:r>
      <w:r>
        <w:rPr>
          <w:spacing w:val="-12"/>
        </w:rPr>
        <w:t xml:space="preserve"> </w:t>
      </w:r>
      <w:r>
        <w:t>its</w:t>
      </w:r>
      <w:r>
        <w:rPr>
          <w:spacing w:val="-12"/>
        </w:rPr>
        <w:t xml:space="preserve"> </w:t>
      </w:r>
      <w:r>
        <w:t>Appendices</w:t>
      </w:r>
      <w:r>
        <w:rPr>
          <w:spacing w:val="-9"/>
        </w:rPr>
        <w:t xml:space="preserve"> </w:t>
      </w:r>
      <w:r>
        <w:t>constitute</w:t>
      </w:r>
      <w:r>
        <w:rPr>
          <w:spacing w:val="-13"/>
        </w:rPr>
        <w:t xml:space="preserve"> </w:t>
      </w:r>
      <w:r>
        <w:t>the</w:t>
      </w:r>
      <w:r>
        <w:rPr>
          <w:spacing w:val="-13"/>
        </w:rPr>
        <w:t xml:space="preserve"> </w:t>
      </w:r>
      <w:r>
        <w:t>entire</w:t>
      </w:r>
      <w:r>
        <w:rPr>
          <w:spacing w:val="-13"/>
        </w:rPr>
        <w:t xml:space="preserve"> </w:t>
      </w:r>
      <w:r>
        <w:t>agreement</w:t>
      </w:r>
      <w:r>
        <w:rPr>
          <w:spacing w:val="-12"/>
        </w:rPr>
        <w:t xml:space="preserve"> </w:t>
      </w:r>
      <w:r>
        <w:t>between</w:t>
      </w:r>
      <w:r>
        <w:rPr>
          <w:spacing w:val="-10"/>
        </w:rPr>
        <w:t xml:space="preserve"> </w:t>
      </w:r>
      <w:r>
        <w:t>the</w:t>
      </w:r>
      <w:r>
        <w:rPr>
          <w:spacing w:val="-13"/>
        </w:rPr>
        <w:t xml:space="preserve"> </w:t>
      </w:r>
      <w:r>
        <w:t>parties</w:t>
      </w:r>
      <w:r>
        <w:rPr>
          <w:spacing w:val="-12"/>
        </w:rPr>
        <w:t xml:space="preserve"> </w:t>
      </w:r>
      <w:r>
        <w:t>relative</w:t>
      </w:r>
      <w:r>
        <w:rPr>
          <w:spacing w:val="-13"/>
        </w:rPr>
        <w:t xml:space="preserve"> </w:t>
      </w:r>
      <w:r>
        <w:t>to</w:t>
      </w:r>
      <w:r>
        <w:rPr>
          <w:spacing w:val="-12"/>
        </w:rPr>
        <w:t xml:space="preserve"> </w:t>
      </w:r>
      <w:r>
        <w:t>the</w:t>
      </w:r>
      <w:r>
        <w:rPr>
          <w:spacing w:val="-13"/>
        </w:rPr>
        <w:t xml:space="preserve"> </w:t>
      </w:r>
      <w:r>
        <w:t>subject matter.</w:t>
      </w:r>
      <w:r>
        <w:rPr>
          <w:spacing w:val="40"/>
        </w:rPr>
        <w:t xml:space="preserve"> </w:t>
      </w:r>
      <w:r>
        <w:t>Any change to the terms of this agreement shall be valid when the change is made in writing and approved by the authorized representatives of the parties hereto.</w:t>
      </w:r>
    </w:p>
    <w:p w14:paraId="0EF54696" w14:textId="77777777" w:rsidR="000637B2" w:rsidRDefault="000637B2">
      <w:pPr>
        <w:pStyle w:val="BodyText"/>
      </w:pPr>
    </w:p>
    <w:p w14:paraId="72A19A18" w14:textId="77777777" w:rsidR="000637B2" w:rsidRDefault="000C2105">
      <w:pPr>
        <w:pStyle w:val="Heading3"/>
        <w:rPr>
          <w:u w:val="none"/>
        </w:rPr>
      </w:pPr>
      <w:bookmarkStart w:id="61" w:name="ARTICLE_XV_–_COUNTERPARTS"/>
      <w:bookmarkEnd w:id="61"/>
      <w:r>
        <w:t>ARTICLE</w:t>
      </w:r>
      <w:r>
        <w:rPr>
          <w:spacing w:val="-4"/>
        </w:rPr>
        <w:t xml:space="preserve"> </w:t>
      </w:r>
      <w:r>
        <w:t>XV</w:t>
      </w:r>
      <w:r>
        <w:rPr>
          <w:spacing w:val="-4"/>
        </w:rPr>
        <w:t xml:space="preserve"> </w:t>
      </w:r>
      <w:r>
        <w:t>–</w:t>
      </w:r>
      <w:r>
        <w:rPr>
          <w:spacing w:val="-1"/>
        </w:rPr>
        <w:t xml:space="preserve"> </w:t>
      </w:r>
      <w:r>
        <w:rPr>
          <w:spacing w:val="-2"/>
        </w:rPr>
        <w:t>COUNTERPARTS</w:t>
      </w:r>
    </w:p>
    <w:p w14:paraId="3CA16E00" w14:textId="77777777" w:rsidR="000637B2" w:rsidRDefault="000637B2">
      <w:pPr>
        <w:pStyle w:val="BodyText"/>
        <w:rPr>
          <w:b/>
        </w:rPr>
      </w:pPr>
    </w:p>
    <w:p w14:paraId="1805C367" w14:textId="77777777" w:rsidR="000637B2" w:rsidRDefault="000C2105">
      <w:pPr>
        <w:pStyle w:val="BodyText"/>
        <w:spacing w:before="1"/>
        <w:ind w:left="287" w:right="638"/>
        <w:jc w:val="both"/>
      </w:pPr>
      <w:r>
        <w:t>This CONSULTANT AGREEMENT may be executed in one or more counterparts.</w:t>
      </w:r>
      <w:r>
        <w:rPr>
          <w:spacing w:val="40"/>
        </w:rPr>
        <w:t xml:space="preserve"> </w:t>
      </w:r>
      <w:r>
        <w:t>Delivery of an executed counterpart of this CONSULTANT AGREEMENT by facsimile or a .pdf data file or other scanned executed counterpart by email shall be equally as effective as delivery of a manually executed counterpart of this CONSULTANT AGREEMENT.</w:t>
      </w:r>
      <w:r>
        <w:rPr>
          <w:spacing w:val="40"/>
        </w:rPr>
        <w:t xml:space="preserve"> </w:t>
      </w:r>
      <w:r>
        <w:t>Each duplicate and counterpart shall be equally admissible in evidence,</w:t>
      </w:r>
      <w:r>
        <w:rPr>
          <w:spacing w:val="-2"/>
        </w:rPr>
        <w:t xml:space="preserve"> </w:t>
      </w:r>
      <w:r>
        <w:t>and each</w:t>
      </w:r>
      <w:r>
        <w:rPr>
          <w:spacing w:val="-2"/>
        </w:rPr>
        <w:t xml:space="preserve"> </w:t>
      </w:r>
      <w:r>
        <w:t>shall fully bind</w:t>
      </w:r>
      <w:r>
        <w:rPr>
          <w:spacing w:val="-5"/>
        </w:rPr>
        <w:t xml:space="preserve"> </w:t>
      </w:r>
      <w:r>
        <w:t>each party</w:t>
      </w:r>
      <w:r>
        <w:rPr>
          <w:spacing w:val="-2"/>
        </w:rPr>
        <w:t xml:space="preserve"> </w:t>
      </w:r>
      <w:r>
        <w:t>who executed</w:t>
      </w:r>
      <w:r>
        <w:rPr>
          <w:spacing w:val="-2"/>
        </w:rPr>
        <w:t xml:space="preserve"> </w:t>
      </w:r>
      <w:r>
        <w:t>it.</w:t>
      </w:r>
      <w:r>
        <w:rPr>
          <w:spacing w:val="40"/>
        </w:rPr>
        <w:t xml:space="preserve"> </w:t>
      </w:r>
      <w:r>
        <w:t>The parties to</w:t>
      </w:r>
      <w:r>
        <w:rPr>
          <w:spacing w:val="-2"/>
        </w:rPr>
        <w:t xml:space="preserve"> </w:t>
      </w:r>
      <w:r>
        <w:t>this document agree that a copy of the original signature (including an electronic copy) may be used for any and all purposes for which the original signature may be used.</w:t>
      </w:r>
      <w:r>
        <w:rPr>
          <w:spacing w:val="40"/>
        </w:rPr>
        <w:t xml:space="preserve"> </w:t>
      </w:r>
      <w:r>
        <w:t>The parties agree they will have no rights to challenge the use or authenticity of this document based solely on the absence of an original signature.</w:t>
      </w:r>
    </w:p>
    <w:p w14:paraId="3026123F" w14:textId="77777777" w:rsidR="000637B2" w:rsidRDefault="000637B2">
      <w:pPr>
        <w:pStyle w:val="BodyText"/>
        <w:jc w:val="both"/>
        <w:sectPr w:rsidR="000637B2">
          <w:pgSz w:w="12240" w:h="16360"/>
          <w:pgMar w:top="1080" w:right="360" w:bottom="280" w:left="720" w:header="720" w:footer="720" w:gutter="0"/>
          <w:cols w:space="720"/>
        </w:sectPr>
      </w:pPr>
    </w:p>
    <w:p w14:paraId="00532A84" w14:textId="2446C966" w:rsidR="004A606D" w:rsidRDefault="004A606D" w:rsidP="004A606D">
      <w:pPr>
        <w:pStyle w:val="BodyText"/>
        <w:spacing w:before="68"/>
        <w:ind w:right="282"/>
        <w:rPr>
          <w:ins w:id="62" w:author="Morgan Wills" w:date="2026-10-01T11:33:00Z"/>
        </w:rPr>
      </w:pPr>
    </w:p>
    <w:p w14:paraId="4AA90188" w14:textId="50AC9014" w:rsidR="004A606D" w:rsidRDefault="004A606D" w:rsidP="004A606D">
      <w:pPr>
        <w:pStyle w:val="BodyText"/>
        <w:spacing w:before="68"/>
        <w:ind w:right="282"/>
        <w:rPr>
          <w:ins w:id="63" w:author="Morgan Wills" w:date="2026-10-01T11:33:00Z"/>
        </w:rPr>
      </w:pPr>
    </w:p>
    <w:p w14:paraId="072028A9" w14:textId="77C48341" w:rsidR="004A606D" w:rsidRDefault="004A606D" w:rsidP="004A606D">
      <w:pPr>
        <w:pStyle w:val="BodyText"/>
        <w:spacing w:before="68"/>
        <w:ind w:right="282"/>
        <w:rPr>
          <w:ins w:id="64" w:author="Morgan Wills" w:date="2026-10-01T11:33:00Z"/>
        </w:rPr>
      </w:pPr>
    </w:p>
    <w:p w14:paraId="48EC46BB" w14:textId="2B623FFD" w:rsidR="004A606D" w:rsidRDefault="004A606D" w:rsidP="004A606D">
      <w:pPr>
        <w:pStyle w:val="BodyText"/>
        <w:spacing w:before="68"/>
        <w:ind w:right="282"/>
        <w:rPr>
          <w:ins w:id="65" w:author="Morgan Wills" w:date="2026-10-01T11:33:00Z"/>
        </w:rPr>
      </w:pPr>
    </w:p>
    <w:p w14:paraId="733D8E65" w14:textId="1B8CAF75" w:rsidR="004A606D" w:rsidRDefault="004A606D" w:rsidP="004A606D">
      <w:pPr>
        <w:pStyle w:val="BodyText"/>
        <w:spacing w:before="68"/>
        <w:ind w:right="282"/>
        <w:rPr>
          <w:ins w:id="66" w:author="Morgan Wills" w:date="2026-10-01T11:33:00Z"/>
        </w:rPr>
      </w:pPr>
    </w:p>
    <w:p w14:paraId="7F33CB3B" w14:textId="77777777" w:rsidR="004A606D" w:rsidRDefault="004A606D">
      <w:pPr>
        <w:pStyle w:val="BodyText"/>
        <w:spacing w:before="68"/>
        <w:ind w:right="282"/>
        <w:rPr>
          <w:ins w:id="67" w:author="Morgan Wills" w:date="2026-10-01T11:29:00Z"/>
        </w:rPr>
        <w:pPrChange w:id="68" w:author="Morgan Wills" w:date="2026-10-01T11:30:00Z">
          <w:pPr>
            <w:pStyle w:val="BodyText"/>
            <w:spacing w:before="68"/>
            <w:ind w:left="287" w:right="282"/>
          </w:pPr>
        </w:pPrChange>
      </w:pPr>
    </w:p>
    <w:p w14:paraId="3F96CDD5" w14:textId="005963B8" w:rsidR="000637B2" w:rsidRDefault="000C2105">
      <w:pPr>
        <w:pStyle w:val="BodyText"/>
        <w:spacing w:before="68"/>
        <w:ind w:left="287" w:right="282"/>
      </w:pPr>
      <w:r>
        <w:lastRenderedPageBreak/>
        <w:t>In</w:t>
      </w:r>
      <w:r>
        <w:rPr>
          <w:spacing w:val="-2"/>
        </w:rPr>
        <w:t xml:space="preserve"> </w:t>
      </w:r>
      <w:r>
        <w:t>Witness</w:t>
      </w:r>
      <w:r>
        <w:rPr>
          <w:spacing w:val="-5"/>
        </w:rPr>
        <w:t xml:space="preserve"> </w:t>
      </w:r>
      <w:r>
        <w:t>Whereof,</w:t>
      </w:r>
      <w:r>
        <w:rPr>
          <w:spacing w:val="-5"/>
        </w:rPr>
        <w:t xml:space="preserve"> </w:t>
      </w:r>
      <w:r>
        <w:t>the</w:t>
      </w:r>
      <w:r>
        <w:rPr>
          <w:spacing w:val="-3"/>
        </w:rPr>
        <w:t xml:space="preserve"> </w:t>
      </w:r>
      <w:r>
        <w:t>parties</w:t>
      </w:r>
      <w:r>
        <w:rPr>
          <w:spacing w:val="-5"/>
        </w:rPr>
        <w:t xml:space="preserve"> </w:t>
      </w:r>
      <w:r>
        <w:t>hereto</w:t>
      </w:r>
      <w:r>
        <w:rPr>
          <w:spacing w:val="-5"/>
        </w:rPr>
        <w:t xml:space="preserve"> </w:t>
      </w:r>
      <w:r>
        <w:t>have</w:t>
      </w:r>
      <w:r>
        <w:rPr>
          <w:spacing w:val="-6"/>
        </w:rPr>
        <w:t xml:space="preserve"> </w:t>
      </w:r>
      <w:r>
        <w:t>executed</w:t>
      </w:r>
      <w:r>
        <w:rPr>
          <w:spacing w:val="-5"/>
        </w:rPr>
        <w:t xml:space="preserve"> </w:t>
      </w:r>
      <w:r>
        <w:t>this</w:t>
      </w:r>
      <w:r>
        <w:rPr>
          <w:spacing w:val="-5"/>
        </w:rPr>
        <w:t xml:space="preserve"> </w:t>
      </w:r>
      <w:r>
        <w:t>agreement</w:t>
      </w:r>
      <w:r>
        <w:rPr>
          <w:spacing w:val="-4"/>
        </w:rPr>
        <w:t xml:space="preserve"> </w:t>
      </w:r>
      <w:r>
        <w:t>as</w:t>
      </w:r>
      <w:r>
        <w:rPr>
          <w:spacing w:val="-5"/>
        </w:rPr>
        <w:t xml:space="preserve"> </w:t>
      </w:r>
      <w:r>
        <w:t>of</w:t>
      </w:r>
      <w:r>
        <w:rPr>
          <w:spacing w:val="-3"/>
        </w:rPr>
        <w:t xml:space="preserve"> </w:t>
      </w:r>
      <w:r>
        <w:t>the</w:t>
      </w:r>
      <w:r>
        <w:rPr>
          <w:spacing w:val="-6"/>
        </w:rPr>
        <w:t xml:space="preserve"> </w:t>
      </w:r>
      <w:r>
        <w:t>date</w:t>
      </w:r>
      <w:r>
        <w:rPr>
          <w:spacing w:val="-3"/>
        </w:rPr>
        <w:t xml:space="preserve"> </w:t>
      </w:r>
      <w:r>
        <w:t>and</w:t>
      </w:r>
      <w:r>
        <w:rPr>
          <w:spacing w:val="-5"/>
        </w:rPr>
        <w:t xml:space="preserve"> </w:t>
      </w:r>
      <w:r>
        <w:t>year</w:t>
      </w:r>
      <w:r>
        <w:rPr>
          <w:spacing w:val="-6"/>
        </w:rPr>
        <w:t xml:space="preserve"> </w:t>
      </w:r>
      <w:r>
        <w:t>of</w:t>
      </w:r>
      <w:r>
        <w:rPr>
          <w:spacing w:val="-6"/>
        </w:rPr>
        <w:t xml:space="preserve"> </w:t>
      </w:r>
      <w:r>
        <w:t>the</w:t>
      </w:r>
      <w:r>
        <w:rPr>
          <w:spacing w:val="-6"/>
        </w:rPr>
        <w:t xml:space="preserve"> </w:t>
      </w:r>
      <w:r>
        <w:t>last signature below.</w:t>
      </w:r>
    </w:p>
    <w:p w14:paraId="17634125" w14:textId="5755DFBD" w:rsidR="000637B2" w:rsidDel="004A606D" w:rsidRDefault="000637B2">
      <w:pPr>
        <w:pStyle w:val="BodyText"/>
        <w:rPr>
          <w:del w:id="69" w:author="Morgan Wills" w:date="2026-10-01T11:30:00Z"/>
        </w:rPr>
      </w:pPr>
    </w:p>
    <w:p w14:paraId="55C6D6F9" w14:textId="77777777" w:rsidR="000637B2" w:rsidRDefault="000637B2">
      <w:pPr>
        <w:pStyle w:val="BodyText"/>
      </w:pPr>
    </w:p>
    <w:tbl>
      <w:tblPr>
        <w:tblStyle w:val="TableGrid"/>
        <w:tblpPr w:leftFromText="180" w:rightFromText="180" w:vertAnchor="text" w:horzAnchor="margin" w:tblpXSpec="center" w:tblpY="851"/>
        <w:tblW w:w="0" w:type="auto"/>
        <w:tblLook w:val="04A0" w:firstRow="1" w:lastRow="0" w:firstColumn="1" w:lastColumn="0" w:noHBand="0" w:noVBand="1"/>
        <w:tblPrChange w:id="70" w:author="Morgan Wills" w:date="2026-10-01T11:53:00Z">
          <w:tblPr>
            <w:tblStyle w:val="TableGrid"/>
            <w:tblpPr w:leftFromText="180" w:rightFromText="180" w:vertAnchor="text" w:horzAnchor="margin" w:tblpXSpec="center" w:tblpY="-25"/>
            <w:tblW w:w="0" w:type="auto"/>
            <w:tblLook w:val="04A0" w:firstRow="1" w:lastRow="0" w:firstColumn="1" w:lastColumn="0" w:noHBand="0" w:noVBand="1"/>
          </w:tblPr>
        </w:tblPrChange>
      </w:tblPr>
      <w:tblGrid>
        <w:gridCol w:w="4248"/>
        <w:gridCol w:w="1170"/>
        <w:gridCol w:w="4429"/>
        <w:tblGridChange w:id="71">
          <w:tblGrid>
            <w:gridCol w:w="3799"/>
            <w:gridCol w:w="449"/>
            <w:gridCol w:w="541"/>
            <w:gridCol w:w="629"/>
            <w:gridCol w:w="180"/>
            <w:gridCol w:w="4249"/>
          </w:tblGrid>
        </w:tblGridChange>
      </w:tblGrid>
      <w:tr w:rsidR="004A606D" w14:paraId="6824AE4C" w14:textId="77777777" w:rsidTr="000C2105">
        <w:trPr>
          <w:ins w:id="72" w:author="Morgan Wills" w:date="2026-10-01T11:28:00Z"/>
        </w:trPr>
        <w:tc>
          <w:tcPr>
            <w:tcW w:w="4248" w:type="dxa"/>
            <w:tcBorders>
              <w:top w:val="nil"/>
              <w:left w:val="nil"/>
              <w:bottom w:val="nil"/>
              <w:right w:val="nil"/>
            </w:tcBorders>
            <w:tcPrChange w:id="73" w:author="Morgan Wills" w:date="2026-10-01T11:53:00Z">
              <w:tcPr>
                <w:tcW w:w="3799" w:type="dxa"/>
                <w:tcBorders>
                  <w:top w:val="nil"/>
                  <w:left w:val="nil"/>
                  <w:bottom w:val="nil"/>
                  <w:right w:val="nil"/>
                </w:tcBorders>
              </w:tcPr>
            </w:tcPrChange>
          </w:tcPr>
          <w:p w14:paraId="6BF24D9C" w14:textId="77777777" w:rsidR="004A606D" w:rsidRPr="008C7DFE" w:rsidRDefault="004A606D" w:rsidP="004A606D">
            <w:pPr>
              <w:tabs>
                <w:tab w:val="left" w:pos="5697"/>
              </w:tabs>
              <w:rPr>
                <w:ins w:id="74" w:author="Morgan Wills" w:date="2026-10-01T11:28:00Z"/>
                <w:b/>
                <w:color w:val="2A262A"/>
                <w:spacing w:val="-2"/>
                <w:sz w:val="23"/>
              </w:rPr>
            </w:pPr>
            <w:bookmarkStart w:id="75" w:name="_Hlk241742984"/>
          </w:p>
        </w:tc>
        <w:tc>
          <w:tcPr>
            <w:tcW w:w="1170" w:type="dxa"/>
            <w:tcBorders>
              <w:top w:val="nil"/>
              <w:left w:val="nil"/>
              <w:bottom w:val="nil"/>
              <w:right w:val="nil"/>
            </w:tcBorders>
            <w:tcPrChange w:id="76" w:author="Morgan Wills" w:date="2026-10-01T11:53:00Z">
              <w:tcPr>
                <w:tcW w:w="990" w:type="dxa"/>
                <w:gridSpan w:val="2"/>
                <w:tcBorders>
                  <w:top w:val="nil"/>
                  <w:left w:val="nil"/>
                  <w:bottom w:val="nil"/>
                  <w:right w:val="nil"/>
                </w:tcBorders>
              </w:tcPr>
            </w:tcPrChange>
          </w:tcPr>
          <w:p w14:paraId="4998445F" w14:textId="77777777" w:rsidR="004A606D" w:rsidRDefault="004A606D" w:rsidP="004A606D">
            <w:pPr>
              <w:tabs>
                <w:tab w:val="left" w:pos="5697"/>
              </w:tabs>
              <w:rPr>
                <w:ins w:id="77" w:author="Morgan Wills" w:date="2026-10-01T11:28:00Z"/>
                <w:b/>
                <w:color w:val="2A262A"/>
                <w:spacing w:val="-2"/>
                <w:sz w:val="23"/>
              </w:rPr>
            </w:pPr>
          </w:p>
        </w:tc>
        <w:tc>
          <w:tcPr>
            <w:tcW w:w="4429" w:type="dxa"/>
            <w:tcBorders>
              <w:top w:val="nil"/>
              <w:left w:val="nil"/>
              <w:bottom w:val="nil"/>
              <w:right w:val="nil"/>
            </w:tcBorders>
            <w:tcPrChange w:id="78" w:author="Morgan Wills" w:date="2026-10-01T11:53:00Z">
              <w:tcPr>
                <w:tcW w:w="5058" w:type="dxa"/>
                <w:gridSpan w:val="3"/>
                <w:tcBorders>
                  <w:top w:val="nil"/>
                  <w:left w:val="nil"/>
                  <w:bottom w:val="nil"/>
                  <w:right w:val="nil"/>
                </w:tcBorders>
              </w:tcPr>
            </w:tcPrChange>
          </w:tcPr>
          <w:p w14:paraId="7183CB8C" w14:textId="77777777" w:rsidR="004A606D" w:rsidRDefault="004A606D" w:rsidP="004A606D">
            <w:pPr>
              <w:tabs>
                <w:tab w:val="left" w:pos="5697"/>
              </w:tabs>
              <w:rPr>
                <w:ins w:id="79" w:author="Morgan Wills" w:date="2026-10-01T11:28:00Z"/>
                <w:b/>
                <w:color w:val="2A262A"/>
                <w:spacing w:val="-2"/>
                <w:sz w:val="23"/>
              </w:rPr>
            </w:pPr>
          </w:p>
        </w:tc>
      </w:tr>
      <w:tr w:rsidR="004A606D" w14:paraId="2D21313C" w14:textId="77777777" w:rsidTr="000C2105">
        <w:trPr>
          <w:ins w:id="80" w:author="Morgan Wills" w:date="2026-10-01T11:28:00Z"/>
        </w:trPr>
        <w:tc>
          <w:tcPr>
            <w:tcW w:w="4248" w:type="dxa"/>
            <w:tcBorders>
              <w:top w:val="nil"/>
              <w:left w:val="nil"/>
              <w:bottom w:val="nil"/>
              <w:right w:val="nil"/>
            </w:tcBorders>
            <w:tcPrChange w:id="81" w:author="Morgan Wills" w:date="2026-10-01T11:53:00Z">
              <w:tcPr>
                <w:tcW w:w="3799" w:type="dxa"/>
                <w:tcBorders>
                  <w:top w:val="nil"/>
                  <w:left w:val="nil"/>
                  <w:bottom w:val="nil"/>
                  <w:right w:val="nil"/>
                </w:tcBorders>
              </w:tcPr>
            </w:tcPrChange>
          </w:tcPr>
          <w:p w14:paraId="623F7DF0" w14:textId="77777777" w:rsidR="004A606D" w:rsidRDefault="004A606D" w:rsidP="004A606D">
            <w:pPr>
              <w:tabs>
                <w:tab w:val="left" w:pos="5697"/>
              </w:tabs>
              <w:rPr>
                <w:ins w:id="82" w:author="Morgan Wills" w:date="2026-10-01T11:28:00Z"/>
              </w:rPr>
            </w:pPr>
            <w:ins w:id="83" w:author="Morgan Wills" w:date="2026-10-01T11:28:00Z">
              <w:r w:rsidRPr="008C7DFE">
                <w:rPr>
                  <w:b/>
                  <w:color w:val="2A262A"/>
                  <w:spacing w:val="-2"/>
                  <w:sz w:val="23"/>
                </w:rPr>
                <w:t xml:space="preserve">CNAP </w:t>
              </w:r>
              <w:r>
                <w:rPr>
                  <w:b/>
                  <w:color w:val="2A262A"/>
                  <w:spacing w:val="-2"/>
                  <w:sz w:val="23"/>
                </w:rPr>
                <w:t>DIRECTOR</w:t>
              </w:r>
            </w:ins>
          </w:p>
        </w:tc>
        <w:tc>
          <w:tcPr>
            <w:tcW w:w="1170" w:type="dxa"/>
            <w:tcBorders>
              <w:top w:val="nil"/>
              <w:left w:val="nil"/>
              <w:bottom w:val="nil"/>
              <w:right w:val="nil"/>
            </w:tcBorders>
            <w:tcPrChange w:id="84" w:author="Morgan Wills" w:date="2026-10-01T11:53:00Z">
              <w:tcPr>
                <w:tcW w:w="990" w:type="dxa"/>
                <w:gridSpan w:val="2"/>
                <w:tcBorders>
                  <w:top w:val="nil"/>
                  <w:left w:val="nil"/>
                  <w:bottom w:val="nil"/>
                  <w:right w:val="nil"/>
                </w:tcBorders>
              </w:tcPr>
            </w:tcPrChange>
          </w:tcPr>
          <w:p w14:paraId="38CF4258" w14:textId="77777777" w:rsidR="004A606D" w:rsidRDefault="004A606D" w:rsidP="004A606D">
            <w:pPr>
              <w:tabs>
                <w:tab w:val="left" w:pos="5697"/>
              </w:tabs>
              <w:rPr>
                <w:ins w:id="85" w:author="Morgan Wills" w:date="2026-10-01T11:28:00Z"/>
                <w:b/>
                <w:color w:val="2A262A"/>
                <w:spacing w:val="-2"/>
                <w:sz w:val="23"/>
              </w:rPr>
            </w:pPr>
          </w:p>
        </w:tc>
        <w:tc>
          <w:tcPr>
            <w:tcW w:w="4429" w:type="dxa"/>
            <w:tcBorders>
              <w:top w:val="nil"/>
              <w:left w:val="nil"/>
              <w:bottom w:val="nil"/>
              <w:right w:val="nil"/>
            </w:tcBorders>
            <w:tcPrChange w:id="86" w:author="Morgan Wills" w:date="2026-10-01T11:53:00Z">
              <w:tcPr>
                <w:tcW w:w="5058" w:type="dxa"/>
                <w:gridSpan w:val="3"/>
                <w:tcBorders>
                  <w:top w:val="nil"/>
                  <w:left w:val="nil"/>
                  <w:bottom w:val="nil"/>
                  <w:right w:val="nil"/>
                </w:tcBorders>
              </w:tcPr>
            </w:tcPrChange>
          </w:tcPr>
          <w:p w14:paraId="023101DD" w14:textId="77777777" w:rsidR="004A606D" w:rsidRPr="008C7DFE" w:rsidRDefault="004A606D" w:rsidP="004A606D">
            <w:pPr>
              <w:tabs>
                <w:tab w:val="left" w:pos="5697"/>
              </w:tabs>
              <w:rPr>
                <w:ins w:id="87" w:author="Morgan Wills" w:date="2026-10-01T11:28:00Z"/>
                <w:b/>
                <w:sz w:val="23"/>
              </w:rPr>
            </w:pPr>
            <w:ins w:id="88" w:author="Morgan Wills" w:date="2026-10-01T11:28:00Z">
              <w:r>
                <w:rPr>
                  <w:b/>
                  <w:color w:val="2A262A"/>
                  <w:spacing w:val="-2"/>
                  <w:sz w:val="23"/>
                </w:rPr>
                <w:t>CONSULTANT</w:t>
              </w:r>
            </w:ins>
          </w:p>
        </w:tc>
      </w:tr>
      <w:tr w:rsidR="000C2105" w14:paraId="6D4B9060" w14:textId="77777777" w:rsidTr="000C2105">
        <w:trPr>
          <w:trHeight w:val="994"/>
          <w:ins w:id="89" w:author="Morgan Wills" w:date="2026-10-01T11:28:00Z"/>
          <w:trPrChange w:id="90" w:author="Morgan Wills" w:date="2026-10-01T11:53:00Z">
            <w:trPr>
              <w:trHeight w:val="994"/>
            </w:trPr>
          </w:trPrChange>
        </w:trPr>
        <w:tc>
          <w:tcPr>
            <w:tcW w:w="4248" w:type="dxa"/>
            <w:tcBorders>
              <w:top w:val="nil"/>
              <w:left w:val="nil"/>
              <w:bottom w:val="single" w:sz="4" w:space="0" w:color="auto"/>
              <w:right w:val="nil"/>
            </w:tcBorders>
            <w:tcPrChange w:id="91" w:author="Morgan Wills" w:date="2026-10-01T11:53:00Z">
              <w:tcPr>
                <w:tcW w:w="4248" w:type="dxa"/>
                <w:gridSpan w:val="2"/>
                <w:tcBorders>
                  <w:top w:val="nil"/>
                  <w:left w:val="nil"/>
                  <w:bottom w:val="single" w:sz="4" w:space="0" w:color="auto"/>
                  <w:right w:val="nil"/>
                </w:tcBorders>
              </w:tcPr>
            </w:tcPrChange>
          </w:tcPr>
          <w:p w14:paraId="6D6A9C3E" w14:textId="77777777" w:rsidR="004A606D" w:rsidRDefault="004A606D" w:rsidP="004A606D">
            <w:pPr>
              <w:pStyle w:val="Heading2"/>
              <w:ind w:left="0"/>
              <w:rPr>
                <w:ins w:id="92" w:author="Morgan Wills" w:date="2026-10-01T11:28:00Z"/>
              </w:rPr>
            </w:pPr>
          </w:p>
        </w:tc>
        <w:tc>
          <w:tcPr>
            <w:tcW w:w="1170" w:type="dxa"/>
            <w:tcBorders>
              <w:top w:val="nil"/>
              <w:left w:val="nil"/>
              <w:bottom w:val="nil"/>
              <w:right w:val="nil"/>
            </w:tcBorders>
            <w:tcPrChange w:id="93" w:author="Morgan Wills" w:date="2026-10-01T11:53:00Z">
              <w:tcPr>
                <w:tcW w:w="1350" w:type="dxa"/>
                <w:gridSpan w:val="3"/>
                <w:tcBorders>
                  <w:top w:val="nil"/>
                  <w:left w:val="nil"/>
                  <w:bottom w:val="nil"/>
                  <w:right w:val="nil"/>
                </w:tcBorders>
              </w:tcPr>
            </w:tcPrChange>
          </w:tcPr>
          <w:p w14:paraId="2DF8F860" w14:textId="77777777" w:rsidR="004A606D" w:rsidRDefault="004A606D" w:rsidP="004A606D">
            <w:pPr>
              <w:pStyle w:val="Heading2"/>
              <w:ind w:left="0"/>
              <w:rPr>
                <w:ins w:id="94" w:author="Morgan Wills" w:date="2026-10-01T11:28:00Z"/>
              </w:rPr>
            </w:pPr>
          </w:p>
        </w:tc>
        <w:tc>
          <w:tcPr>
            <w:tcW w:w="4429" w:type="dxa"/>
            <w:tcBorders>
              <w:top w:val="nil"/>
              <w:left w:val="nil"/>
              <w:bottom w:val="single" w:sz="4" w:space="0" w:color="auto"/>
            </w:tcBorders>
            <w:tcPrChange w:id="95" w:author="Morgan Wills" w:date="2026-10-01T11:53:00Z">
              <w:tcPr>
                <w:tcW w:w="4249" w:type="dxa"/>
                <w:tcBorders>
                  <w:top w:val="nil"/>
                  <w:left w:val="nil"/>
                  <w:bottom w:val="single" w:sz="4" w:space="0" w:color="auto"/>
                </w:tcBorders>
              </w:tcPr>
            </w:tcPrChange>
          </w:tcPr>
          <w:p w14:paraId="435D4C79" w14:textId="77777777" w:rsidR="004A606D" w:rsidRDefault="004A606D" w:rsidP="004A606D">
            <w:pPr>
              <w:pStyle w:val="Heading2"/>
              <w:ind w:left="0"/>
              <w:rPr>
                <w:ins w:id="96" w:author="Morgan Wills" w:date="2026-10-01T11:28:00Z"/>
              </w:rPr>
            </w:pPr>
          </w:p>
        </w:tc>
      </w:tr>
      <w:tr w:rsidR="004A606D" w14:paraId="1E24031E" w14:textId="77777777" w:rsidTr="000C2105">
        <w:trPr>
          <w:ins w:id="97" w:author="Morgan Wills" w:date="2026-10-01T11:28:00Z"/>
        </w:trPr>
        <w:tc>
          <w:tcPr>
            <w:tcW w:w="4248" w:type="dxa"/>
            <w:tcBorders>
              <w:left w:val="nil"/>
              <w:bottom w:val="nil"/>
              <w:right w:val="nil"/>
            </w:tcBorders>
            <w:tcPrChange w:id="98" w:author="Morgan Wills" w:date="2026-10-01T11:53:00Z">
              <w:tcPr>
                <w:tcW w:w="3799" w:type="dxa"/>
                <w:tcBorders>
                  <w:left w:val="nil"/>
                  <w:bottom w:val="nil"/>
                  <w:right w:val="nil"/>
                </w:tcBorders>
              </w:tcPr>
            </w:tcPrChange>
          </w:tcPr>
          <w:p w14:paraId="06EEAB97" w14:textId="77777777" w:rsidR="004A606D" w:rsidRDefault="004A606D" w:rsidP="004A606D">
            <w:pPr>
              <w:spacing w:line="249" w:lineRule="auto"/>
              <w:ind w:right="38"/>
              <w:rPr>
                <w:ins w:id="99" w:author="Morgan Wills" w:date="2026-10-01T11:28:00Z"/>
                <w:color w:val="2A262A"/>
                <w:w w:val="105"/>
                <w:sz w:val="23"/>
              </w:rPr>
            </w:pPr>
            <w:ins w:id="100" w:author="Morgan Wills" w:date="2026-10-01T11:28:00Z">
              <w:r>
                <w:rPr>
                  <w:color w:val="2A262A"/>
                  <w:w w:val="105"/>
                  <w:sz w:val="23"/>
                </w:rPr>
                <w:t xml:space="preserve">Dr. Heather Bailey </w:t>
              </w:r>
            </w:ins>
          </w:p>
          <w:p w14:paraId="0D3964F3" w14:textId="77777777" w:rsidR="004A606D" w:rsidRDefault="004A606D" w:rsidP="004A606D">
            <w:pPr>
              <w:spacing w:line="249" w:lineRule="auto"/>
              <w:ind w:right="38"/>
              <w:rPr>
                <w:ins w:id="101" w:author="Morgan Wills" w:date="2026-10-01T11:28:00Z"/>
              </w:rPr>
            </w:pPr>
            <w:ins w:id="102" w:author="Morgan Wills" w:date="2026-10-01T11:28:00Z">
              <w:r>
                <w:rPr>
                  <w:color w:val="2A262A"/>
                  <w:spacing w:val="-2"/>
                  <w:w w:val="105"/>
                  <w:sz w:val="23"/>
                </w:rPr>
                <w:t>Director</w:t>
              </w:r>
              <w:r>
                <w:rPr>
                  <w:color w:val="2A262A"/>
                  <w:spacing w:val="-10"/>
                  <w:w w:val="105"/>
                  <w:sz w:val="23"/>
                </w:rPr>
                <w:t xml:space="preserve"> </w:t>
              </w:r>
              <w:r>
                <w:rPr>
                  <w:color w:val="2A262A"/>
                  <w:spacing w:val="-2"/>
                  <w:w w:val="105"/>
                  <w:sz w:val="23"/>
                </w:rPr>
                <w:t>of</w:t>
              </w:r>
              <w:r>
                <w:rPr>
                  <w:color w:val="2A262A"/>
                  <w:spacing w:val="-14"/>
                  <w:w w:val="105"/>
                  <w:sz w:val="23"/>
                </w:rPr>
                <w:t xml:space="preserve"> </w:t>
              </w:r>
              <w:r>
                <w:rPr>
                  <w:color w:val="2A262A"/>
                  <w:spacing w:val="-2"/>
                  <w:w w:val="105"/>
                  <w:sz w:val="23"/>
                </w:rPr>
                <w:t>CNAP</w:t>
              </w:r>
              <w:r>
                <w:rPr>
                  <w:color w:val="2A262A"/>
                  <w:spacing w:val="-6"/>
                  <w:w w:val="105"/>
                  <w:sz w:val="23"/>
                </w:rPr>
                <w:t xml:space="preserve"> </w:t>
              </w:r>
              <w:r>
                <w:rPr>
                  <w:color w:val="2A262A"/>
                  <w:spacing w:val="-2"/>
                  <w:w w:val="105"/>
                  <w:sz w:val="23"/>
                </w:rPr>
                <w:t>Center</w:t>
              </w:r>
            </w:ins>
          </w:p>
        </w:tc>
        <w:tc>
          <w:tcPr>
            <w:tcW w:w="1170" w:type="dxa"/>
            <w:tcBorders>
              <w:top w:val="nil"/>
              <w:left w:val="nil"/>
              <w:bottom w:val="nil"/>
              <w:right w:val="nil"/>
            </w:tcBorders>
            <w:tcPrChange w:id="103" w:author="Morgan Wills" w:date="2026-10-01T11:53:00Z">
              <w:tcPr>
                <w:tcW w:w="990" w:type="dxa"/>
                <w:gridSpan w:val="2"/>
                <w:tcBorders>
                  <w:top w:val="nil"/>
                  <w:left w:val="nil"/>
                  <w:bottom w:val="nil"/>
                  <w:right w:val="nil"/>
                </w:tcBorders>
              </w:tcPr>
            </w:tcPrChange>
          </w:tcPr>
          <w:p w14:paraId="6DE26E61" w14:textId="77777777" w:rsidR="004A606D" w:rsidRDefault="004A606D" w:rsidP="004A606D">
            <w:pPr>
              <w:rPr>
                <w:ins w:id="104" w:author="Morgan Wills" w:date="2026-10-01T11:28:00Z"/>
                <w:color w:val="2A262A"/>
                <w:sz w:val="23"/>
              </w:rPr>
            </w:pPr>
          </w:p>
        </w:tc>
        <w:tc>
          <w:tcPr>
            <w:tcW w:w="4429" w:type="dxa"/>
            <w:tcBorders>
              <w:left w:val="nil"/>
              <w:bottom w:val="nil"/>
            </w:tcBorders>
            <w:tcPrChange w:id="105" w:author="Morgan Wills" w:date="2026-10-01T11:53:00Z">
              <w:tcPr>
                <w:tcW w:w="5058" w:type="dxa"/>
                <w:gridSpan w:val="3"/>
                <w:tcBorders>
                  <w:left w:val="nil"/>
                  <w:bottom w:val="nil"/>
                </w:tcBorders>
              </w:tcPr>
            </w:tcPrChange>
          </w:tcPr>
          <w:p w14:paraId="2797C996" w14:textId="77777777" w:rsidR="004A606D" w:rsidRDefault="004A606D" w:rsidP="004A606D">
            <w:pPr>
              <w:pStyle w:val="BodyText"/>
              <w:tabs>
                <w:tab w:val="left" w:pos="5759"/>
              </w:tabs>
              <w:rPr>
                <w:ins w:id="106" w:author="Morgan Wills" w:date="2026-10-01T11:28:00Z"/>
              </w:rPr>
            </w:pPr>
            <w:ins w:id="107" w:author="Morgan Wills" w:date="2026-10-01T11:28:00Z">
              <w:r>
                <w:rPr>
                  <w:sz w:val="22"/>
                </w:rPr>
                <w:t>Dr.</w:t>
              </w:r>
              <w:r>
                <w:rPr>
                  <w:spacing w:val="-8"/>
                  <w:sz w:val="22"/>
                </w:rPr>
                <w:t xml:space="preserve"> </w:t>
              </w:r>
              <w:r>
                <w:rPr>
                  <w:sz w:val="22"/>
                </w:rPr>
                <w:t>Mohammed</w:t>
              </w:r>
              <w:r>
                <w:rPr>
                  <w:spacing w:val="-7"/>
                  <w:sz w:val="22"/>
                </w:rPr>
                <w:t xml:space="preserve"> </w:t>
              </w:r>
              <w:r>
                <w:rPr>
                  <w:spacing w:val="-4"/>
                  <w:sz w:val="22"/>
                </w:rPr>
                <w:t>Milad</w:t>
              </w:r>
              <w:r>
                <w:t xml:space="preserve"> </w:t>
              </w:r>
            </w:ins>
          </w:p>
          <w:p w14:paraId="0C39BD68" w14:textId="051D4781" w:rsidR="004A606D" w:rsidRDefault="004A606D">
            <w:pPr>
              <w:pStyle w:val="BodyText"/>
              <w:tabs>
                <w:tab w:val="left" w:pos="5759"/>
              </w:tabs>
              <w:rPr>
                <w:ins w:id="108" w:author="Morgan Wills" w:date="2026-10-01T11:28:00Z"/>
              </w:rPr>
              <w:pPrChange w:id="109" w:author="Morgan Wills" w:date="2026-10-01T11:28:00Z">
                <w:pPr>
                  <w:framePr w:hSpace="180" w:wrap="around" w:vAnchor="text" w:hAnchor="margin" w:xAlign="center" w:y="-25"/>
                  <w:spacing w:before="5"/>
                </w:pPr>
              </w:pPrChange>
            </w:pPr>
            <w:ins w:id="110" w:author="Morgan Wills" w:date="2026-10-01T11:28:00Z">
              <w:r>
                <w:t>Research</w:t>
              </w:r>
              <w:r>
                <w:rPr>
                  <w:spacing w:val="-10"/>
                </w:rPr>
                <w:t xml:space="preserve"> </w:t>
              </w:r>
              <w:r>
                <w:t>Project</w:t>
              </w:r>
              <w:r>
                <w:rPr>
                  <w:spacing w:val="-5"/>
                </w:rPr>
                <w:t xml:space="preserve"> </w:t>
              </w:r>
              <w:r>
                <w:rPr>
                  <w:spacing w:val="-2"/>
                </w:rPr>
                <w:t>Mentor</w:t>
              </w:r>
            </w:ins>
          </w:p>
        </w:tc>
      </w:tr>
      <w:tr w:rsidR="004A606D" w14:paraId="1EC2EEAF" w14:textId="77777777" w:rsidTr="000C2105">
        <w:trPr>
          <w:trHeight w:val="486"/>
          <w:ins w:id="111" w:author="Morgan Wills" w:date="2026-10-01T11:28:00Z"/>
          <w:trPrChange w:id="112" w:author="Morgan Wills" w:date="2026-10-01T11:53:00Z">
            <w:trPr>
              <w:trHeight w:val="486"/>
            </w:trPr>
          </w:trPrChange>
        </w:trPr>
        <w:tc>
          <w:tcPr>
            <w:tcW w:w="4248" w:type="dxa"/>
            <w:tcBorders>
              <w:top w:val="nil"/>
              <w:left w:val="nil"/>
              <w:bottom w:val="single" w:sz="4" w:space="0" w:color="auto"/>
              <w:right w:val="nil"/>
            </w:tcBorders>
            <w:tcPrChange w:id="113" w:author="Morgan Wills" w:date="2026-10-01T11:53:00Z">
              <w:tcPr>
                <w:tcW w:w="3799" w:type="dxa"/>
                <w:tcBorders>
                  <w:top w:val="nil"/>
                  <w:left w:val="nil"/>
                  <w:bottom w:val="single" w:sz="4" w:space="0" w:color="auto"/>
                  <w:right w:val="nil"/>
                </w:tcBorders>
              </w:tcPr>
            </w:tcPrChange>
          </w:tcPr>
          <w:p w14:paraId="6698628C" w14:textId="77777777" w:rsidR="004A606D" w:rsidRDefault="004A606D" w:rsidP="004A606D">
            <w:pPr>
              <w:spacing w:line="249" w:lineRule="auto"/>
              <w:ind w:right="38"/>
              <w:rPr>
                <w:ins w:id="114" w:author="Morgan Wills" w:date="2026-10-01T11:28:00Z"/>
                <w:color w:val="2A262A"/>
                <w:w w:val="105"/>
                <w:sz w:val="23"/>
              </w:rPr>
            </w:pPr>
          </w:p>
        </w:tc>
        <w:tc>
          <w:tcPr>
            <w:tcW w:w="1170" w:type="dxa"/>
            <w:tcBorders>
              <w:top w:val="nil"/>
              <w:left w:val="nil"/>
              <w:bottom w:val="nil"/>
              <w:right w:val="nil"/>
            </w:tcBorders>
            <w:tcPrChange w:id="115" w:author="Morgan Wills" w:date="2026-10-01T11:53:00Z">
              <w:tcPr>
                <w:tcW w:w="990" w:type="dxa"/>
                <w:gridSpan w:val="2"/>
                <w:tcBorders>
                  <w:top w:val="nil"/>
                  <w:left w:val="nil"/>
                  <w:bottom w:val="nil"/>
                  <w:right w:val="nil"/>
                </w:tcBorders>
              </w:tcPr>
            </w:tcPrChange>
          </w:tcPr>
          <w:p w14:paraId="7F098E17" w14:textId="77777777" w:rsidR="004A606D" w:rsidRDefault="004A606D" w:rsidP="004A606D">
            <w:pPr>
              <w:rPr>
                <w:ins w:id="116" w:author="Morgan Wills" w:date="2026-10-01T11:28:00Z"/>
                <w:color w:val="2A262A"/>
                <w:sz w:val="23"/>
              </w:rPr>
            </w:pPr>
          </w:p>
        </w:tc>
        <w:tc>
          <w:tcPr>
            <w:tcW w:w="4429" w:type="dxa"/>
            <w:tcBorders>
              <w:top w:val="nil"/>
              <w:left w:val="nil"/>
              <w:bottom w:val="single" w:sz="4" w:space="0" w:color="auto"/>
            </w:tcBorders>
            <w:tcPrChange w:id="117" w:author="Morgan Wills" w:date="2026-10-01T11:53:00Z">
              <w:tcPr>
                <w:tcW w:w="5058" w:type="dxa"/>
                <w:gridSpan w:val="3"/>
                <w:tcBorders>
                  <w:top w:val="nil"/>
                  <w:left w:val="nil"/>
                  <w:bottom w:val="single" w:sz="4" w:space="0" w:color="auto"/>
                </w:tcBorders>
              </w:tcPr>
            </w:tcPrChange>
          </w:tcPr>
          <w:p w14:paraId="2C9D0483" w14:textId="77777777" w:rsidR="004A606D" w:rsidRDefault="004A606D" w:rsidP="004A606D">
            <w:pPr>
              <w:rPr>
                <w:ins w:id="118" w:author="Morgan Wills" w:date="2026-10-01T11:28:00Z"/>
                <w:color w:val="2A262A"/>
                <w:sz w:val="23"/>
              </w:rPr>
            </w:pPr>
          </w:p>
        </w:tc>
      </w:tr>
      <w:tr w:rsidR="004A606D" w14:paraId="5E469FD0" w14:textId="77777777" w:rsidTr="000C2105">
        <w:trPr>
          <w:ins w:id="119" w:author="Morgan Wills" w:date="2026-10-01T11:28:00Z"/>
        </w:trPr>
        <w:tc>
          <w:tcPr>
            <w:tcW w:w="4248" w:type="dxa"/>
            <w:tcBorders>
              <w:left w:val="nil"/>
              <w:bottom w:val="nil"/>
              <w:right w:val="nil"/>
            </w:tcBorders>
            <w:tcPrChange w:id="120" w:author="Morgan Wills" w:date="2026-10-01T11:53:00Z">
              <w:tcPr>
                <w:tcW w:w="3799" w:type="dxa"/>
                <w:tcBorders>
                  <w:left w:val="nil"/>
                  <w:bottom w:val="nil"/>
                  <w:right w:val="nil"/>
                </w:tcBorders>
              </w:tcPr>
            </w:tcPrChange>
          </w:tcPr>
          <w:p w14:paraId="374B61ED" w14:textId="77777777" w:rsidR="004A606D" w:rsidRDefault="004A606D" w:rsidP="004A606D">
            <w:pPr>
              <w:spacing w:before="13"/>
              <w:rPr>
                <w:ins w:id="121" w:author="Morgan Wills" w:date="2026-10-01T11:28:00Z"/>
                <w:color w:val="2A262A"/>
                <w:w w:val="105"/>
                <w:sz w:val="23"/>
              </w:rPr>
            </w:pPr>
            <w:ins w:id="122" w:author="Morgan Wills" w:date="2026-10-01T11:28:00Z">
              <w:r>
                <w:rPr>
                  <w:color w:val="2A262A"/>
                  <w:spacing w:val="-4"/>
                  <w:sz w:val="23"/>
                </w:rPr>
                <w:t>Date</w:t>
              </w:r>
            </w:ins>
          </w:p>
        </w:tc>
        <w:tc>
          <w:tcPr>
            <w:tcW w:w="1170" w:type="dxa"/>
            <w:tcBorders>
              <w:top w:val="nil"/>
              <w:left w:val="nil"/>
              <w:bottom w:val="nil"/>
              <w:right w:val="nil"/>
            </w:tcBorders>
            <w:tcPrChange w:id="123" w:author="Morgan Wills" w:date="2026-10-01T11:53:00Z">
              <w:tcPr>
                <w:tcW w:w="990" w:type="dxa"/>
                <w:gridSpan w:val="2"/>
                <w:tcBorders>
                  <w:top w:val="nil"/>
                  <w:left w:val="nil"/>
                  <w:bottom w:val="nil"/>
                  <w:right w:val="nil"/>
                </w:tcBorders>
              </w:tcPr>
            </w:tcPrChange>
          </w:tcPr>
          <w:p w14:paraId="61F89D55" w14:textId="77777777" w:rsidR="004A606D" w:rsidRDefault="004A606D" w:rsidP="004A606D">
            <w:pPr>
              <w:spacing w:before="13"/>
              <w:rPr>
                <w:ins w:id="124" w:author="Morgan Wills" w:date="2026-10-01T11:28:00Z"/>
                <w:color w:val="2A262A"/>
                <w:spacing w:val="-4"/>
                <w:sz w:val="23"/>
              </w:rPr>
            </w:pPr>
          </w:p>
        </w:tc>
        <w:tc>
          <w:tcPr>
            <w:tcW w:w="4429" w:type="dxa"/>
            <w:tcBorders>
              <w:left w:val="nil"/>
              <w:bottom w:val="nil"/>
            </w:tcBorders>
            <w:tcPrChange w:id="125" w:author="Morgan Wills" w:date="2026-10-01T11:53:00Z">
              <w:tcPr>
                <w:tcW w:w="5058" w:type="dxa"/>
                <w:gridSpan w:val="3"/>
                <w:tcBorders>
                  <w:left w:val="nil"/>
                  <w:bottom w:val="nil"/>
                </w:tcBorders>
              </w:tcPr>
            </w:tcPrChange>
          </w:tcPr>
          <w:p w14:paraId="19B8B6B9" w14:textId="77777777" w:rsidR="004A606D" w:rsidRPr="008C7DFE" w:rsidRDefault="004A606D" w:rsidP="004A606D">
            <w:pPr>
              <w:spacing w:before="13"/>
              <w:rPr>
                <w:ins w:id="126" w:author="Morgan Wills" w:date="2026-10-01T11:28:00Z"/>
                <w:sz w:val="23"/>
              </w:rPr>
            </w:pPr>
            <w:ins w:id="127" w:author="Morgan Wills" w:date="2026-10-01T11:28:00Z">
              <w:r>
                <w:rPr>
                  <w:color w:val="2A262A"/>
                  <w:spacing w:val="-4"/>
                  <w:sz w:val="23"/>
                </w:rPr>
                <w:t>Date</w:t>
              </w:r>
            </w:ins>
          </w:p>
        </w:tc>
      </w:tr>
      <w:tr w:rsidR="004A606D" w14:paraId="5C452EA0" w14:textId="77777777" w:rsidTr="0023759C">
        <w:trPr>
          <w:ins w:id="128" w:author="Morgan Wills" w:date="2026-10-01T11:28:00Z"/>
        </w:trPr>
        <w:tc>
          <w:tcPr>
            <w:tcW w:w="4248" w:type="dxa"/>
            <w:tcBorders>
              <w:top w:val="nil"/>
              <w:left w:val="nil"/>
              <w:bottom w:val="nil"/>
              <w:right w:val="nil"/>
            </w:tcBorders>
            <w:tcPrChange w:id="129" w:author="Morgan Wills" w:date="2026-10-06T16:35:00Z">
              <w:tcPr>
                <w:tcW w:w="3799" w:type="dxa"/>
                <w:tcBorders>
                  <w:top w:val="nil"/>
                  <w:left w:val="nil"/>
                  <w:bottom w:val="nil"/>
                  <w:right w:val="nil"/>
                </w:tcBorders>
              </w:tcPr>
            </w:tcPrChange>
          </w:tcPr>
          <w:p w14:paraId="566DC8C6" w14:textId="77777777" w:rsidR="004A606D" w:rsidRDefault="004A606D" w:rsidP="004A606D">
            <w:pPr>
              <w:spacing w:before="13"/>
              <w:rPr>
                <w:ins w:id="130" w:author="Morgan Wills" w:date="2026-10-01T11:28:00Z"/>
                <w:color w:val="2A262A"/>
                <w:spacing w:val="-4"/>
                <w:sz w:val="23"/>
              </w:rPr>
            </w:pPr>
          </w:p>
        </w:tc>
        <w:tc>
          <w:tcPr>
            <w:tcW w:w="1170" w:type="dxa"/>
            <w:tcBorders>
              <w:top w:val="nil"/>
              <w:left w:val="nil"/>
              <w:bottom w:val="nil"/>
              <w:right w:val="nil"/>
            </w:tcBorders>
            <w:tcPrChange w:id="131" w:author="Morgan Wills" w:date="2026-10-06T16:35:00Z">
              <w:tcPr>
                <w:tcW w:w="990" w:type="dxa"/>
                <w:gridSpan w:val="2"/>
                <w:tcBorders>
                  <w:top w:val="nil"/>
                  <w:left w:val="nil"/>
                  <w:bottom w:val="nil"/>
                  <w:right w:val="nil"/>
                </w:tcBorders>
              </w:tcPr>
            </w:tcPrChange>
          </w:tcPr>
          <w:p w14:paraId="4CBC4871" w14:textId="77777777" w:rsidR="004A606D" w:rsidRDefault="004A606D" w:rsidP="004A606D">
            <w:pPr>
              <w:spacing w:before="13"/>
              <w:rPr>
                <w:ins w:id="132" w:author="Morgan Wills" w:date="2026-10-01T11:28:00Z"/>
                <w:color w:val="2A262A"/>
                <w:spacing w:val="-4"/>
                <w:sz w:val="23"/>
              </w:rPr>
            </w:pPr>
          </w:p>
        </w:tc>
        <w:tc>
          <w:tcPr>
            <w:tcW w:w="4429" w:type="dxa"/>
            <w:tcBorders>
              <w:top w:val="nil"/>
              <w:left w:val="nil"/>
              <w:bottom w:val="single" w:sz="4" w:space="0" w:color="auto"/>
            </w:tcBorders>
            <w:tcPrChange w:id="133" w:author="Morgan Wills" w:date="2026-10-06T16:35:00Z">
              <w:tcPr>
                <w:tcW w:w="5058" w:type="dxa"/>
                <w:gridSpan w:val="3"/>
                <w:tcBorders>
                  <w:top w:val="nil"/>
                  <w:left w:val="nil"/>
                  <w:bottom w:val="nil"/>
                </w:tcBorders>
              </w:tcPr>
            </w:tcPrChange>
          </w:tcPr>
          <w:p w14:paraId="6E340232" w14:textId="77777777" w:rsidR="004A606D" w:rsidRDefault="004A606D" w:rsidP="004A606D">
            <w:pPr>
              <w:spacing w:before="13"/>
              <w:rPr>
                <w:ins w:id="134" w:author="Morgan Wills" w:date="2026-10-01T11:28:00Z"/>
                <w:color w:val="2A262A"/>
                <w:spacing w:val="-4"/>
                <w:sz w:val="23"/>
              </w:rPr>
            </w:pPr>
          </w:p>
        </w:tc>
      </w:tr>
      <w:tr w:rsidR="004A606D" w14:paraId="7EE417AB" w14:textId="77777777" w:rsidTr="0023759C">
        <w:trPr>
          <w:trHeight w:val="549"/>
          <w:ins w:id="135" w:author="Morgan Wills" w:date="2026-10-01T11:28:00Z"/>
          <w:trPrChange w:id="136" w:author="Morgan Wills" w:date="2026-10-06T16:35:00Z">
            <w:trPr>
              <w:trHeight w:val="549"/>
            </w:trPr>
          </w:trPrChange>
        </w:trPr>
        <w:tc>
          <w:tcPr>
            <w:tcW w:w="4248" w:type="dxa"/>
            <w:tcBorders>
              <w:top w:val="nil"/>
              <w:left w:val="nil"/>
              <w:bottom w:val="nil"/>
              <w:right w:val="nil"/>
            </w:tcBorders>
            <w:vAlign w:val="bottom"/>
            <w:tcPrChange w:id="137" w:author="Morgan Wills" w:date="2026-10-06T16:35:00Z">
              <w:tcPr>
                <w:tcW w:w="3799" w:type="dxa"/>
                <w:tcBorders>
                  <w:top w:val="nil"/>
                  <w:left w:val="nil"/>
                  <w:bottom w:val="nil"/>
                  <w:right w:val="nil"/>
                </w:tcBorders>
                <w:vAlign w:val="bottom"/>
              </w:tcPr>
            </w:tcPrChange>
          </w:tcPr>
          <w:p w14:paraId="651A90B5" w14:textId="77777777" w:rsidR="004A606D" w:rsidRPr="008C7DFE" w:rsidRDefault="004A606D" w:rsidP="004A606D">
            <w:pPr>
              <w:spacing w:before="13"/>
              <w:rPr>
                <w:ins w:id="138" w:author="Morgan Wills" w:date="2026-10-01T11:28:00Z"/>
                <w:b/>
                <w:bCs/>
                <w:color w:val="2A262A"/>
                <w:spacing w:val="-4"/>
                <w:sz w:val="23"/>
              </w:rPr>
            </w:pPr>
            <w:ins w:id="139" w:author="Morgan Wills" w:date="2026-10-01T11:28:00Z">
              <w:r>
                <w:rPr>
                  <w:b/>
                  <w:bCs/>
                  <w:color w:val="2A262A"/>
                  <w:spacing w:val="-4"/>
                  <w:sz w:val="23"/>
                </w:rPr>
                <w:t>UNIVERSITY</w:t>
              </w:r>
            </w:ins>
          </w:p>
        </w:tc>
        <w:tc>
          <w:tcPr>
            <w:tcW w:w="1170" w:type="dxa"/>
            <w:tcBorders>
              <w:top w:val="nil"/>
              <w:left w:val="nil"/>
              <w:bottom w:val="nil"/>
              <w:right w:val="nil"/>
            </w:tcBorders>
            <w:tcPrChange w:id="140" w:author="Morgan Wills" w:date="2026-10-06T16:35:00Z">
              <w:tcPr>
                <w:tcW w:w="990" w:type="dxa"/>
                <w:gridSpan w:val="2"/>
                <w:tcBorders>
                  <w:top w:val="nil"/>
                  <w:left w:val="nil"/>
                  <w:bottom w:val="nil"/>
                  <w:right w:val="nil"/>
                </w:tcBorders>
              </w:tcPr>
            </w:tcPrChange>
          </w:tcPr>
          <w:p w14:paraId="472E4EC3" w14:textId="77777777" w:rsidR="004A606D" w:rsidRDefault="004A606D" w:rsidP="004A606D">
            <w:pPr>
              <w:spacing w:before="13"/>
              <w:rPr>
                <w:ins w:id="141" w:author="Morgan Wills" w:date="2026-10-01T11:28:00Z"/>
                <w:color w:val="2A262A"/>
                <w:spacing w:val="-4"/>
                <w:sz w:val="23"/>
              </w:rPr>
            </w:pPr>
          </w:p>
        </w:tc>
        <w:tc>
          <w:tcPr>
            <w:tcW w:w="4429" w:type="dxa"/>
            <w:tcBorders>
              <w:top w:val="single" w:sz="4" w:space="0" w:color="auto"/>
              <w:left w:val="nil"/>
              <w:bottom w:val="nil"/>
              <w:right w:val="nil"/>
            </w:tcBorders>
            <w:tcPrChange w:id="142" w:author="Morgan Wills" w:date="2026-10-06T16:35:00Z">
              <w:tcPr>
                <w:tcW w:w="5058" w:type="dxa"/>
                <w:gridSpan w:val="3"/>
                <w:tcBorders>
                  <w:top w:val="nil"/>
                  <w:left w:val="nil"/>
                  <w:bottom w:val="nil"/>
                  <w:right w:val="nil"/>
                </w:tcBorders>
              </w:tcPr>
            </w:tcPrChange>
          </w:tcPr>
          <w:p w14:paraId="569074F7" w14:textId="461F153E" w:rsidR="004A606D" w:rsidRDefault="0023759C" w:rsidP="004A606D">
            <w:pPr>
              <w:spacing w:before="13"/>
              <w:rPr>
                <w:ins w:id="143" w:author="Morgan Wills" w:date="2026-10-01T11:28:00Z"/>
                <w:color w:val="2A262A"/>
                <w:spacing w:val="-4"/>
                <w:sz w:val="23"/>
              </w:rPr>
            </w:pPr>
            <w:ins w:id="144" w:author="Morgan Wills" w:date="2026-10-06T16:35:00Z">
              <w:r w:rsidRPr="0053590D">
                <w:rPr>
                  <w:rFonts w:eastAsia="Calibri"/>
                  <w:sz w:val="24"/>
                  <w:szCs w:val="24"/>
                </w:rPr>
                <w:t>Consultant FEIN</w:t>
              </w:r>
            </w:ins>
          </w:p>
        </w:tc>
      </w:tr>
      <w:tr w:rsidR="000C2105" w14:paraId="31F9ECA4" w14:textId="77777777" w:rsidTr="000C2105">
        <w:trPr>
          <w:trHeight w:val="992"/>
          <w:ins w:id="145" w:author="Morgan Wills" w:date="2026-10-01T11:28:00Z"/>
        </w:trPr>
        <w:tc>
          <w:tcPr>
            <w:tcW w:w="4248" w:type="dxa"/>
            <w:tcBorders>
              <w:top w:val="nil"/>
              <w:left w:val="nil"/>
              <w:bottom w:val="single" w:sz="4" w:space="0" w:color="auto"/>
              <w:right w:val="nil"/>
            </w:tcBorders>
          </w:tcPr>
          <w:p w14:paraId="0F6D0990" w14:textId="77777777" w:rsidR="004A606D" w:rsidRDefault="004A606D" w:rsidP="004A606D">
            <w:pPr>
              <w:spacing w:before="13"/>
              <w:rPr>
                <w:ins w:id="146" w:author="Morgan Wills" w:date="2026-10-01T11:28:00Z"/>
                <w:color w:val="2A262A"/>
                <w:spacing w:val="-4"/>
                <w:sz w:val="23"/>
              </w:rPr>
            </w:pPr>
          </w:p>
        </w:tc>
        <w:tc>
          <w:tcPr>
            <w:tcW w:w="1170" w:type="dxa"/>
            <w:tcBorders>
              <w:top w:val="nil"/>
              <w:left w:val="nil"/>
              <w:bottom w:val="nil"/>
              <w:right w:val="nil"/>
            </w:tcBorders>
          </w:tcPr>
          <w:p w14:paraId="65149853" w14:textId="77777777" w:rsidR="004A606D" w:rsidRDefault="004A606D" w:rsidP="004A606D">
            <w:pPr>
              <w:spacing w:before="13"/>
              <w:rPr>
                <w:ins w:id="147" w:author="Morgan Wills" w:date="2026-10-01T11:28:00Z"/>
                <w:color w:val="2A262A"/>
                <w:spacing w:val="-4"/>
                <w:sz w:val="23"/>
              </w:rPr>
            </w:pPr>
          </w:p>
        </w:tc>
        <w:tc>
          <w:tcPr>
            <w:tcW w:w="4429" w:type="dxa"/>
            <w:tcBorders>
              <w:top w:val="nil"/>
              <w:left w:val="nil"/>
              <w:bottom w:val="nil"/>
              <w:right w:val="nil"/>
            </w:tcBorders>
          </w:tcPr>
          <w:p w14:paraId="62249F23" w14:textId="77777777" w:rsidR="004A606D" w:rsidRDefault="004A606D" w:rsidP="004A606D">
            <w:pPr>
              <w:spacing w:before="13"/>
              <w:rPr>
                <w:ins w:id="148" w:author="Morgan Wills" w:date="2026-10-01T11:28:00Z"/>
                <w:color w:val="2A262A"/>
                <w:spacing w:val="-4"/>
                <w:sz w:val="23"/>
              </w:rPr>
            </w:pPr>
          </w:p>
        </w:tc>
      </w:tr>
      <w:tr w:rsidR="004A606D" w14:paraId="64A67FC2" w14:textId="77777777" w:rsidTr="000C2105">
        <w:trPr>
          <w:ins w:id="149" w:author="Morgan Wills" w:date="2026-10-01T11:28:00Z"/>
        </w:trPr>
        <w:tc>
          <w:tcPr>
            <w:tcW w:w="4248" w:type="dxa"/>
            <w:tcBorders>
              <w:left w:val="nil"/>
              <w:bottom w:val="nil"/>
              <w:right w:val="nil"/>
            </w:tcBorders>
            <w:tcPrChange w:id="150" w:author="Morgan Wills" w:date="2026-10-01T11:53:00Z">
              <w:tcPr>
                <w:tcW w:w="3799" w:type="dxa"/>
                <w:tcBorders>
                  <w:left w:val="nil"/>
                  <w:bottom w:val="nil"/>
                  <w:right w:val="nil"/>
                </w:tcBorders>
              </w:tcPr>
            </w:tcPrChange>
          </w:tcPr>
          <w:p w14:paraId="5BF80AC5" w14:textId="77777777" w:rsidR="004A606D" w:rsidRDefault="004A606D" w:rsidP="004A606D">
            <w:pPr>
              <w:spacing w:before="13"/>
              <w:rPr>
                <w:ins w:id="151" w:author="Morgan Wills" w:date="2026-10-01T11:28:00Z"/>
                <w:color w:val="2A262A"/>
                <w:spacing w:val="-4"/>
                <w:sz w:val="23"/>
              </w:rPr>
            </w:pPr>
            <w:ins w:id="152" w:author="Morgan Wills" w:date="2026-10-01T11:28:00Z">
              <w:r>
                <w:rPr>
                  <w:color w:val="2A262A"/>
                  <w:spacing w:val="-4"/>
                  <w:sz w:val="23"/>
                </w:rPr>
                <w:t>Associate Vice President for Research Office of Sponsored Programs</w:t>
              </w:r>
            </w:ins>
          </w:p>
        </w:tc>
        <w:tc>
          <w:tcPr>
            <w:tcW w:w="1170" w:type="dxa"/>
            <w:tcBorders>
              <w:top w:val="nil"/>
              <w:left w:val="nil"/>
              <w:bottom w:val="nil"/>
              <w:right w:val="nil"/>
            </w:tcBorders>
            <w:tcPrChange w:id="153" w:author="Morgan Wills" w:date="2026-10-01T11:53:00Z">
              <w:tcPr>
                <w:tcW w:w="990" w:type="dxa"/>
                <w:gridSpan w:val="2"/>
                <w:tcBorders>
                  <w:top w:val="nil"/>
                  <w:left w:val="nil"/>
                  <w:bottom w:val="nil"/>
                  <w:right w:val="nil"/>
                </w:tcBorders>
              </w:tcPr>
            </w:tcPrChange>
          </w:tcPr>
          <w:p w14:paraId="55C21470" w14:textId="77777777" w:rsidR="004A606D" w:rsidRDefault="004A606D" w:rsidP="004A606D">
            <w:pPr>
              <w:spacing w:before="13"/>
              <w:rPr>
                <w:ins w:id="154" w:author="Morgan Wills" w:date="2026-10-01T11:28:00Z"/>
                <w:color w:val="2A262A"/>
                <w:spacing w:val="-4"/>
                <w:sz w:val="23"/>
              </w:rPr>
            </w:pPr>
          </w:p>
        </w:tc>
        <w:tc>
          <w:tcPr>
            <w:tcW w:w="4429" w:type="dxa"/>
            <w:tcBorders>
              <w:top w:val="nil"/>
              <w:left w:val="nil"/>
              <w:bottom w:val="nil"/>
              <w:right w:val="nil"/>
            </w:tcBorders>
            <w:tcPrChange w:id="155" w:author="Morgan Wills" w:date="2026-10-01T11:53:00Z">
              <w:tcPr>
                <w:tcW w:w="5058" w:type="dxa"/>
                <w:gridSpan w:val="3"/>
                <w:tcBorders>
                  <w:top w:val="nil"/>
                  <w:left w:val="nil"/>
                  <w:bottom w:val="nil"/>
                  <w:right w:val="nil"/>
                </w:tcBorders>
              </w:tcPr>
            </w:tcPrChange>
          </w:tcPr>
          <w:p w14:paraId="1196E39C" w14:textId="77777777" w:rsidR="004A606D" w:rsidRDefault="004A606D" w:rsidP="004A606D">
            <w:pPr>
              <w:spacing w:before="13"/>
              <w:rPr>
                <w:ins w:id="156" w:author="Morgan Wills" w:date="2026-10-01T11:28:00Z"/>
                <w:color w:val="2A262A"/>
                <w:spacing w:val="-4"/>
                <w:sz w:val="23"/>
              </w:rPr>
            </w:pPr>
          </w:p>
        </w:tc>
      </w:tr>
      <w:tr w:rsidR="004A606D" w14:paraId="668852A2" w14:textId="77777777" w:rsidTr="000C2105">
        <w:trPr>
          <w:trHeight w:val="512"/>
          <w:ins w:id="157" w:author="Morgan Wills" w:date="2026-10-01T11:28:00Z"/>
          <w:trPrChange w:id="158" w:author="Morgan Wills" w:date="2026-10-01T11:53:00Z">
            <w:trPr>
              <w:trHeight w:val="512"/>
            </w:trPr>
          </w:trPrChange>
        </w:trPr>
        <w:tc>
          <w:tcPr>
            <w:tcW w:w="4248" w:type="dxa"/>
            <w:tcBorders>
              <w:top w:val="nil"/>
              <w:left w:val="nil"/>
              <w:bottom w:val="single" w:sz="4" w:space="0" w:color="auto"/>
              <w:right w:val="nil"/>
            </w:tcBorders>
            <w:tcPrChange w:id="159" w:author="Morgan Wills" w:date="2026-10-01T11:53:00Z">
              <w:tcPr>
                <w:tcW w:w="3799" w:type="dxa"/>
                <w:tcBorders>
                  <w:top w:val="nil"/>
                  <w:left w:val="nil"/>
                  <w:bottom w:val="single" w:sz="4" w:space="0" w:color="auto"/>
                  <w:right w:val="nil"/>
                </w:tcBorders>
              </w:tcPr>
            </w:tcPrChange>
          </w:tcPr>
          <w:p w14:paraId="62801622" w14:textId="77777777" w:rsidR="004A606D" w:rsidRDefault="004A606D" w:rsidP="004A606D">
            <w:pPr>
              <w:spacing w:before="13"/>
              <w:rPr>
                <w:ins w:id="160" w:author="Morgan Wills" w:date="2026-10-01T11:28:00Z"/>
                <w:color w:val="2A262A"/>
                <w:spacing w:val="-4"/>
                <w:sz w:val="23"/>
              </w:rPr>
            </w:pPr>
          </w:p>
        </w:tc>
        <w:tc>
          <w:tcPr>
            <w:tcW w:w="1170" w:type="dxa"/>
            <w:tcBorders>
              <w:top w:val="nil"/>
              <w:left w:val="nil"/>
              <w:bottom w:val="nil"/>
              <w:right w:val="nil"/>
            </w:tcBorders>
            <w:tcPrChange w:id="161" w:author="Morgan Wills" w:date="2026-10-01T11:53:00Z">
              <w:tcPr>
                <w:tcW w:w="990" w:type="dxa"/>
                <w:gridSpan w:val="2"/>
                <w:tcBorders>
                  <w:top w:val="nil"/>
                  <w:left w:val="nil"/>
                  <w:bottom w:val="nil"/>
                  <w:right w:val="nil"/>
                </w:tcBorders>
              </w:tcPr>
            </w:tcPrChange>
          </w:tcPr>
          <w:p w14:paraId="66DDFC54" w14:textId="77777777" w:rsidR="004A606D" w:rsidRDefault="004A606D" w:rsidP="004A606D">
            <w:pPr>
              <w:spacing w:before="13"/>
              <w:rPr>
                <w:ins w:id="162" w:author="Morgan Wills" w:date="2026-10-01T11:28:00Z"/>
                <w:color w:val="2A262A"/>
                <w:spacing w:val="-4"/>
                <w:sz w:val="23"/>
              </w:rPr>
            </w:pPr>
          </w:p>
        </w:tc>
        <w:tc>
          <w:tcPr>
            <w:tcW w:w="4429" w:type="dxa"/>
            <w:tcBorders>
              <w:top w:val="nil"/>
              <w:left w:val="nil"/>
              <w:bottom w:val="nil"/>
              <w:right w:val="nil"/>
            </w:tcBorders>
            <w:tcPrChange w:id="163" w:author="Morgan Wills" w:date="2026-10-01T11:53:00Z">
              <w:tcPr>
                <w:tcW w:w="5058" w:type="dxa"/>
                <w:gridSpan w:val="3"/>
                <w:tcBorders>
                  <w:top w:val="nil"/>
                  <w:left w:val="nil"/>
                  <w:bottom w:val="nil"/>
                  <w:right w:val="nil"/>
                </w:tcBorders>
              </w:tcPr>
            </w:tcPrChange>
          </w:tcPr>
          <w:p w14:paraId="6D260485" w14:textId="77777777" w:rsidR="004A606D" w:rsidRDefault="004A606D" w:rsidP="004A606D">
            <w:pPr>
              <w:spacing w:before="13"/>
              <w:rPr>
                <w:ins w:id="164" w:author="Morgan Wills" w:date="2026-10-01T11:28:00Z"/>
                <w:color w:val="2A262A"/>
                <w:spacing w:val="-4"/>
                <w:sz w:val="23"/>
              </w:rPr>
            </w:pPr>
          </w:p>
        </w:tc>
      </w:tr>
      <w:tr w:rsidR="004A606D" w14:paraId="468A3641" w14:textId="77777777" w:rsidTr="000C2105">
        <w:trPr>
          <w:ins w:id="165" w:author="Morgan Wills" w:date="2026-10-01T11:28:00Z"/>
        </w:trPr>
        <w:tc>
          <w:tcPr>
            <w:tcW w:w="4248" w:type="dxa"/>
            <w:tcBorders>
              <w:left w:val="nil"/>
              <w:bottom w:val="nil"/>
              <w:right w:val="nil"/>
            </w:tcBorders>
            <w:tcPrChange w:id="166" w:author="Morgan Wills" w:date="2026-10-01T11:53:00Z">
              <w:tcPr>
                <w:tcW w:w="3799" w:type="dxa"/>
                <w:tcBorders>
                  <w:left w:val="nil"/>
                  <w:bottom w:val="nil"/>
                  <w:right w:val="nil"/>
                </w:tcBorders>
              </w:tcPr>
            </w:tcPrChange>
          </w:tcPr>
          <w:p w14:paraId="16D6F57C" w14:textId="77777777" w:rsidR="004A606D" w:rsidRDefault="004A606D" w:rsidP="004A606D">
            <w:pPr>
              <w:spacing w:before="13"/>
              <w:rPr>
                <w:ins w:id="167" w:author="Morgan Wills" w:date="2026-10-01T11:28:00Z"/>
                <w:color w:val="2A262A"/>
                <w:spacing w:val="-4"/>
                <w:sz w:val="23"/>
              </w:rPr>
            </w:pPr>
            <w:ins w:id="168" w:author="Morgan Wills" w:date="2026-10-01T11:28:00Z">
              <w:r>
                <w:rPr>
                  <w:color w:val="2A262A"/>
                  <w:spacing w:val="-4"/>
                  <w:sz w:val="23"/>
                </w:rPr>
                <w:t>Date</w:t>
              </w:r>
            </w:ins>
          </w:p>
        </w:tc>
        <w:tc>
          <w:tcPr>
            <w:tcW w:w="1170" w:type="dxa"/>
            <w:tcBorders>
              <w:top w:val="nil"/>
              <w:left w:val="nil"/>
              <w:bottom w:val="nil"/>
              <w:right w:val="nil"/>
            </w:tcBorders>
            <w:tcPrChange w:id="169" w:author="Morgan Wills" w:date="2026-10-01T11:53:00Z">
              <w:tcPr>
                <w:tcW w:w="990" w:type="dxa"/>
                <w:gridSpan w:val="2"/>
                <w:tcBorders>
                  <w:top w:val="nil"/>
                  <w:left w:val="nil"/>
                  <w:bottom w:val="nil"/>
                  <w:right w:val="nil"/>
                </w:tcBorders>
              </w:tcPr>
            </w:tcPrChange>
          </w:tcPr>
          <w:p w14:paraId="4F944759" w14:textId="77777777" w:rsidR="004A606D" w:rsidRDefault="004A606D" w:rsidP="004A606D">
            <w:pPr>
              <w:spacing w:before="13"/>
              <w:rPr>
                <w:ins w:id="170" w:author="Morgan Wills" w:date="2026-10-01T11:28:00Z"/>
                <w:color w:val="2A262A"/>
                <w:spacing w:val="-4"/>
                <w:sz w:val="23"/>
              </w:rPr>
            </w:pPr>
          </w:p>
        </w:tc>
        <w:tc>
          <w:tcPr>
            <w:tcW w:w="4429" w:type="dxa"/>
            <w:tcBorders>
              <w:top w:val="nil"/>
              <w:left w:val="nil"/>
              <w:bottom w:val="nil"/>
              <w:right w:val="nil"/>
            </w:tcBorders>
            <w:tcPrChange w:id="171" w:author="Morgan Wills" w:date="2026-10-01T11:53:00Z">
              <w:tcPr>
                <w:tcW w:w="5058" w:type="dxa"/>
                <w:gridSpan w:val="3"/>
                <w:tcBorders>
                  <w:top w:val="nil"/>
                  <w:left w:val="nil"/>
                  <w:bottom w:val="nil"/>
                  <w:right w:val="nil"/>
                </w:tcBorders>
              </w:tcPr>
            </w:tcPrChange>
          </w:tcPr>
          <w:p w14:paraId="06820F1B" w14:textId="77777777" w:rsidR="004A606D" w:rsidRDefault="004A606D" w:rsidP="004A606D">
            <w:pPr>
              <w:spacing w:before="13"/>
              <w:rPr>
                <w:ins w:id="172" w:author="Morgan Wills" w:date="2026-10-01T11:28:00Z"/>
                <w:color w:val="2A262A"/>
                <w:spacing w:val="-4"/>
                <w:sz w:val="23"/>
              </w:rPr>
            </w:pPr>
          </w:p>
        </w:tc>
      </w:tr>
      <w:bookmarkEnd w:id="75"/>
    </w:tbl>
    <w:p w14:paraId="4831E094" w14:textId="4C9B645D" w:rsidR="000637B2" w:rsidRDefault="000637B2">
      <w:pPr>
        <w:pStyle w:val="BodyText"/>
        <w:rPr>
          <w:ins w:id="173" w:author="Morgan Wills" w:date="2026-10-01T11:28:00Z"/>
        </w:rPr>
      </w:pPr>
    </w:p>
    <w:p w14:paraId="00663455" w14:textId="77777777" w:rsidR="004A606D" w:rsidDel="004A606D" w:rsidRDefault="004A606D">
      <w:pPr>
        <w:pStyle w:val="BodyText"/>
        <w:rPr>
          <w:del w:id="174" w:author="Morgan Wills" w:date="2026-10-01T11:30:00Z"/>
        </w:rPr>
      </w:pPr>
    </w:p>
    <w:p w14:paraId="3C816A9A" w14:textId="2061894C" w:rsidR="000637B2" w:rsidDel="004A606D" w:rsidRDefault="000C2105">
      <w:pPr>
        <w:tabs>
          <w:tab w:val="left" w:pos="5759"/>
        </w:tabs>
        <w:ind w:left="287"/>
        <w:rPr>
          <w:del w:id="175" w:author="Morgan Wills" w:date="2026-10-01T11:29:00Z"/>
          <w:b/>
          <w:sz w:val="24"/>
        </w:rPr>
      </w:pPr>
      <w:del w:id="176" w:author="Morgan Wills" w:date="2026-10-01T11:29:00Z">
        <w:r w:rsidDel="004A606D">
          <w:rPr>
            <w:b/>
            <w:sz w:val="24"/>
          </w:rPr>
          <w:delText>CNAP</w:delText>
        </w:r>
        <w:r w:rsidDel="004A606D">
          <w:rPr>
            <w:b/>
            <w:spacing w:val="-6"/>
            <w:sz w:val="24"/>
          </w:rPr>
          <w:delText xml:space="preserve"> </w:delText>
        </w:r>
        <w:r w:rsidDel="004A606D">
          <w:rPr>
            <w:b/>
            <w:spacing w:val="-2"/>
            <w:sz w:val="24"/>
          </w:rPr>
          <w:delText>DIRECTOR</w:delText>
        </w:r>
        <w:r w:rsidDel="004A606D">
          <w:rPr>
            <w:b/>
            <w:sz w:val="24"/>
          </w:rPr>
          <w:tab/>
        </w:r>
        <w:r w:rsidDel="004A606D">
          <w:rPr>
            <w:b/>
            <w:spacing w:val="-2"/>
            <w:sz w:val="24"/>
          </w:rPr>
          <w:delText>CONSULTANT</w:delText>
        </w:r>
      </w:del>
    </w:p>
    <w:p w14:paraId="4BE371CF" w14:textId="576D5AA3" w:rsidR="000637B2" w:rsidDel="004A606D" w:rsidRDefault="000C2105" w:rsidP="004A606D">
      <w:pPr>
        <w:pStyle w:val="BodyText"/>
        <w:spacing w:before="7"/>
        <w:rPr>
          <w:del w:id="177" w:author="Morgan Wills" w:date="2026-10-01T11:29:00Z"/>
          <w:b/>
          <w:sz w:val="11"/>
        </w:rPr>
      </w:pPr>
      <w:del w:id="178" w:author="Morgan Wills" w:date="2026-10-01T11:29:00Z">
        <w:r w:rsidDel="004A606D">
          <w:rPr>
            <w:b/>
            <w:noProof/>
            <w:sz w:val="11"/>
          </w:rPr>
          <mc:AlternateContent>
            <mc:Choice Requires="wpg">
              <w:drawing>
                <wp:anchor distT="0" distB="0" distL="0" distR="0" simplePos="0" relativeHeight="251666944" behindDoc="1" locked="0" layoutInCell="1" allowOverlap="1" wp14:anchorId="732639B5" wp14:editId="51FBE45B">
                  <wp:simplePos x="0" y="0"/>
                  <wp:positionH relativeFrom="page">
                    <wp:posOffset>4114800</wp:posOffset>
                  </wp:positionH>
                  <wp:positionV relativeFrom="paragraph">
                    <wp:posOffset>100005</wp:posOffset>
                  </wp:positionV>
                  <wp:extent cx="2286000" cy="58229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0" cy="7620"/>
                            <a:chOff x="0" y="517453"/>
                            <a:chExt cx="2286000" cy="7620"/>
                          </a:xfrm>
                        </wpg:grpSpPr>
                        <wps:wsp>
                          <wps:cNvPr id="10" name="Graphic 10"/>
                          <wps:cNvSpPr/>
                          <wps:spPr>
                            <a:xfrm>
                              <a:off x="0" y="517453"/>
                              <a:ext cx="2286000" cy="7620"/>
                            </a:xfrm>
                            <a:custGeom>
                              <a:avLst/>
                              <a:gdLst/>
                              <a:ahLst/>
                              <a:cxnLst/>
                              <a:rect l="l" t="t" r="r" b="b"/>
                              <a:pathLst>
                                <a:path w="2286000" h="7620">
                                  <a:moveTo>
                                    <a:pt x="2286000" y="0"/>
                                  </a:moveTo>
                                  <a:lnTo>
                                    <a:pt x="0" y="0"/>
                                  </a:lnTo>
                                  <a:lnTo>
                                    <a:pt x="0" y="7620"/>
                                  </a:lnTo>
                                  <a:lnTo>
                                    <a:pt x="2286000" y="7620"/>
                                  </a:lnTo>
                                  <a:lnTo>
                                    <a:pt x="22860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C978DF1" id="Group 9" o:spid="_x0000_s1026" style="position:absolute;margin-left:324pt;margin-top:7.85pt;width:180pt;height:45.85pt;z-index:-251649536;mso-wrap-distance-left:0;mso-wrap-distance-right:0;mso-position-horizontal-relative:page" coordorigin=",5174" coordsize="2286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">
                  <v:shape id="Graphic 10" o:spid="_x0000_s1027" style="position:absolute;top:5174;width:22860;height:76;visibility:visible;mso-wrap-style:square;v-text-anchor:top" coordsize="22860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" path="m2286000,l,,,7620r2286000,l2286000,xe" fillcolor="black" stroked="f">
                    <v:path arrowok="t"/>
                  </v:shape>
                  <w10:wrap type="topAndBottom" anchorx="page"/>
                </v:group>
              </w:pict>
            </mc:Fallback>
          </mc:AlternateContent>
        </w:r>
      </w:del>
    </w:p>
    <w:p w14:paraId="6F91E032" w14:textId="1EFF001C" w:rsidR="000637B2" w:rsidDel="004A606D" w:rsidRDefault="000C2105">
      <w:pPr>
        <w:pStyle w:val="BodyText"/>
        <w:spacing w:before="7"/>
        <w:rPr>
          <w:del w:id="179" w:author="Morgan Wills" w:date="2026-10-01T11:29:00Z"/>
        </w:rPr>
        <w:pPrChange w:id="180" w:author="Morgan Wills" w:date="2026-10-01T11:29:00Z">
          <w:pPr>
            <w:ind w:left="5760"/>
          </w:pPr>
        </w:pPrChange>
      </w:pPr>
      <w:del w:id="181" w:author="Morgan Wills" w:date="2026-10-01T11:29:00Z">
        <w:r w:rsidDel="004A606D">
          <w:rPr>
            <w:sz w:val="22"/>
          </w:rPr>
          <w:delText>Dr.</w:delText>
        </w:r>
        <w:r w:rsidDel="004A606D">
          <w:rPr>
            <w:spacing w:val="-8"/>
            <w:sz w:val="22"/>
          </w:rPr>
          <w:delText xml:space="preserve"> </w:delText>
        </w:r>
        <w:r w:rsidDel="004A606D">
          <w:rPr>
            <w:sz w:val="22"/>
          </w:rPr>
          <w:delText>Mohammed</w:delText>
        </w:r>
        <w:r w:rsidDel="004A606D">
          <w:rPr>
            <w:spacing w:val="-7"/>
            <w:sz w:val="22"/>
          </w:rPr>
          <w:delText xml:space="preserve"> </w:delText>
        </w:r>
        <w:r w:rsidDel="004A606D">
          <w:rPr>
            <w:spacing w:val="-4"/>
            <w:sz w:val="22"/>
          </w:rPr>
          <w:delText>Milad</w:delText>
        </w:r>
      </w:del>
    </w:p>
    <w:p w14:paraId="4A52E1BD" w14:textId="1513A5BA" w:rsidR="000637B2" w:rsidDel="004A606D" w:rsidRDefault="000C2105">
      <w:pPr>
        <w:pStyle w:val="BodyText"/>
        <w:spacing w:before="7"/>
        <w:rPr>
          <w:del w:id="182" w:author="Morgan Wills" w:date="2026-10-01T11:29:00Z"/>
        </w:rPr>
        <w:pPrChange w:id="183" w:author="Morgan Wills" w:date="2026-10-01T11:29:00Z">
          <w:pPr>
            <w:pStyle w:val="BodyText"/>
            <w:tabs>
              <w:tab w:val="left" w:pos="5759"/>
            </w:tabs>
            <w:ind w:left="287"/>
          </w:pPr>
        </w:pPrChange>
      </w:pPr>
      <w:del w:id="184" w:author="Morgan Wills" w:date="2026-10-01T11:29:00Z">
        <w:r w:rsidDel="004A606D">
          <w:delText>Director</w:delText>
        </w:r>
        <w:r w:rsidDel="004A606D">
          <w:rPr>
            <w:spacing w:val="-6"/>
          </w:rPr>
          <w:delText xml:space="preserve"> </w:delText>
        </w:r>
        <w:r w:rsidDel="004A606D">
          <w:delText>of</w:delText>
        </w:r>
        <w:r w:rsidDel="004A606D">
          <w:rPr>
            <w:spacing w:val="-5"/>
          </w:rPr>
          <w:delText xml:space="preserve"> </w:delText>
        </w:r>
        <w:r w:rsidDel="004A606D">
          <w:delText>CNAP</w:delText>
        </w:r>
        <w:r w:rsidDel="004A606D">
          <w:rPr>
            <w:spacing w:val="-3"/>
          </w:rPr>
          <w:delText xml:space="preserve"> </w:delText>
        </w:r>
        <w:r w:rsidDel="004A606D">
          <w:rPr>
            <w:spacing w:val="-2"/>
          </w:rPr>
          <w:delText>Center</w:delText>
        </w:r>
        <w:r w:rsidDel="004A606D">
          <w:tab/>
          <w:delText>Research</w:delText>
        </w:r>
        <w:r w:rsidDel="004A606D">
          <w:rPr>
            <w:spacing w:val="-10"/>
          </w:rPr>
          <w:delText xml:space="preserve"> </w:delText>
        </w:r>
        <w:r w:rsidDel="004A606D">
          <w:delText>Project</w:delText>
        </w:r>
        <w:r w:rsidDel="004A606D">
          <w:rPr>
            <w:spacing w:val="-5"/>
          </w:rPr>
          <w:delText xml:space="preserve"> </w:delText>
        </w:r>
        <w:r w:rsidDel="004A606D">
          <w:rPr>
            <w:spacing w:val="-2"/>
          </w:rPr>
          <w:delText>Mentor</w:delText>
        </w:r>
      </w:del>
    </w:p>
    <w:p w14:paraId="68AAE800" w14:textId="3CDBD93A" w:rsidR="000637B2" w:rsidDel="004A606D" w:rsidRDefault="000637B2">
      <w:pPr>
        <w:pStyle w:val="BodyText"/>
        <w:spacing w:before="7"/>
        <w:rPr>
          <w:del w:id="185" w:author="Morgan Wills" w:date="2026-10-01T11:29:00Z"/>
        </w:rPr>
        <w:sectPr w:rsidR="000637B2" w:rsidDel="004A606D">
          <w:pgSz w:w="12240" w:h="16360"/>
          <w:pgMar w:top="1000" w:right="360" w:bottom="280" w:left="720" w:header="720" w:footer="720" w:gutter="0"/>
          <w:cols w:space="720"/>
        </w:sectPr>
        <w:pPrChange w:id="186" w:author="Morgan Wills" w:date="2026-10-01T11:29:00Z">
          <w:pPr>
            <w:pStyle w:val="BodyText"/>
          </w:pPr>
        </w:pPrChange>
      </w:pPr>
    </w:p>
    <w:p w14:paraId="7F9327C1" w14:textId="08CEC4A7" w:rsidR="000637B2" w:rsidDel="004A606D" w:rsidRDefault="004A606D">
      <w:pPr>
        <w:pStyle w:val="BodyText"/>
        <w:spacing w:before="7"/>
        <w:rPr>
          <w:del w:id="187" w:author="Morgan Wills" w:date="2026-10-01T11:29:00Z"/>
          <w:rFonts w:ascii="Arial"/>
        </w:rPr>
        <w:pPrChange w:id="188" w:author="Morgan Wills" w:date="2026-10-01T11:29:00Z">
          <w:pPr>
            <w:pStyle w:val="BodyText"/>
            <w:spacing w:before="181"/>
            <w:ind w:left="327"/>
          </w:pPr>
        </w:pPrChange>
      </w:pPr>
      <w:del w:id="189" w:author="Morgan Wills" w:date="2026-10-01T11:29:00Z">
        <w:r w:rsidDel="004A606D">
          <w:rPr>
            <w:noProof/>
          </w:rPr>
          <mc:AlternateContent>
            <mc:Choice Requires="wpg">
              <w:drawing>
                <wp:anchor distT="0" distB="0" distL="0" distR="0" simplePos="0" relativeHeight="251647488" behindDoc="0" locked="0" layoutInCell="1" allowOverlap="1" wp14:anchorId="1642AF09" wp14:editId="52D4F446">
                  <wp:simplePos x="0" y="0"/>
                  <wp:positionH relativeFrom="page">
                    <wp:posOffset>2432685</wp:posOffset>
                  </wp:positionH>
                  <wp:positionV relativeFrom="paragraph">
                    <wp:posOffset>37465</wp:posOffset>
                  </wp:positionV>
                  <wp:extent cx="2560320" cy="513715"/>
                  <wp:effectExtent l="0" t="0" r="0" b="635"/>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60320" cy="513715"/>
                            <a:chOff x="0" y="400470"/>
                            <a:chExt cx="2560320" cy="7620"/>
                          </a:xfrm>
                        </wpg:grpSpPr>
                        <wps:wsp>
                          <wps:cNvPr id="13" name="Graphic 13"/>
                          <wps:cNvSpPr/>
                          <wps:spPr>
                            <a:xfrm>
                              <a:off x="0" y="400102"/>
                              <a:ext cx="2560320" cy="7613"/>
                            </a:xfrm>
                            <a:custGeom>
                              <a:avLst/>
                              <a:gdLst/>
                              <a:ahLst/>
                              <a:cxnLst/>
                              <a:rect l="l" t="t" r="r" b="b"/>
                              <a:pathLst>
                                <a:path w="2560320" h="7620">
                                  <a:moveTo>
                                    <a:pt x="2560320" y="0"/>
                                  </a:moveTo>
                                  <a:lnTo>
                                    <a:pt x="0" y="0"/>
                                  </a:lnTo>
                                  <a:lnTo>
                                    <a:pt x="0" y="7620"/>
                                  </a:lnTo>
                                  <a:lnTo>
                                    <a:pt x="2560320" y="7620"/>
                                  </a:lnTo>
                                  <a:lnTo>
                                    <a:pt x="2560320" y="0"/>
                                  </a:lnTo>
                                  <a:close/>
                                </a:path>
                              </a:pathLst>
                            </a:custGeom>
                            <a:solidFill>
                              <a:srgbClr val="000000"/>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0717CE3D" id="Group 12" o:spid="_x0000_s1026" style="position:absolute;margin-left:191.55pt;margin-top:2.95pt;width:201.6pt;height:40.45pt;z-index:251647488;mso-wrap-distance-left:0;mso-wrap-distance-right:0;mso-position-horizontal-relative:page;mso-height-relative:margin" coordorigin=",4004" coordsize="2560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">
                  <v:shape id="Graphic 13" o:spid="_x0000_s1027" style="position:absolute;top:4001;width:25603;height:76;visibility:visible;mso-wrap-style:square;v-text-anchor:top" coordsize="25603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" path="m2560320,l,,,7620r2560320,l2560320,xe" fillcolor="black" stroked="f">
                    <v:path arrowok="t"/>
                  </v:shape>
                  <w10:wrap anchorx="page"/>
                </v:group>
              </w:pict>
            </mc:Fallback>
          </mc:AlternateContent>
        </w:r>
        <w:r w:rsidR="000C2105" w:rsidDel="004A606D">
          <w:rPr>
            <w:rFonts w:ascii="Arial"/>
            <w:spacing w:val="-2"/>
          </w:rPr>
          <w:delText>2/23/26</w:delText>
        </w:r>
      </w:del>
    </w:p>
    <w:p w14:paraId="4B691C8F" w14:textId="4C4C9316" w:rsidR="000637B2" w:rsidDel="004A606D" w:rsidRDefault="000637B2">
      <w:pPr>
        <w:pStyle w:val="BodyText"/>
        <w:spacing w:before="7"/>
        <w:rPr>
          <w:del w:id="190" w:author="Morgan Wills" w:date="2026-10-01T11:29:00Z"/>
          <w:rFonts w:ascii="Arial"/>
          <w:sz w:val="2"/>
        </w:rPr>
        <w:pPrChange w:id="191" w:author="Morgan Wills" w:date="2026-10-01T11:29:00Z">
          <w:pPr>
            <w:pStyle w:val="BodyText"/>
            <w:spacing w:before="8"/>
          </w:pPr>
        </w:pPrChange>
      </w:pPr>
    </w:p>
    <w:p w14:paraId="1A79871F" w14:textId="133E44A2" w:rsidR="000637B2" w:rsidDel="004A606D" w:rsidRDefault="000C2105">
      <w:pPr>
        <w:pStyle w:val="BodyText"/>
        <w:spacing w:before="7"/>
        <w:rPr>
          <w:del w:id="192" w:author="Morgan Wills" w:date="2026-10-01T11:29:00Z"/>
          <w:rFonts w:ascii="Arial"/>
          <w:sz w:val="2"/>
        </w:rPr>
        <w:pPrChange w:id="193" w:author="Morgan Wills" w:date="2026-10-01T11:29:00Z">
          <w:pPr>
            <w:spacing w:line="20" w:lineRule="exact"/>
            <w:ind w:left="288"/>
          </w:pPr>
        </w:pPrChange>
      </w:pPr>
      <w:del w:id="194" w:author="Morgan Wills" w:date="2026-10-01T11:29:00Z">
        <w:r w:rsidDel="004A606D">
          <w:rPr>
            <w:rFonts w:ascii="Arial"/>
            <w:noProof/>
            <w:sz w:val="2"/>
          </w:rPr>
          <mc:AlternateContent>
            <mc:Choice Requires="wpg">
              <w:drawing>
                <wp:inline distT="0" distB="0" distL="0" distR="0" wp14:anchorId="4D85BDF1" wp14:editId="4EABF8F2">
                  <wp:extent cx="2560320" cy="7620"/>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60320" cy="7620"/>
                            <a:chOff x="0" y="0"/>
                            <a:chExt cx="2560320" cy="7620"/>
                          </a:xfrm>
                        </wpg:grpSpPr>
                        <wps:wsp>
                          <wps:cNvPr id="17" name="Graphic 17"/>
                          <wps:cNvSpPr/>
                          <wps:spPr>
                            <a:xfrm>
                              <a:off x="0" y="0"/>
                              <a:ext cx="2560320" cy="7620"/>
                            </a:xfrm>
                            <a:custGeom>
                              <a:avLst/>
                              <a:gdLst/>
                              <a:ahLst/>
                              <a:cxnLst/>
                              <a:rect l="l" t="t" r="r" b="b"/>
                              <a:pathLst>
                                <a:path w="2560320" h="7620">
                                  <a:moveTo>
                                    <a:pt x="2560320" y="0"/>
                                  </a:moveTo>
                                  <a:lnTo>
                                    <a:pt x="0" y="0"/>
                                  </a:lnTo>
                                  <a:lnTo>
                                    <a:pt x="0" y="7620"/>
                                  </a:lnTo>
                                  <a:lnTo>
                                    <a:pt x="2560320" y="7620"/>
                                  </a:lnTo>
                                  <a:lnTo>
                                    <a:pt x="25603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BC17CA7" id="Group 16" o:spid="_x0000_s1026" style="width:201.6pt;height:.6pt;mso-position-horizontal-relative:char;mso-position-vertical-relative:line" coordsize="2560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">
                  <v:shape id="Graphic 17" o:spid="_x0000_s1027" style="position:absolute;width:25603;height:76;visibility:visible;mso-wrap-style:square;v-text-anchor:top" coordsize="25603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" path="m2560320,l,,,7620r2560320,l2560320,xe" fillcolor="black" stroked="f">
                    <v:path arrowok="t"/>
                  </v:shape>
                  <w10:anchorlock/>
                </v:group>
              </w:pict>
            </mc:Fallback>
          </mc:AlternateContent>
        </w:r>
      </w:del>
    </w:p>
    <w:p w14:paraId="43417CB0" w14:textId="47A1B433" w:rsidR="000637B2" w:rsidDel="004A606D" w:rsidRDefault="000C2105">
      <w:pPr>
        <w:pStyle w:val="BodyText"/>
        <w:spacing w:before="7"/>
        <w:rPr>
          <w:del w:id="195" w:author="Morgan Wills" w:date="2026-10-01T11:29:00Z"/>
        </w:rPr>
        <w:pPrChange w:id="196" w:author="Morgan Wills" w:date="2026-10-01T11:29:00Z">
          <w:pPr>
            <w:pStyle w:val="BodyText"/>
            <w:tabs>
              <w:tab w:val="left" w:pos="5759"/>
            </w:tabs>
            <w:spacing w:before="6"/>
            <w:ind w:left="287"/>
          </w:pPr>
        </w:pPrChange>
      </w:pPr>
      <w:del w:id="197" w:author="Morgan Wills" w:date="2026-10-01T11:29:00Z">
        <w:r w:rsidDel="004A606D">
          <w:rPr>
            <w:noProof/>
          </w:rPr>
          <mc:AlternateContent>
            <mc:Choice Requires="wps">
              <w:drawing>
                <wp:anchor distT="0" distB="0" distL="0" distR="0" simplePos="0" relativeHeight="251650560" behindDoc="0" locked="0" layoutInCell="1" allowOverlap="1" wp14:anchorId="61A92500" wp14:editId="367A3BC0">
                  <wp:simplePos x="0" y="0"/>
                  <wp:positionH relativeFrom="page">
                    <wp:posOffset>4114800</wp:posOffset>
                  </wp:positionH>
                  <wp:positionV relativeFrom="paragraph">
                    <wp:posOffset>-12348</wp:posOffset>
                  </wp:positionV>
                  <wp:extent cx="2286000" cy="762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7620"/>
                          </a:xfrm>
                          <a:custGeom>
                            <a:avLst/>
                            <a:gdLst/>
                            <a:ahLst/>
                            <a:cxnLst/>
                            <a:rect l="l" t="t" r="r" b="b"/>
                            <a:pathLst>
                              <a:path w="2286000" h="7620">
                                <a:moveTo>
                                  <a:pt x="2286000" y="0"/>
                                </a:moveTo>
                                <a:lnTo>
                                  <a:pt x="0" y="0"/>
                                </a:lnTo>
                                <a:lnTo>
                                  <a:pt x="0" y="7620"/>
                                </a:lnTo>
                                <a:lnTo>
                                  <a:pt x="2286000" y="7620"/>
                                </a:lnTo>
                                <a:lnTo>
                                  <a:pt x="2286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8A6FCC" id="Graphic 18" o:spid="_x0000_s1026" style="position:absolute;margin-left:324pt;margin-top:-.95pt;width:180pt;height:.6pt;z-index:251650560;visibility:visible;mso-wrap-style:square;mso-wrap-distance-left:0;mso-wrap-distance-top:0;mso-wrap-distance-right:0;mso-wrap-distance-bottom:0;mso-position-horizontal:absolute;mso-position-horizontal-relative:page;mso-position-vertical:absolute;mso-position-vertical-relative:text;v-text-anchor:top" coordsize="22860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" path="m2286000,l,,,7620r2286000,l2286000,xe" fillcolor="black" stroked="f">
                  <v:path arrowok="t"/>
                  <w10:wrap anchorx="page"/>
                </v:shape>
              </w:pict>
            </mc:Fallback>
          </mc:AlternateContent>
        </w:r>
        <w:r w:rsidDel="004A606D">
          <w:rPr>
            <w:spacing w:val="-4"/>
          </w:rPr>
          <w:delText>Date</w:delText>
        </w:r>
        <w:r w:rsidDel="004A606D">
          <w:tab/>
        </w:r>
        <w:r w:rsidDel="004A606D">
          <w:rPr>
            <w:spacing w:val="-6"/>
          </w:rPr>
          <w:delText>Date</w:delText>
        </w:r>
      </w:del>
    </w:p>
    <w:p w14:paraId="42595044" w14:textId="218AF0FB" w:rsidR="000637B2" w:rsidDel="004A606D" w:rsidRDefault="000637B2">
      <w:pPr>
        <w:pStyle w:val="BodyText"/>
        <w:spacing w:before="7"/>
        <w:rPr>
          <w:del w:id="198" w:author="Morgan Wills" w:date="2026-10-01T11:29:00Z"/>
        </w:rPr>
        <w:pPrChange w:id="199" w:author="Morgan Wills" w:date="2026-10-01T11:29:00Z">
          <w:pPr>
            <w:pStyle w:val="BodyText"/>
            <w:spacing w:before="273"/>
          </w:pPr>
        </w:pPrChange>
      </w:pPr>
    </w:p>
    <w:p w14:paraId="776922DB" w14:textId="28881D0A" w:rsidR="000637B2" w:rsidDel="004A606D" w:rsidRDefault="000C2105">
      <w:pPr>
        <w:pStyle w:val="BodyText"/>
        <w:spacing w:before="7"/>
        <w:rPr>
          <w:del w:id="200" w:author="Morgan Wills" w:date="2026-10-01T11:29:00Z"/>
          <w:b/>
        </w:rPr>
        <w:pPrChange w:id="201" w:author="Morgan Wills" w:date="2026-10-01T11:29:00Z">
          <w:pPr>
            <w:ind w:left="287"/>
          </w:pPr>
        </w:pPrChange>
      </w:pPr>
      <w:del w:id="202" w:author="Morgan Wills" w:date="2026-10-01T11:29:00Z">
        <w:r w:rsidDel="004A606D">
          <w:rPr>
            <w:b/>
            <w:spacing w:val="-2"/>
          </w:rPr>
          <w:delText>UNIVERSITY</w:delText>
        </w:r>
      </w:del>
    </w:p>
    <w:p w14:paraId="176B29D1" w14:textId="48F864BB" w:rsidR="000637B2" w:rsidDel="004A606D" w:rsidRDefault="000C2105">
      <w:pPr>
        <w:pStyle w:val="BodyText"/>
        <w:spacing w:before="7"/>
        <w:rPr>
          <w:del w:id="203" w:author="Morgan Wills" w:date="2026-10-01T11:29:00Z"/>
          <w:rFonts w:ascii="Arial"/>
        </w:rPr>
        <w:pPrChange w:id="204" w:author="Morgan Wills" w:date="2026-10-01T11:29:00Z">
          <w:pPr>
            <w:pStyle w:val="BodyText"/>
            <w:spacing w:before="208"/>
            <w:ind w:left="25"/>
          </w:pPr>
        </w:pPrChange>
      </w:pPr>
      <w:del w:id="205" w:author="Morgan Wills" w:date="2026-10-01T11:29:00Z">
        <w:r w:rsidDel="004A606D">
          <w:br w:type="column"/>
        </w:r>
        <w:r w:rsidDel="004A606D">
          <w:rPr>
            <w:rFonts w:ascii="Arial"/>
            <w:spacing w:val="-2"/>
          </w:rPr>
          <w:delText>02/23/2026</w:delText>
        </w:r>
      </w:del>
    </w:p>
    <w:p w14:paraId="052FECF4" w14:textId="7C3D2B4D" w:rsidR="000637B2" w:rsidDel="004A606D" w:rsidRDefault="000637B2">
      <w:pPr>
        <w:pStyle w:val="BodyText"/>
        <w:spacing w:before="7"/>
        <w:rPr>
          <w:del w:id="206" w:author="Morgan Wills" w:date="2026-10-01T11:29:00Z"/>
          <w:rFonts w:ascii="Arial"/>
        </w:rPr>
        <w:sectPr w:rsidR="000637B2" w:rsidDel="004A606D">
          <w:type w:val="continuous"/>
          <w:pgSz w:w="12240" w:h="16360"/>
          <w:pgMar w:top="1080" w:right="360" w:bottom="280" w:left="720" w:header="720" w:footer="720" w:gutter="0"/>
          <w:cols w:num="2" w:space="720" w:equalWidth="0">
            <w:col w:w="6205" w:space="40"/>
            <w:col w:w="4915"/>
          </w:cols>
        </w:sectPr>
        <w:pPrChange w:id="207" w:author="Morgan Wills" w:date="2026-10-01T11:29:00Z">
          <w:pPr>
            <w:pStyle w:val="BodyText"/>
          </w:pPr>
        </w:pPrChange>
      </w:pPr>
    </w:p>
    <w:p w14:paraId="1AA1FEB2" w14:textId="51B33337" w:rsidR="000637B2" w:rsidDel="004A606D" w:rsidRDefault="000637B2">
      <w:pPr>
        <w:pStyle w:val="BodyText"/>
        <w:spacing w:before="7"/>
        <w:rPr>
          <w:del w:id="208" w:author="Morgan Wills" w:date="2026-10-01T11:29:00Z"/>
          <w:rFonts w:ascii="Arial"/>
        </w:rPr>
        <w:pPrChange w:id="209" w:author="Morgan Wills" w:date="2026-10-01T11:29:00Z">
          <w:pPr>
            <w:pStyle w:val="BodyText"/>
          </w:pPr>
        </w:pPrChange>
      </w:pPr>
    </w:p>
    <w:p w14:paraId="53B4B307" w14:textId="62C0A3C3" w:rsidR="000637B2" w:rsidDel="004A606D" w:rsidRDefault="000637B2">
      <w:pPr>
        <w:pStyle w:val="BodyText"/>
        <w:spacing w:before="7"/>
        <w:rPr>
          <w:del w:id="210" w:author="Morgan Wills" w:date="2026-10-01T11:29:00Z"/>
          <w:rFonts w:ascii="Arial"/>
        </w:rPr>
        <w:pPrChange w:id="211" w:author="Morgan Wills" w:date="2026-10-01T11:29:00Z">
          <w:pPr>
            <w:pStyle w:val="BodyText"/>
          </w:pPr>
        </w:pPrChange>
      </w:pPr>
    </w:p>
    <w:p w14:paraId="5644EE81" w14:textId="638BDE74" w:rsidR="000637B2" w:rsidDel="004A606D" w:rsidRDefault="000C2105">
      <w:pPr>
        <w:pStyle w:val="BodyText"/>
        <w:spacing w:before="7"/>
        <w:rPr>
          <w:del w:id="212" w:author="Morgan Wills" w:date="2026-10-01T11:29:00Z"/>
        </w:rPr>
        <w:pPrChange w:id="213" w:author="Morgan Wills" w:date="2026-10-01T11:29:00Z">
          <w:pPr>
            <w:pStyle w:val="BodyText"/>
            <w:spacing w:before="1"/>
            <w:ind w:left="287"/>
          </w:pPr>
        </w:pPrChange>
      </w:pPr>
      <w:del w:id="214" w:author="Morgan Wills" w:date="2026-10-01T11:29:00Z">
        <w:r w:rsidDel="004A606D">
          <w:rPr>
            <w:noProof/>
          </w:rPr>
          <mc:AlternateContent>
            <mc:Choice Requires="wpg">
              <w:drawing>
                <wp:anchor distT="0" distB="0" distL="0" distR="0" simplePos="0" relativeHeight="251663872" behindDoc="1" locked="0" layoutInCell="1" allowOverlap="1" wp14:anchorId="058DCDD6" wp14:editId="0A52F471">
                  <wp:simplePos x="0" y="0"/>
                  <wp:positionH relativeFrom="page">
                    <wp:posOffset>640080</wp:posOffset>
                  </wp:positionH>
                  <wp:positionV relativeFrom="paragraph">
                    <wp:posOffset>-314390</wp:posOffset>
                  </wp:positionV>
                  <wp:extent cx="2560320" cy="581025"/>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60320" cy="581025"/>
                            <a:chOff x="0" y="0"/>
                            <a:chExt cx="2560320" cy="581025"/>
                          </a:xfrm>
                        </wpg:grpSpPr>
                        <wps:wsp>
                          <wps:cNvPr id="20" name="Graphic 20"/>
                          <wps:cNvSpPr/>
                          <wps:spPr>
                            <a:xfrm>
                              <a:off x="0" y="298687"/>
                              <a:ext cx="2560320" cy="7620"/>
                            </a:xfrm>
                            <a:custGeom>
                              <a:avLst/>
                              <a:gdLst/>
                              <a:ahLst/>
                              <a:cxnLst/>
                              <a:rect l="l" t="t" r="r" b="b"/>
                              <a:pathLst>
                                <a:path w="2560320" h="7620">
                                  <a:moveTo>
                                    <a:pt x="2560320" y="0"/>
                                  </a:moveTo>
                                  <a:lnTo>
                                    <a:pt x="0" y="0"/>
                                  </a:lnTo>
                                  <a:lnTo>
                                    <a:pt x="0" y="7620"/>
                                  </a:lnTo>
                                  <a:lnTo>
                                    <a:pt x="2560320" y="7620"/>
                                  </a:lnTo>
                                  <a:lnTo>
                                    <a:pt x="256032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10" cstate="print"/>
                            <a:stretch>
                              <a:fillRect/>
                            </a:stretch>
                          </pic:blipFill>
                          <pic:spPr>
                            <a:xfrm>
                              <a:off x="49879" y="0"/>
                              <a:ext cx="1504607" cy="580779"/>
                            </a:xfrm>
                            <a:prstGeom prst="rect">
                              <a:avLst/>
                            </a:prstGeom>
                          </pic:spPr>
                        </pic:pic>
                      </wpg:wgp>
                    </a:graphicData>
                  </a:graphic>
                </wp:anchor>
              </w:drawing>
            </mc:Choice>
            <mc:Fallback>
              <w:pict>
                <v:group w14:anchorId="25F7E55F" id="Group 19" o:spid="_x0000_s1026" style="position:absolute;margin-left:50.4pt;margin-top:-24.75pt;width:201.6pt;height:45.75pt;z-index:-251652608;mso-wrap-distance-left:0;mso-wrap-distance-right:0;mso-position-horizontal-relative:page" coordsize="25603,5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">
                  <v:shape id="Graphic 20" o:spid="_x0000_s1027" style="position:absolute;top:2986;width:25603;height:77;visibility:visible;mso-wrap-style:square;v-text-anchor:top" coordsize="25603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" path="m2560320,l,,,7620r2560320,l2560320,xe" fillcolor="black" stroked="f">
                    <v:path arrowok="t"/>
                  </v:shape>
                  <v:shape id="Image 21" o:spid="_x0000_s1028" type="#_x0000_t75" style="position:absolute;left:498;width:15046;height:5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">
                    <v:imagedata r:id="rId11" o:title=""/>
                  </v:shape>
                  <w10:wrap anchorx="page"/>
                </v:group>
              </w:pict>
            </mc:Fallback>
          </mc:AlternateContent>
        </w:r>
        <w:r w:rsidDel="004A606D">
          <w:delText>Paul</w:delText>
        </w:r>
        <w:r w:rsidDel="004A606D">
          <w:rPr>
            <w:spacing w:val="-13"/>
          </w:rPr>
          <w:delText xml:space="preserve"> </w:delText>
        </w:r>
        <w:r w:rsidDel="004A606D">
          <w:delText>R.</w:delText>
        </w:r>
        <w:r w:rsidDel="004A606D">
          <w:rPr>
            <w:spacing w:val="-10"/>
          </w:rPr>
          <w:delText xml:space="preserve"> </w:delText>
        </w:r>
        <w:r w:rsidDel="004A606D">
          <w:rPr>
            <w:spacing w:val="-4"/>
          </w:rPr>
          <w:delText>Lowe</w:delText>
        </w:r>
      </w:del>
    </w:p>
    <w:p w14:paraId="2D7EB856" w14:textId="0A473C2E" w:rsidR="000637B2" w:rsidDel="004A606D" w:rsidRDefault="000C2105">
      <w:pPr>
        <w:pStyle w:val="BodyText"/>
        <w:spacing w:before="7"/>
        <w:rPr>
          <w:del w:id="215" w:author="Morgan Wills" w:date="2026-10-01T11:29:00Z"/>
        </w:rPr>
        <w:pPrChange w:id="216" w:author="Morgan Wills" w:date="2026-10-01T11:29:00Z">
          <w:pPr>
            <w:pStyle w:val="BodyText"/>
            <w:ind w:left="288" w:right="6715"/>
          </w:pPr>
        </w:pPrChange>
      </w:pPr>
      <w:del w:id="217" w:author="Morgan Wills" w:date="2026-10-01T11:29:00Z">
        <w:r w:rsidDel="004A606D">
          <w:rPr>
            <w:spacing w:val="-2"/>
          </w:rPr>
          <w:delText>Associate</w:delText>
        </w:r>
        <w:r w:rsidDel="004A606D">
          <w:rPr>
            <w:spacing w:val="-13"/>
          </w:rPr>
          <w:delText xml:space="preserve"> </w:delText>
        </w:r>
        <w:r w:rsidDel="004A606D">
          <w:rPr>
            <w:spacing w:val="-2"/>
          </w:rPr>
          <w:delText>Vice</w:delText>
        </w:r>
        <w:r w:rsidDel="004A606D">
          <w:rPr>
            <w:spacing w:val="-13"/>
          </w:rPr>
          <w:delText xml:space="preserve"> </w:delText>
        </w:r>
        <w:r w:rsidDel="004A606D">
          <w:rPr>
            <w:spacing w:val="-2"/>
          </w:rPr>
          <w:delText>President</w:delText>
        </w:r>
        <w:r w:rsidDel="004A606D">
          <w:rPr>
            <w:spacing w:val="-10"/>
          </w:rPr>
          <w:delText xml:space="preserve"> </w:delText>
        </w:r>
        <w:r w:rsidDel="004A606D">
          <w:rPr>
            <w:spacing w:val="-2"/>
          </w:rPr>
          <w:delText>for</w:delText>
        </w:r>
        <w:r w:rsidDel="004A606D">
          <w:rPr>
            <w:spacing w:val="-13"/>
          </w:rPr>
          <w:delText xml:space="preserve"> </w:delText>
        </w:r>
        <w:r w:rsidDel="004A606D">
          <w:rPr>
            <w:spacing w:val="-2"/>
          </w:rPr>
          <w:delText xml:space="preserve">Research </w:delText>
        </w:r>
        <w:r w:rsidDel="004A606D">
          <w:delText>Office of Sponsored Programs</w:delText>
        </w:r>
      </w:del>
    </w:p>
    <w:p w14:paraId="71727D2D" w14:textId="69DC6B9A" w:rsidR="000637B2" w:rsidDel="004A606D" w:rsidRDefault="000637B2">
      <w:pPr>
        <w:pStyle w:val="BodyText"/>
        <w:spacing w:before="7"/>
        <w:rPr>
          <w:del w:id="218" w:author="Morgan Wills" w:date="2026-10-01T11:29:00Z"/>
        </w:rPr>
        <w:pPrChange w:id="219" w:author="Morgan Wills" w:date="2026-10-01T11:29:00Z">
          <w:pPr>
            <w:pStyle w:val="BodyText"/>
          </w:pPr>
        </w:pPrChange>
      </w:pPr>
    </w:p>
    <w:p w14:paraId="5039218E" w14:textId="4818EA4E" w:rsidR="000637B2" w:rsidDel="004A606D" w:rsidRDefault="000637B2">
      <w:pPr>
        <w:pStyle w:val="BodyText"/>
        <w:spacing w:before="7"/>
        <w:rPr>
          <w:del w:id="220" w:author="Morgan Wills" w:date="2026-10-01T11:29:00Z"/>
        </w:rPr>
        <w:pPrChange w:id="221" w:author="Morgan Wills" w:date="2026-10-01T11:29:00Z">
          <w:pPr>
            <w:pStyle w:val="BodyText"/>
            <w:spacing w:before="111"/>
          </w:pPr>
        </w:pPrChange>
      </w:pPr>
    </w:p>
    <w:p w14:paraId="3AC92851" w14:textId="67C4B37D" w:rsidR="000637B2" w:rsidRDefault="000C2105">
      <w:pPr>
        <w:pStyle w:val="BodyText"/>
        <w:spacing w:before="7"/>
        <w:rPr>
          <w:rFonts w:ascii="Arial"/>
        </w:rPr>
        <w:pPrChange w:id="222" w:author="Morgan Wills" w:date="2026-10-01T11:29:00Z">
          <w:pPr>
            <w:pStyle w:val="BodyText"/>
            <w:tabs>
              <w:tab w:val="left" w:pos="4319"/>
            </w:tabs>
            <w:ind w:left="287"/>
          </w:pPr>
        </w:pPrChange>
      </w:pPr>
      <w:del w:id="223" w:author="Morgan Wills" w:date="2026-10-01T11:29:00Z">
        <w:r w:rsidDel="004A606D">
          <w:rPr>
            <w:rFonts w:ascii="Arial"/>
            <w:spacing w:val="31"/>
            <w:u w:val="single"/>
          </w:rPr>
          <w:delText xml:space="preserve">  </w:delText>
        </w:r>
        <w:r w:rsidDel="004A606D">
          <w:rPr>
            <w:rFonts w:ascii="Arial"/>
            <w:spacing w:val="-2"/>
            <w:u w:val="single"/>
          </w:rPr>
          <w:delText>2/24/2026</w:delText>
        </w:r>
        <w:r w:rsidDel="004A606D">
          <w:rPr>
            <w:rFonts w:ascii="Arial"/>
            <w:u w:val="single"/>
          </w:rPr>
          <w:tab/>
        </w:r>
      </w:del>
    </w:p>
    <w:p w14:paraId="521C7C33" w14:textId="1475368C" w:rsidR="000637B2" w:rsidDel="004A606D" w:rsidRDefault="000C2105">
      <w:pPr>
        <w:pStyle w:val="Heading2"/>
        <w:spacing w:before="61"/>
        <w:ind w:left="4692" w:right="0"/>
        <w:jc w:val="left"/>
        <w:rPr>
          <w:del w:id="224" w:author="Morgan Wills" w:date="2026-10-01T11:30:00Z"/>
          <w:spacing w:val="-4"/>
        </w:rPr>
      </w:pPr>
      <w:del w:id="225" w:author="Morgan Wills" w:date="2026-10-01T11:30:00Z">
        <w:r w:rsidDel="004A606D">
          <w:rPr>
            <w:spacing w:val="-4"/>
          </w:rPr>
          <w:delText>Date</w:delText>
        </w:r>
      </w:del>
    </w:p>
    <w:p w14:paraId="6FBA4703" w14:textId="58433A18" w:rsidR="004A606D" w:rsidRDefault="004A606D">
      <w:pPr>
        <w:pStyle w:val="BodyText"/>
        <w:spacing w:before="28"/>
        <w:ind w:left="287"/>
        <w:rPr>
          <w:ins w:id="226" w:author="Morgan Wills" w:date="2026-10-01T11:30:00Z"/>
          <w:b/>
          <w:bCs/>
          <w:spacing w:val="-4"/>
          <w:sz w:val="28"/>
          <w:szCs w:val="28"/>
        </w:rPr>
      </w:pPr>
    </w:p>
    <w:p w14:paraId="26189C3D" w14:textId="192E8AC2" w:rsidR="004A606D" w:rsidRDefault="004A606D">
      <w:pPr>
        <w:pStyle w:val="BodyText"/>
        <w:spacing w:before="28"/>
        <w:ind w:left="287"/>
        <w:rPr>
          <w:ins w:id="227" w:author="Morgan Wills" w:date="2026-10-01T11:30:00Z"/>
          <w:b/>
          <w:bCs/>
          <w:spacing w:val="-4"/>
          <w:sz w:val="28"/>
          <w:szCs w:val="28"/>
        </w:rPr>
      </w:pPr>
    </w:p>
    <w:p w14:paraId="298DE99A" w14:textId="77777777" w:rsidR="004A606D" w:rsidRDefault="004A606D">
      <w:pPr>
        <w:pStyle w:val="BodyText"/>
        <w:spacing w:before="28"/>
        <w:ind w:left="287"/>
        <w:rPr>
          <w:ins w:id="228" w:author="Morgan Wills" w:date="2026-10-01T11:30:00Z"/>
        </w:rPr>
      </w:pPr>
    </w:p>
    <w:p w14:paraId="0797E90D" w14:textId="77777777" w:rsidR="000637B2" w:rsidDel="004A606D" w:rsidRDefault="000637B2">
      <w:pPr>
        <w:pStyle w:val="Heading2"/>
        <w:spacing w:before="61"/>
        <w:ind w:left="4692" w:right="0"/>
        <w:jc w:val="left"/>
        <w:rPr>
          <w:del w:id="229" w:author="Morgan Wills" w:date="2026-10-01T11:30:00Z"/>
        </w:rPr>
      </w:pPr>
    </w:p>
    <w:p w14:paraId="0FD45B06" w14:textId="77777777" w:rsidR="004A606D" w:rsidRDefault="004A606D" w:rsidP="004A606D">
      <w:pPr>
        <w:pStyle w:val="BodyText"/>
        <w:spacing w:before="28"/>
        <w:ind w:left="287"/>
        <w:rPr>
          <w:ins w:id="230" w:author="Morgan Wills" w:date="2026-10-01T11:30:00Z"/>
          <w:b/>
          <w:bCs/>
          <w:sz w:val="28"/>
          <w:szCs w:val="28"/>
        </w:rPr>
      </w:pPr>
    </w:p>
    <w:p w14:paraId="29D58306" w14:textId="69D447D3" w:rsidR="004A606D" w:rsidRDefault="004A606D">
      <w:pPr>
        <w:pStyle w:val="BodyText"/>
        <w:spacing w:before="28"/>
        <w:ind w:left="287"/>
        <w:rPr>
          <w:ins w:id="231" w:author="Morgan Wills" w:date="2026-10-01T11:30:00Z"/>
        </w:rPr>
        <w:sectPr w:rsidR="004A606D">
          <w:type w:val="continuous"/>
          <w:pgSz w:w="12240" w:h="16360"/>
          <w:pgMar w:top="1080" w:right="360" w:bottom="280" w:left="720" w:header="720" w:footer="720" w:gutter="0"/>
          <w:cols w:space="720"/>
        </w:sectPr>
        <w:pPrChange w:id="232" w:author="Morgan Wills" w:date="2026-10-01T11:30:00Z">
          <w:pPr>
            <w:pStyle w:val="BodyText"/>
          </w:pPr>
        </w:pPrChange>
      </w:pPr>
    </w:p>
    <w:p w14:paraId="7F10567E" w14:textId="77777777" w:rsidR="000637B2" w:rsidRDefault="000C2105">
      <w:pPr>
        <w:pStyle w:val="Heading2"/>
        <w:spacing w:before="61"/>
        <w:ind w:left="4692" w:right="0"/>
        <w:jc w:val="left"/>
      </w:pPr>
      <w:bookmarkStart w:id="233" w:name="Appendix_A"/>
      <w:bookmarkEnd w:id="233"/>
      <w:r>
        <w:rPr>
          <w:spacing w:val="-2"/>
        </w:rPr>
        <w:lastRenderedPageBreak/>
        <w:t>Appendix</w:t>
      </w:r>
      <w:r>
        <w:rPr>
          <w:spacing w:val="-5"/>
        </w:rPr>
        <w:t xml:space="preserve"> </w:t>
      </w:r>
      <w:r>
        <w:rPr>
          <w:spacing w:val="-12"/>
        </w:rPr>
        <w:t>A</w:t>
      </w:r>
    </w:p>
    <w:p w14:paraId="30D30D65" w14:textId="66E96EA6" w:rsidR="000637B2" w:rsidRDefault="000C2105">
      <w:pPr>
        <w:spacing w:before="118" w:line="343" w:lineRule="auto"/>
        <w:jc w:val="center"/>
        <w:rPr>
          <w:b/>
          <w:sz w:val="24"/>
        </w:rPr>
        <w:pPrChange w:id="234" w:author="Morgan Wills" w:date="2026-10-01T11:32:00Z">
          <w:pPr>
            <w:spacing w:before="118" w:line="343" w:lineRule="auto"/>
            <w:ind w:left="3636" w:right="3853" w:firstLine="892"/>
          </w:pPr>
        </w:pPrChange>
      </w:pPr>
      <w:r>
        <w:rPr>
          <w:b/>
          <w:sz w:val="24"/>
        </w:rPr>
        <w:t>Scope of Services December</w:t>
      </w:r>
      <w:r>
        <w:rPr>
          <w:b/>
          <w:spacing w:val="-10"/>
          <w:sz w:val="24"/>
        </w:rPr>
        <w:t xml:space="preserve"> </w:t>
      </w:r>
      <w:r>
        <w:rPr>
          <w:b/>
          <w:sz w:val="24"/>
        </w:rPr>
        <w:t>10,</w:t>
      </w:r>
      <w:r>
        <w:rPr>
          <w:b/>
          <w:spacing w:val="-9"/>
          <w:sz w:val="24"/>
        </w:rPr>
        <w:t xml:space="preserve"> </w:t>
      </w:r>
      <w:r>
        <w:rPr>
          <w:b/>
          <w:sz w:val="24"/>
        </w:rPr>
        <w:t>202</w:t>
      </w:r>
      <w:del w:id="235" w:author="Morgan Wills" w:date="2026-10-01T11:32:00Z">
        <w:r w:rsidDel="004A606D">
          <w:rPr>
            <w:b/>
            <w:sz w:val="24"/>
          </w:rPr>
          <w:delText>5</w:delText>
        </w:r>
      </w:del>
      <w:ins w:id="236" w:author="Morgan Wills" w:date="2026-10-01T11:32:00Z">
        <w:r w:rsidR="004A606D">
          <w:rPr>
            <w:b/>
            <w:sz w:val="24"/>
          </w:rPr>
          <w:t>6</w:t>
        </w:r>
      </w:ins>
      <w:r>
        <w:rPr>
          <w:b/>
          <w:spacing w:val="-9"/>
          <w:sz w:val="24"/>
        </w:rPr>
        <w:t xml:space="preserve"> </w:t>
      </w:r>
      <w:r>
        <w:rPr>
          <w:b/>
          <w:sz w:val="24"/>
        </w:rPr>
        <w:t>–</w:t>
      </w:r>
      <w:r>
        <w:rPr>
          <w:b/>
          <w:spacing w:val="-9"/>
          <w:sz w:val="24"/>
        </w:rPr>
        <w:t xml:space="preserve"> </w:t>
      </w:r>
      <w:r>
        <w:rPr>
          <w:b/>
          <w:sz w:val="24"/>
        </w:rPr>
        <w:t>May</w:t>
      </w:r>
      <w:r>
        <w:rPr>
          <w:b/>
          <w:spacing w:val="-9"/>
          <w:sz w:val="24"/>
        </w:rPr>
        <w:t xml:space="preserve"> </w:t>
      </w:r>
      <w:r>
        <w:rPr>
          <w:b/>
          <w:sz w:val="24"/>
        </w:rPr>
        <w:t>31,</w:t>
      </w:r>
      <w:r>
        <w:rPr>
          <w:b/>
          <w:spacing w:val="-9"/>
          <w:sz w:val="24"/>
        </w:rPr>
        <w:t xml:space="preserve"> </w:t>
      </w:r>
      <w:r>
        <w:rPr>
          <w:b/>
          <w:sz w:val="24"/>
        </w:rPr>
        <w:t>202</w:t>
      </w:r>
      <w:del w:id="237" w:author="Morgan Wills" w:date="2026-10-01T11:33:00Z">
        <w:r w:rsidDel="004A606D">
          <w:rPr>
            <w:b/>
            <w:sz w:val="24"/>
          </w:rPr>
          <w:delText>6</w:delText>
        </w:r>
      </w:del>
      <w:ins w:id="238" w:author="Morgan Wills" w:date="2026-10-01T11:33:00Z">
        <w:r w:rsidR="004A606D">
          <w:rPr>
            <w:b/>
            <w:sz w:val="24"/>
          </w:rPr>
          <w:t>7</w:t>
        </w:r>
      </w:ins>
    </w:p>
    <w:p w14:paraId="2BB5ABA4" w14:textId="77777777" w:rsidR="000637B2" w:rsidRDefault="000C2105">
      <w:pPr>
        <w:spacing w:before="159"/>
        <w:ind w:left="5020" w:hanging="5020"/>
        <w:jc w:val="center"/>
        <w:rPr>
          <w:b/>
          <w:sz w:val="24"/>
        </w:rPr>
        <w:pPrChange w:id="239" w:author="Morgan Wills" w:date="2026-10-01T11:32:00Z">
          <w:pPr>
            <w:spacing w:before="159"/>
            <w:ind w:left="5020" w:right="4505" w:hanging="761"/>
          </w:pPr>
        </w:pPrChange>
      </w:pPr>
      <w:r>
        <w:rPr>
          <w:b/>
          <w:spacing w:val="-2"/>
          <w:sz w:val="24"/>
        </w:rPr>
        <w:t>Dr.</w:t>
      </w:r>
      <w:r>
        <w:rPr>
          <w:b/>
          <w:spacing w:val="-15"/>
          <w:sz w:val="24"/>
        </w:rPr>
        <w:t xml:space="preserve"> </w:t>
      </w:r>
      <w:r>
        <w:rPr>
          <w:b/>
          <w:spacing w:val="-2"/>
          <w:sz w:val="24"/>
        </w:rPr>
        <w:t>Mohammed</w:t>
      </w:r>
      <w:r>
        <w:rPr>
          <w:b/>
          <w:spacing w:val="-14"/>
          <w:sz w:val="24"/>
        </w:rPr>
        <w:t xml:space="preserve"> </w:t>
      </w:r>
      <w:r>
        <w:rPr>
          <w:b/>
          <w:spacing w:val="-2"/>
          <w:sz w:val="24"/>
        </w:rPr>
        <w:t>Milad Mentor</w:t>
      </w:r>
    </w:p>
    <w:p w14:paraId="73868525" w14:textId="77777777" w:rsidR="000637B2" w:rsidRDefault="000637B2">
      <w:pPr>
        <w:pStyle w:val="BodyText"/>
        <w:jc w:val="center"/>
        <w:rPr>
          <w:b/>
        </w:rPr>
        <w:pPrChange w:id="240" w:author="Morgan Wills" w:date="2026-10-01T11:32:00Z">
          <w:pPr>
            <w:pStyle w:val="BodyText"/>
          </w:pPr>
        </w:pPrChange>
      </w:pPr>
    </w:p>
    <w:p w14:paraId="0325BD80" w14:textId="77777777" w:rsidR="004A606D" w:rsidRDefault="000C2105" w:rsidP="004A606D">
      <w:pPr>
        <w:jc w:val="center"/>
        <w:rPr>
          <w:ins w:id="241" w:author="Morgan Wills" w:date="2026-10-01T11:32:00Z"/>
          <w:b/>
          <w:sz w:val="24"/>
        </w:rPr>
      </w:pPr>
      <w:r>
        <w:rPr>
          <w:b/>
          <w:sz w:val="24"/>
        </w:rPr>
        <w:t>Dr.</w:t>
      </w:r>
      <w:r>
        <w:rPr>
          <w:b/>
          <w:spacing w:val="-11"/>
          <w:sz w:val="24"/>
        </w:rPr>
        <w:t xml:space="preserve"> </w:t>
      </w:r>
      <w:r>
        <w:rPr>
          <w:b/>
          <w:sz w:val="24"/>
        </w:rPr>
        <w:t>Maria</w:t>
      </w:r>
      <w:r>
        <w:rPr>
          <w:b/>
          <w:spacing w:val="-13"/>
          <w:sz w:val="24"/>
        </w:rPr>
        <w:t xml:space="preserve"> </w:t>
      </w:r>
      <w:r>
        <w:rPr>
          <w:b/>
          <w:sz w:val="24"/>
        </w:rPr>
        <w:t>Diehl</w:t>
      </w:r>
      <w:r>
        <w:rPr>
          <w:b/>
          <w:spacing w:val="-11"/>
          <w:sz w:val="24"/>
        </w:rPr>
        <w:t xml:space="preserve"> </w:t>
      </w:r>
      <w:r>
        <w:rPr>
          <w:b/>
          <w:sz w:val="24"/>
        </w:rPr>
        <w:t>–</w:t>
      </w:r>
      <w:r>
        <w:rPr>
          <w:b/>
          <w:spacing w:val="-11"/>
          <w:sz w:val="24"/>
        </w:rPr>
        <w:t xml:space="preserve"> </w:t>
      </w:r>
      <w:r>
        <w:rPr>
          <w:b/>
          <w:sz w:val="24"/>
        </w:rPr>
        <w:t>CNAP</w:t>
      </w:r>
      <w:r>
        <w:rPr>
          <w:b/>
          <w:spacing w:val="-13"/>
          <w:sz w:val="24"/>
        </w:rPr>
        <w:t xml:space="preserve"> </w:t>
      </w:r>
      <w:r>
        <w:rPr>
          <w:b/>
          <w:sz w:val="24"/>
        </w:rPr>
        <w:t>COBRE</w:t>
      </w:r>
      <w:r>
        <w:rPr>
          <w:b/>
          <w:spacing w:val="-12"/>
          <w:sz w:val="24"/>
        </w:rPr>
        <w:t xml:space="preserve"> </w:t>
      </w:r>
      <w:r>
        <w:rPr>
          <w:b/>
          <w:sz w:val="24"/>
        </w:rPr>
        <w:t>Project</w:t>
      </w:r>
      <w:r>
        <w:rPr>
          <w:b/>
          <w:spacing w:val="-11"/>
          <w:sz w:val="24"/>
        </w:rPr>
        <w:t xml:space="preserve"> </w:t>
      </w:r>
      <w:r>
        <w:rPr>
          <w:b/>
          <w:sz w:val="24"/>
        </w:rPr>
        <w:t xml:space="preserve">Lead </w:t>
      </w:r>
    </w:p>
    <w:p w14:paraId="0AAEE317" w14:textId="19EBB905" w:rsidR="000637B2" w:rsidRDefault="000C2105">
      <w:pPr>
        <w:jc w:val="center"/>
        <w:rPr>
          <w:b/>
          <w:sz w:val="24"/>
        </w:rPr>
        <w:pPrChange w:id="242" w:author="Morgan Wills" w:date="2026-10-01T11:32:00Z">
          <w:pPr>
            <w:ind w:left="2414" w:right="2776"/>
            <w:jc w:val="center"/>
          </w:pPr>
        </w:pPrChange>
      </w:pPr>
      <w:r>
        <w:rPr>
          <w:b/>
          <w:sz w:val="24"/>
        </w:rPr>
        <w:t>Department of Psychological Sciences</w:t>
      </w:r>
    </w:p>
    <w:p w14:paraId="724AAC90" w14:textId="77777777" w:rsidR="000637B2" w:rsidRDefault="000C2105">
      <w:pPr>
        <w:tabs>
          <w:tab w:val="left" w:pos="10170"/>
        </w:tabs>
        <w:ind w:left="249" w:right="609"/>
        <w:jc w:val="center"/>
        <w:rPr>
          <w:b/>
          <w:sz w:val="24"/>
        </w:rPr>
        <w:pPrChange w:id="243" w:author="Morgan Wills" w:date="2026-10-01T11:32:00Z">
          <w:pPr>
            <w:ind w:left="249" w:right="609"/>
            <w:jc w:val="center"/>
          </w:pPr>
        </w:pPrChange>
      </w:pPr>
      <w:r>
        <w:rPr>
          <w:b/>
          <w:sz w:val="24"/>
        </w:rPr>
        <w:t>Kansas</w:t>
      </w:r>
      <w:r>
        <w:rPr>
          <w:b/>
          <w:spacing w:val="-5"/>
          <w:sz w:val="24"/>
        </w:rPr>
        <w:t xml:space="preserve"> </w:t>
      </w:r>
      <w:r>
        <w:rPr>
          <w:b/>
          <w:sz w:val="24"/>
        </w:rPr>
        <w:t>State</w:t>
      </w:r>
      <w:r>
        <w:rPr>
          <w:b/>
          <w:spacing w:val="-3"/>
          <w:sz w:val="24"/>
        </w:rPr>
        <w:t xml:space="preserve"> </w:t>
      </w:r>
      <w:r>
        <w:rPr>
          <w:b/>
          <w:spacing w:val="-2"/>
          <w:sz w:val="24"/>
        </w:rPr>
        <w:t>University</w:t>
      </w:r>
    </w:p>
    <w:p w14:paraId="35CB0DE5" w14:textId="77777777" w:rsidR="000637B2" w:rsidRDefault="000637B2">
      <w:pPr>
        <w:pStyle w:val="BodyText"/>
        <w:rPr>
          <w:b/>
        </w:rPr>
      </w:pPr>
    </w:p>
    <w:p w14:paraId="49E0CE27" w14:textId="77777777" w:rsidR="000637B2" w:rsidRDefault="000C2105">
      <w:pPr>
        <w:pStyle w:val="BodyText"/>
        <w:ind w:right="90"/>
        <w:jc w:val="both"/>
        <w:pPrChange w:id="244" w:author="Morgan Wills" w:date="2026-10-01T11:31:00Z">
          <w:pPr>
            <w:pStyle w:val="BodyText"/>
            <w:ind w:left="287" w:right="639"/>
            <w:jc w:val="both"/>
          </w:pPr>
        </w:pPrChange>
      </w:pPr>
      <w:r>
        <w:t>CONSULTANT agrees that Dr. Mohammed Milad (Mentor) shall provide the Services and Deliverables associated with mentoring Dr. Maria Diehl’s (Mentee) CNAP COBRE Project Grant. Throughout the duration</w:t>
      </w:r>
      <w:r>
        <w:rPr>
          <w:spacing w:val="-7"/>
        </w:rPr>
        <w:t xml:space="preserve"> </w:t>
      </w:r>
      <w:r>
        <w:t>of</w:t>
      </w:r>
      <w:r>
        <w:rPr>
          <w:spacing w:val="-10"/>
        </w:rPr>
        <w:t xml:space="preserve"> </w:t>
      </w:r>
      <w:r>
        <w:t>mentorship,</w:t>
      </w:r>
      <w:r>
        <w:rPr>
          <w:spacing w:val="-10"/>
        </w:rPr>
        <w:t xml:space="preserve"> </w:t>
      </w:r>
      <w:r>
        <w:t>the</w:t>
      </w:r>
      <w:r>
        <w:rPr>
          <w:spacing w:val="-8"/>
        </w:rPr>
        <w:t xml:space="preserve"> </w:t>
      </w:r>
      <w:r>
        <w:t>Mentor</w:t>
      </w:r>
      <w:r>
        <w:rPr>
          <w:spacing w:val="-8"/>
        </w:rPr>
        <w:t xml:space="preserve"> </w:t>
      </w:r>
      <w:r>
        <w:t>and</w:t>
      </w:r>
      <w:r>
        <w:rPr>
          <w:spacing w:val="-5"/>
        </w:rPr>
        <w:t xml:space="preserve"> </w:t>
      </w:r>
      <w:r>
        <w:t>Mentee</w:t>
      </w:r>
      <w:r>
        <w:rPr>
          <w:spacing w:val="-6"/>
        </w:rPr>
        <w:t xml:space="preserve"> </w:t>
      </w:r>
      <w:r>
        <w:t>will</w:t>
      </w:r>
      <w:r>
        <w:rPr>
          <w:spacing w:val="-7"/>
        </w:rPr>
        <w:t xml:space="preserve"> </w:t>
      </w:r>
      <w:r>
        <w:t>communicate</w:t>
      </w:r>
      <w:r>
        <w:rPr>
          <w:spacing w:val="-8"/>
        </w:rPr>
        <w:t xml:space="preserve"> </w:t>
      </w:r>
      <w:r>
        <w:t>on</w:t>
      </w:r>
      <w:r>
        <w:rPr>
          <w:spacing w:val="-7"/>
        </w:rPr>
        <w:t xml:space="preserve"> </w:t>
      </w:r>
      <w:r>
        <w:t>a</w:t>
      </w:r>
      <w:r>
        <w:rPr>
          <w:spacing w:val="-8"/>
        </w:rPr>
        <w:t xml:space="preserve"> </w:t>
      </w:r>
      <w:r>
        <w:t>scheduled</w:t>
      </w:r>
      <w:r>
        <w:rPr>
          <w:spacing w:val="-7"/>
        </w:rPr>
        <w:t xml:space="preserve"> </w:t>
      </w:r>
      <w:r>
        <w:t>monthly</w:t>
      </w:r>
      <w:r>
        <w:rPr>
          <w:spacing w:val="-7"/>
        </w:rPr>
        <w:t xml:space="preserve"> </w:t>
      </w:r>
      <w:r>
        <w:t>basis,</w:t>
      </w:r>
      <w:r>
        <w:rPr>
          <w:spacing w:val="-10"/>
        </w:rPr>
        <w:t xml:space="preserve"> </w:t>
      </w:r>
      <w:r>
        <w:t>by</w:t>
      </w:r>
      <w:r>
        <w:rPr>
          <w:spacing w:val="-7"/>
        </w:rPr>
        <w:t xml:space="preserve"> </w:t>
      </w:r>
      <w:r>
        <w:t>phone, Zoom,</w:t>
      </w:r>
      <w:r>
        <w:rPr>
          <w:spacing w:val="-15"/>
        </w:rPr>
        <w:t xml:space="preserve"> </w:t>
      </w:r>
      <w:r>
        <w:t>or</w:t>
      </w:r>
      <w:r>
        <w:rPr>
          <w:spacing w:val="-15"/>
        </w:rPr>
        <w:t xml:space="preserve"> </w:t>
      </w:r>
      <w:r>
        <w:t>email.</w:t>
      </w:r>
      <w:r>
        <w:rPr>
          <w:spacing w:val="-15"/>
        </w:rPr>
        <w:t xml:space="preserve"> </w:t>
      </w:r>
      <w:r>
        <w:t>These</w:t>
      </w:r>
      <w:r>
        <w:rPr>
          <w:spacing w:val="-15"/>
        </w:rPr>
        <w:t xml:space="preserve"> </w:t>
      </w:r>
      <w:r>
        <w:t>communications</w:t>
      </w:r>
      <w:r>
        <w:rPr>
          <w:spacing w:val="-15"/>
        </w:rPr>
        <w:t xml:space="preserve"> </w:t>
      </w:r>
      <w:r>
        <w:t>should</w:t>
      </w:r>
      <w:r>
        <w:rPr>
          <w:spacing w:val="-15"/>
        </w:rPr>
        <w:t xml:space="preserve"> </w:t>
      </w:r>
      <w:r>
        <w:t>be</w:t>
      </w:r>
      <w:r>
        <w:rPr>
          <w:spacing w:val="-15"/>
        </w:rPr>
        <w:t xml:space="preserve"> </w:t>
      </w:r>
      <w:r>
        <w:t>logged</w:t>
      </w:r>
      <w:r>
        <w:rPr>
          <w:spacing w:val="-15"/>
        </w:rPr>
        <w:t xml:space="preserve"> </w:t>
      </w:r>
      <w:r>
        <w:t>and</w:t>
      </w:r>
      <w:r>
        <w:rPr>
          <w:spacing w:val="-15"/>
        </w:rPr>
        <w:t xml:space="preserve"> </w:t>
      </w:r>
      <w:r>
        <w:t>reported</w:t>
      </w:r>
      <w:r>
        <w:rPr>
          <w:spacing w:val="-15"/>
        </w:rPr>
        <w:t xml:space="preserve"> </w:t>
      </w:r>
      <w:r>
        <w:t>as</w:t>
      </w:r>
      <w:r>
        <w:rPr>
          <w:spacing w:val="-15"/>
        </w:rPr>
        <w:t xml:space="preserve"> </w:t>
      </w:r>
      <w:r>
        <w:t>a</w:t>
      </w:r>
      <w:r>
        <w:rPr>
          <w:spacing w:val="-15"/>
        </w:rPr>
        <w:t xml:space="preserve"> </w:t>
      </w:r>
      <w:r>
        <w:t>part</w:t>
      </w:r>
      <w:r>
        <w:rPr>
          <w:spacing w:val="-15"/>
        </w:rPr>
        <w:t xml:space="preserve"> </w:t>
      </w:r>
      <w:r>
        <w:t>of</w:t>
      </w:r>
      <w:r>
        <w:rPr>
          <w:spacing w:val="-15"/>
        </w:rPr>
        <w:t xml:space="preserve"> </w:t>
      </w:r>
      <w:r>
        <w:t>the</w:t>
      </w:r>
      <w:r>
        <w:rPr>
          <w:spacing w:val="-15"/>
        </w:rPr>
        <w:t xml:space="preserve"> </w:t>
      </w:r>
      <w:r>
        <w:t>semiannual</w:t>
      </w:r>
      <w:r>
        <w:rPr>
          <w:spacing w:val="-15"/>
        </w:rPr>
        <w:t xml:space="preserve"> </w:t>
      </w:r>
      <w:r>
        <w:t>mentoring report. The purpose of these frequent communications will be for the Mentor to keep apprised of progress toward</w:t>
      </w:r>
      <w:r>
        <w:rPr>
          <w:spacing w:val="-15"/>
        </w:rPr>
        <w:t xml:space="preserve"> </w:t>
      </w:r>
      <w:r>
        <w:t>the</w:t>
      </w:r>
      <w:r>
        <w:rPr>
          <w:spacing w:val="-15"/>
        </w:rPr>
        <w:t xml:space="preserve"> </w:t>
      </w:r>
      <w:r>
        <w:t>proposed</w:t>
      </w:r>
      <w:r>
        <w:rPr>
          <w:spacing w:val="-15"/>
        </w:rPr>
        <w:t xml:space="preserve"> </w:t>
      </w:r>
      <w:r>
        <w:t>research</w:t>
      </w:r>
      <w:r>
        <w:rPr>
          <w:spacing w:val="-15"/>
        </w:rPr>
        <w:t xml:space="preserve"> </w:t>
      </w:r>
      <w:r>
        <w:t>goals</w:t>
      </w:r>
      <w:r>
        <w:rPr>
          <w:spacing w:val="-15"/>
        </w:rPr>
        <w:t xml:space="preserve"> </w:t>
      </w:r>
      <w:r>
        <w:t>and</w:t>
      </w:r>
      <w:r>
        <w:rPr>
          <w:spacing w:val="-15"/>
        </w:rPr>
        <w:t xml:space="preserve"> </w:t>
      </w:r>
      <w:r>
        <w:t>to</w:t>
      </w:r>
      <w:r>
        <w:rPr>
          <w:spacing w:val="-15"/>
        </w:rPr>
        <w:t xml:space="preserve"> </w:t>
      </w:r>
      <w:r>
        <w:t>consider</w:t>
      </w:r>
      <w:r>
        <w:rPr>
          <w:spacing w:val="-15"/>
        </w:rPr>
        <w:t xml:space="preserve"> </w:t>
      </w:r>
      <w:r>
        <w:t>and</w:t>
      </w:r>
      <w:r>
        <w:rPr>
          <w:spacing w:val="-15"/>
        </w:rPr>
        <w:t xml:space="preserve"> </w:t>
      </w:r>
      <w:r>
        <w:t>discuss</w:t>
      </w:r>
      <w:r>
        <w:rPr>
          <w:spacing w:val="-15"/>
        </w:rPr>
        <w:t xml:space="preserve"> </w:t>
      </w:r>
      <w:r>
        <w:t>any</w:t>
      </w:r>
      <w:r>
        <w:rPr>
          <w:spacing w:val="-15"/>
        </w:rPr>
        <w:t xml:space="preserve"> </w:t>
      </w:r>
      <w:r>
        <w:t>challenges</w:t>
      </w:r>
      <w:r>
        <w:rPr>
          <w:spacing w:val="-15"/>
        </w:rPr>
        <w:t xml:space="preserve"> </w:t>
      </w:r>
      <w:r>
        <w:t>(both</w:t>
      </w:r>
      <w:r>
        <w:rPr>
          <w:spacing w:val="-15"/>
        </w:rPr>
        <w:t xml:space="preserve"> </w:t>
      </w:r>
      <w:r>
        <w:t>scientific</w:t>
      </w:r>
      <w:r>
        <w:rPr>
          <w:spacing w:val="-15"/>
        </w:rPr>
        <w:t xml:space="preserve"> </w:t>
      </w:r>
      <w:r>
        <w:t>and</w:t>
      </w:r>
      <w:r>
        <w:rPr>
          <w:spacing w:val="-15"/>
        </w:rPr>
        <w:t xml:space="preserve"> </w:t>
      </w:r>
      <w:r>
        <w:t>practical) that the Mentee may encounter. The Mentor will serve as an advisor in all stages of the Mentee’s</w:t>
      </w:r>
      <w:r>
        <w:rPr>
          <w:spacing w:val="-4"/>
        </w:rPr>
        <w:t xml:space="preserve"> </w:t>
      </w:r>
      <w:r>
        <w:t>research project and will agree to plan on meeting directly at least once per year during site visits to Kansas State University. As part of this mentorship plan, CONSULTANT agrees that the Mentor will critically review the</w:t>
      </w:r>
      <w:r>
        <w:rPr>
          <w:spacing w:val="-5"/>
        </w:rPr>
        <w:t xml:space="preserve"> </w:t>
      </w:r>
      <w:r>
        <w:t>Mentee’s</w:t>
      </w:r>
      <w:r>
        <w:rPr>
          <w:spacing w:val="-4"/>
        </w:rPr>
        <w:t xml:space="preserve"> </w:t>
      </w:r>
      <w:r>
        <w:t>grant</w:t>
      </w:r>
      <w:r>
        <w:rPr>
          <w:spacing w:val="-4"/>
        </w:rPr>
        <w:t xml:space="preserve"> </w:t>
      </w:r>
      <w:r>
        <w:t>applications</w:t>
      </w:r>
      <w:r>
        <w:rPr>
          <w:spacing w:val="-4"/>
        </w:rPr>
        <w:t xml:space="preserve"> </w:t>
      </w:r>
      <w:r>
        <w:t>and</w:t>
      </w:r>
      <w:r>
        <w:rPr>
          <w:spacing w:val="-4"/>
        </w:rPr>
        <w:t xml:space="preserve"> </w:t>
      </w:r>
      <w:r>
        <w:t>scientific</w:t>
      </w:r>
      <w:r>
        <w:rPr>
          <w:spacing w:val="-5"/>
        </w:rPr>
        <w:t xml:space="preserve"> </w:t>
      </w:r>
      <w:r>
        <w:t>manuscripts</w:t>
      </w:r>
      <w:r>
        <w:rPr>
          <w:spacing w:val="-4"/>
        </w:rPr>
        <w:t xml:space="preserve"> </w:t>
      </w:r>
      <w:r>
        <w:t>prior</w:t>
      </w:r>
      <w:r>
        <w:rPr>
          <w:spacing w:val="-5"/>
        </w:rPr>
        <w:t xml:space="preserve"> </w:t>
      </w:r>
      <w:r>
        <w:t>to</w:t>
      </w:r>
      <w:r>
        <w:rPr>
          <w:spacing w:val="-4"/>
        </w:rPr>
        <w:t xml:space="preserve"> </w:t>
      </w:r>
      <w:r>
        <w:t>submission,</w:t>
      </w:r>
      <w:r>
        <w:rPr>
          <w:spacing w:val="-4"/>
        </w:rPr>
        <w:t xml:space="preserve"> </w:t>
      </w:r>
      <w:r>
        <w:t>and</w:t>
      </w:r>
      <w:r>
        <w:rPr>
          <w:spacing w:val="-4"/>
        </w:rPr>
        <w:t xml:space="preserve"> </w:t>
      </w:r>
      <w:r>
        <w:t>to</w:t>
      </w:r>
      <w:r>
        <w:rPr>
          <w:spacing w:val="-4"/>
        </w:rPr>
        <w:t xml:space="preserve"> </w:t>
      </w:r>
      <w:r>
        <w:t>provide</w:t>
      </w:r>
      <w:r>
        <w:rPr>
          <w:spacing w:val="-5"/>
        </w:rPr>
        <w:t xml:space="preserve"> </w:t>
      </w:r>
      <w:r>
        <w:t>constructive feedback in a timely manner.</w:t>
      </w:r>
    </w:p>
    <w:p w14:paraId="50517E57" w14:textId="77777777" w:rsidR="000637B2" w:rsidRDefault="000637B2">
      <w:pPr>
        <w:pStyle w:val="BodyText"/>
      </w:pPr>
    </w:p>
    <w:p w14:paraId="6168B714" w14:textId="77777777" w:rsidR="000637B2" w:rsidRDefault="000C2105">
      <w:pPr>
        <w:pStyle w:val="BodyText"/>
        <w:jc w:val="both"/>
        <w:pPrChange w:id="245" w:author="Morgan Wills" w:date="2026-10-01T11:53:00Z">
          <w:pPr>
            <w:pStyle w:val="BodyText"/>
            <w:ind w:left="288" w:right="637"/>
            <w:jc w:val="both"/>
          </w:pPr>
        </w:pPrChange>
      </w:pPr>
      <w:r>
        <w:t>Prior to each of the two semiannual evaluation meetings, the Mentor will provide a brief report to the UNIVERSITY,</w:t>
      </w:r>
      <w:r>
        <w:rPr>
          <w:spacing w:val="-1"/>
        </w:rPr>
        <w:t xml:space="preserve"> </w:t>
      </w:r>
      <w:r>
        <w:t>which</w:t>
      </w:r>
      <w:r>
        <w:rPr>
          <w:spacing w:val="-1"/>
        </w:rPr>
        <w:t xml:space="preserve"> </w:t>
      </w:r>
      <w:r>
        <w:t>summarizes</w:t>
      </w:r>
      <w:r>
        <w:rPr>
          <w:spacing w:val="-1"/>
        </w:rPr>
        <w:t xml:space="preserve"> </w:t>
      </w:r>
      <w:r>
        <w:t>and</w:t>
      </w:r>
      <w:r>
        <w:rPr>
          <w:spacing w:val="-1"/>
        </w:rPr>
        <w:t xml:space="preserve"> </w:t>
      </w:r>
      <w:r>
        <w:t>appraises</w:t>
      </w:r>
      <w:r>
        <w:rPr>
          <w:spacing w:val="-1"/>
        </w:rPr>
        <w:t xml:space="preserve"> </w:t>
      </w:r>
      <w:r>
        <w:t>the</w:t>
      </w:r>
      <w:r>
        <w:rPr>
          <w:spacing w:val="-2"/>
        </w:rPr>
        <w:t xml:space="preserve"> </w:t>
      </w:r>
      <w:r>
        <w:t>Mentee’s</w:t>
      </w:r>
      <w:r>
        <w:rPr>
          <w:spacing w:val="-1"/>
        </w:rPr>
        <w:t xml:space="preserve"> </w:t>
      </w:r>
      <w:r>
        <w:t>progress</w:t>
      </w:r>
      <w:r>
        <w:rPr>
          <w:spacing w:val="-1"/>
        </w:rPr>
        <w:t xml:space="preserve"> </w:t>
      </w:r>
      <w:r>
        <w:t>toward</w:t>
      </w:r>
      <w:r>
        <w:rPr>
          <w:spacing w:val="-1"/>
        </w:rPr>
        <w:t xml:space="preserve"> </w:t>
      </w:r>
      <w:r>
        <w:t>fulfilling</w:t>
      </w:r>
      <w:r>
        <w:rPr>
          <w:spacing w:val="-1"/>
        </w:rPr>
        <w:t xml:space="preserve"> </w:t>
      </w:r>
      <w:r>
        <w:t>the</w:t>
      </w:r>
      <w:r>
        <w:rPr>
          <w:spacing w:val="-2"/>
        </w:rPr>
        <w:t xml:space="preserve"> </w:t>
      </w:r>
      <w:r>
        <w:t>specific</w:t>
      </w:r>
      <w:r>
        <w:rPr>
          <w:spacing w:val="-2"/>
        </w:rPr>
        <w:t xml:space="preserve"> </w:t>
      </w:r>
      <w:r>
        <w:t>aims of the research project and ultimate progress towards graduation from the COBRE program. SUBRECIPIENT agrees that the Mentor will complete (or be subjected to) any additional surveys and/or interviews</w:t>
      </w:r>
      <w:r>
        <w:rPr>
          <w:spacing w:val="-15"/>
        </w:rPr>
        <w:t xml:space="preserve"> </w:t>
      </w:r>
      <w:r>
        <w:t>performed</w:t>
      </w:r>
      <w:r>
        <w:rPr>
          <w:spacing w:val="-15"/>
        </w:rPr>
        <w:t xml:space="preserve"> </w:t>
      </w:r>
      <w:r>
        <w:t>by</w:t>
      </w:r>
      <w:r>
        <w:rPr>
          <w:spacing w:val="-15"/>
        </w:rPr>
        <w:t xml:space="preserve"> </w:t>
      </w:r>
      <w:r>
        <w:t>the</w:t>
      </w:r>
      <w:r>
        <w:rPr>
          <w:spacing w:val="-15"/>
        </w:rPr>
        <w:t xml:space="preserve"> </w:t>
      </w:r>
      <w:r>
        <w:t>CNAP</w:t>
      </w:r>
      <w:r>
        <w:rPr>
          <w:spacing w:val="-15"/>
        </w:rPr>
        <w:t xml:space="preserve"> </w:t>
      </w:r>
      <w:r>
        <w:t>Administrative</w:t>
      </w:r>
      <w:r>
        <w:rPr>
          <w:spacing w:val="-15"/>
        </w:rPr>
        <w:t xml:space="preserve"> </w:t>
      </w:r>
      <w:r>
        <w:t>Core</w:t>
      </w:r>
      <w:r>
        <w:rPr>
          <w:spacing w:val="-15"/>
        </w:rPr>
        <w:t xml:space="preserve"> </w:t>
      </w:r>
      <w:r>
        <w:t>to</w:t>
      </w:r>
      <w:r>
        <w:rPr>
          <w:spacing w:val="-15"/>
        </w:rPr>
        <w:t xml:space="preserve"> </w:t>
      </w:r>
      <w:r>
        <w:t>assess</w:t>
      </w:r>
      <w:r>
        <w:rPr>
          <w:spacing w:val="-15"/>
        </w:rPr>
        <w:t xml:space="preserve"> </w:t>
      </w:r>
      <w:r>
        <w:t>the</w:t>
      </w:r>
      <w:r>
        <w:rPr>
          <w:spacing w:val="-15"/>
        </w:rPr>
        <w:t xml:space="preserve"> </w:t>
      </w:r>
      <w:r>
        <w:t>efficacy</w:t>
      </w:r>
      <w:r>
        <w:rPr>
          <w:spacing w:val="-15"/>
        </w:rPr>
        <w:t xml:space="preserve"> </w:t>
      </w:r>
      <w:r>
        <w:t>of</w:t>
      </w:r>
      <w:r>
        <w:rPr>
          <w:spacing w:val="-15"/>
        </w:rPr>
        <w:t xml:space="preserve"> </w:t>
      </w:r>
      <w:r>
        <w:t>the</w:t>
      </w:r>
      <w:r>
        <w:rPr>
          <w:spacing w:val="-15"/>
        </w:rPr>
        <w:t xml:space="preserve"> </w:t>
      </w:r>
      <w:r>
        <w:t>mentoring</w:t>
      </w:r>
      <w:r>
        <w:rPr>
          <w:spacing w:val="-15"/>
        </w:rPr>
        <w:t xml:space="preserve"> </w:t>
      </w:r>
      <w:r>
        <w:t>relationship.</w:t>
      </w:r>
    </w:p>
    <w:p w14:paraId="0944748D" w14:textId="2F4AD939" w:rsidR="000637B2" w:rsidDel="004A606D" w:rsidRDefault="000637B2">
      <w:pPr>
        <w:pStyle w:val="BodyText"/>
        <w:jc w:val="both"/>
        <w:rPr>
          <w:del w:id="246" w:author="Morgan Wills" w:date="2026-10-01T11:30:00Z"/>
        </w:rPr>
        <w:sectPr w:rsidR="000637B2" w:rsidDel="004A606D" w:rsidSect="004A606D">
          <w:pgSz w:w="12240" w:h="15840"/>
          <w:pgMar w:top="720" w:right="720" w:bottom="720" w:left="720" w:header="720" w:footer="720" w:gutter="0"/>
          <w:cols w:space="720"/>
          <w:docGrid w:linePitch="299"/>
          <w:sectPrChange w:id="247" w:author="Morgan Wills" w:date="2026-10-01T11:31:00Z">
            <w:sectPr w:rsidR="000637B2" w:rsidDel="004A606D" w:rsidSect="004A606D">
              <w:pgSz w:h="16360"/>
              <w:pgMar w:top="1080" w:right="360" w:bottom="280" w:left="720" w:header="720" w:footer="720" w:gutter="0"/>
              <w:docGrid w:linePitch="0"/>
            </w:sectPr>
          </w:sectPrChange>
        </w:sectPr>
      </w:pPr>
    </w:p>
    <w:p w14:paraId="2238097C" w14:textId="13CF446F" w:rsidR="000637B2" w:rsidDel="004A606D" w:rsidRDefault="000C2105" w:rsidP="002C3E77">
      <w:pPr>
        <w:spacing w:before="77"/>
        <w:ind w:left="661"/>
        <w:jc w:val="center"/>
        <w:rPr>
          <w:del w:id="248" w:author="Morgan Wills" w:date="2026-10-01T11:30:00Z"/>
          <w:rFonts w:ascii="Arial"/>
          <w:b/>
        </w:rPr>
      </w:pPr>
      <w:del w:id="249" w:author="Morgan Wills" w:date="2026-10-01T11:30:00Z">
        <w:r w:rsidDel="004A606D">
          <w:rPr>
            <w:rFonts w:ascii="Arial"/>
            <w:b/>
          </w:rPr>
          <w:delText>Appendix</w:delText>
        </w:r>
        <w:r w:rsidDel="004A606D">
          <w:rPr>
            <w:rFonts w:ascii="Arial"/>
            <w:b/>
            <w:spacing w:val="21"/>
          </w:rPr>
          <w:delText xml:space="preserve"> </w:delText>
        </w:r>
        <w:r w:rsidDel="004A606D">
          <w:rPr>
            <w:rFonts w:ascii="Arial"/>
            <w:b/>
            <w:spacing w:val="-10"/>
          </w:rPr>
          <w:delText>B</w:delText>
        </w:r>
      </w:del>
    </w:p>
    <w:p w14:paraId="5AD09FBB" w14:textId="163B6330" w:rsidR="000637B2" w:rsidDel="004A606D" w:rsidRDefault="000C2105">
      <w:pPr>
        <w:spacing w:before="77"/>
        <w:ind w:left="661"/>
        <w:jc w:val="center"/>
        <w:rPr>
          <w:del w:id="250" w:author="Morgan Wills" w:date="2026-10-01T11:30:00Z"/>
          <w:rFonts w:ascii="Arial"/>
          <w:b/>
        </w:rPr>
        <w:pPrChange w:id="251" w:author="Morgan Wills" w:date="2026-10-01T11:30:00Z">
          <w:pPr>
            <w:spacing w:before="23"/>
            <w:ind w:left="335"/>
          </w:pPr>
        </w:pPrChange>
      </w:pPr>
      <w:del w:id="252" w:author="Morgan Wills" w:date="2026-10-01T11:30:00Z">
        <w:r w:rsidDel="004A606D">
          <w:rPr>
            <w:rFonts w:ascii="Arial"/>
            <w:b/>
          </w:rPr>
          <w:delText>CNAP</w:delText>
        </w:r>
        <w:r w:rsidDel="004A606D">
          <w:rPr>
            <w:rFonts w:ascii="Arial"/>
            <w:b/>
            <w:spacing w:val="10"/>
          </w:rPr>
          <w:delText xml:space="preserve"> </w:delText>
        </w:r>
        <w:r w:rsidDel="004A606D">
          <w:rPr>
            <w:rFonts w:ascii="Arial"/>
            <w:b/>
            <w:spacing w:val="-2"/>
          </w:rPr>
          <w:delText>Center</w:delText>
        </w:r>
      </w:del>
    </w:p>
    <w:p w14:paraId="108C9FEE" w14:textId="607F3061" w:rsidR="000637B2" w:rsidDel="004A606D" w:rsidRDefault="000C2105">
      <w:pPr>
        <w:spacing w:before="77"/>
        <w:ind w:left="661"/>
        <w:jc w:val="center"/>
        <w:rPr>
          <w:del w:id="253" w:author="Morgan Wills" w:date="2026-10-01T11:30:00Z"/>
          <w:rFonts w:ascii="Arial"/>
          <w:b/>
        </w:rPr>
        <w:pPrChange w:id="254" w:author="Morgan Wills" w:date="2026-10-01T11:30:00Z">
          <w:pPr>
            <w:spacing w:before="23"/>
            <w:ind w:left="335"/>
          </w:pPr>
        </w:pPrChange>
      </w:pPr>
      <w:del w:id="255" w:author="Morgan Wills" w:date="2026-10-01T11:30:00Z">
        <w:r w:rsidDel="004A606D">
          <w:rPr>
            <w:rFonts w:ascii="Arial"/>
            <w:b/>
          </w:rPr>
          <w:delText>External</w:delText>
        </w:r>
        <w:r w:rsidDel="004A606D">
          <w:rPr>
            <w:rFonts w:ascii="Arial"/>
            <w:b/>
            <w:spacing w:val="19"/>
          </w:rPr>
          <w:delText xml:space="preserve"> </w:delText>
        </w:r>
        <w:r w:rsidDel="004A606D">
          <w:rPr>
            <w:rFonts w:ascii="Arial"/>
            <w:b/>
          </w:rPr>
          <w:delText>Consultant</w:delText>
        </w:r>
        <w:r w:rsidDel="004A606D">
          <w:rPr>
            <w:rFonts w:ascii="Arial"/>
            <w:b/>
            <w:spacing w:val="20"/>
          </w:rPr>
          <w:delText xml:space="preserve"> </w:delText>
        </w:r>
        <w:r w:rsidDel="004A606D">
          <w:rPr>
            <w:rFonts w:ascii="Arial"/>
            <w:b/>
          </w:rPr>
          <w:delText>Invoice</w:delText>
        </w:r>
        <w:r w:rsidDel="004A606D">
          <w:rPr>
            <w:rFonts w:ascii="Arial"/>
            <w:b/>
            <w:spacing w:val="19"/>
          </w:rPr>
          <w:delText xml:space="preserve"> </w:delText>
        </w:r>
        <w:r w:rsidDel="004A606D">
          <w:rPr>
            <w:rFonts w:ascii="Arial"/>
            <w:b/>
          </w:rPr>
          <w:delText>for</w:delText>
        </w:r>
        <w:r w:rsidDel="004A606D">
          <w:rPr>
            <w:rFonts w:ascii="Arial"/>
            <w:b/>
            <w:spacing w:val="19"/>
          </w:rPr>
          <w:delText xml:space="preserve"> </w:delText>
        </w:r>
        <w:r w:rsidDel="004A606D">
          <w:rPr>
            <w:rFonts w:ascii="Arial"/>
            <w:b/>
          </w:rPr>
          <w:delText>Consultant</w:delText>
        </w:r>
        <w:r w:rsidDel="004A606D">
          <w:rPr>
            <w:rFonts w:ascii="Arial"/>
            <w:b/>
            <w:spacing w:val="20"/>
          </w:rPr>
          <w:delText xml:space="preserve"> </w:delText>
        </w:r>
        <w:r w:rsidDel="004A606D">
          <w:rPr>
            <w:rFonts w:ascii="Arial"/>
            <w:b/>
            <w:spacing w:val="-4"/>
          </w:rPr>
          <w:delText>Fees</w:delText>
        </w:r>
      </w:del>
    </w:p>
    <w:p w14:paraId="7DE01C83" w14:textId="0A6FEA29" w:rsidR="000637B2" w:rsidDel="004A606D" w:rsidRDefault="000637B2">
      <w:pPr>
        <w:spacing w:before="77"/>
        <w:ind w:left="661"/>
        <w:jc w:val="center"/>
        <w:rPr>
          <w:del w:id="256" w:author="Morgan Wills" w:date="2026-10-01T11:30:00Z"/>
          <w:rFonts w:ascii="Arial"/>
          <w:b/>
          <w:sz w:val="17"/>
        </w:rPr>
        <w:pPrChange w:id="257" w:author="Morgan Wills" w:date="2026-10-01T11:30:00Z">
          <w:pPr>
            <w:pStyle w:val="BodyText"/>
          </w:pPr>
        </w:pPrChange>
      </w:pPr>
    </w:p>
    <w:p w14:paraId="19B2D07E" w14:textId="0276D01C" w:rsidR="000637B2" w:rsidDel="004A606D" w:rsidRDefault="000637B2">
      <w:pPr>
        <w:spacing w:before="77"/>
        <w:ind w:left="661"/>
        <w:jc w:val="center"/>
        <w:rPr>
          <w:del w:id="258" w:author="Morgan Wills" w:date="2026-10-01T11:30:00Z"/>
          <w:rFonts w:ascii="Arial"/>
          <w:b/>
          <w:sz w:val="17"/>
        </w:rPr>
        <w:pPrChange w:id="259" w:author="Morgan Wills" w:date="2026-10-01T11:30:00Z">
          <w:pPr>
            <w:pStyle w:val="BodyText"/>
          </w:pPr>
        </w:pPrChange>
      </w:pPr>
    </w:p>
    <w:p w14:paraId="7BF531D5" w14:textId="231A71E7" w:rsidR="000637B2" w:rsidDel="004A606D" w:rsidRDefault="000637B2">
      <w:pPr>
        <w:spacing w:before="77"/>
        <w:ind w:left="661"/>
        <w:jc w:val="center"/>
        <w:rPr>
          <w:del w:id="260" w:author="Morgan Wills" w:date="2026-10-01T11:30:00Z"/>
          <w:rFonts w:ascii="Arial"/>
          <w:b/>
          <w:sz w:val="17"/>
        </w:rPr>
        <w:pPrChange w:id="261" w:author="Morgan Wills" w:date="2026-10-01T11:30:00Z">
          <w:pPr>
            <w:pStyle w:val="BodyText"/>
          </w:pPr>
        </w:pPrChange>
      </w:pPr>
    </w:p>
    <w:p w14:paraId="0885C433" w14:textId="48907972" w:rsidR="000637B2" w:rsidDel="004A606D" w:rsidRDefault="000637B2">
      <w:pPr>
        <w:spacing w:before="77"/>
        <w:ind w:left="661"/>
        <w:jc w:val="center"/>
        <w:rPr>
          <w:del w:id="262" w:author="Morgan Wills" w:date="2026-10-01T11:30:00Z"/>
          <w:rFonts w:ascii="Arial"/>
          <w:b/>
          <w:sz w:val="17"/>
        </w:rPr>
        <w:pPrChange w:id="263" w:author="Morgan Wills" w:date="2026-10-01T11:30:00Z">
          <w:pPr>
            <w:pStyle w:val="BodyText"/>
          </w:pPr>
        </w:pPrChange>
      </w:pPr>
    </w:p>
    <w:p w14:paraId="0EC489E9" w14:textId="698FE2AD" w:rsidR="000637B2" w:rsidDel="004A606D" w:rsidRDefault="000637B2">
      <w:pPr>
        <w:spacing w:before="77"/>
        <w:ind w:left="661"/>
        <w:jc w:val="center"/>
        <w:rPr>
          <w:del w:id="264" w:author="Morgan Wills" w:date="2026-10-01T11:30:00Z"/>
          <w:rFonts w:ascii="Arial"/>
          <w:b/>
          <w:sz w:val="17"/>
        </w:rPr>
        <w:pPrChange w:id="265" w:author="Morgan Wills" w:date="2026-10-01T11:30:00Z">
          <w:pPr>
            <w:pStyle w:val="BodyText"/>
          </w:pPr>
        </w:pPrChange>
      </w:pPr>
    </w:p>
    <w:p w14:paraId="24EB57A9" w14:textId="4FF80600" w:rsidR="000637B2" w:rsidDel="004A606D" w:rsidRDefault="000637B2">
      <w:pPr>
        <w:spacing w:before="77"/>
        <w:ind w:left="661"/>
        <w:jc w:val="center"/>
        <w:rPr>
          <w:del w:id="266" w:author="Morgan Wills" w:date="2026-10-01T11:30:00Z"/>
          <w:rFonts w:ascii="Arial"/>
          <w:b/>
          <w:sz w:val="17"/>
        </w:rPr>
        <w:pPrChange w:id="267" w:author="Morgan Wills" w:date="2026-10-01T11:30:00Z">
          <w:pPr>
            <w:pStyle w:val="BodyText"/>
          </w:pPr>
        </w:pPrChange>
      </w:pPr>
    </w:p>
    <w:p w14:paraId="738EA1B8" w14:textId="790B1134" w:rsidR="000637B2" w:rsidDel="004A606D" w:rsidRDefault="000637B2">
      <w:pPr>
        <w:spacing w:before="77"/>
        <w:ind w:left="661"/>
        <w:jc w:val="center"/>
        <w:rPr>
          <w:del w:id="268" w:author="Morgan Wills" w:date="2026-10-01T11:30:00Z"/>
          <w:rFonts w:ascii="Arial"/>
          <w:b/>
          <w:sz w:val="17"/>
        </w:rPr>
        <w:pPrChange w:id="269" w:author="Morgan Wills" w:date="2026-10-01T11:30:00Z">
          <w:pPr>
            <w:pStyle w:val="BodyText"/>
          </w:pPr>
        </w:pPrChange>
      </w:pPr>
    </w:p>
    <w:p w14:paraId="41DEF9F1" w14:textId="389FE49D" w:rsidR="000637B2" w:rsidDel="004A606D" w:rsidRDefault="000637B2">
      <w:pPr>
        <w:spacing w:before="77"/>
        <w:ind w:left="661"/>
        <w:jc w:val="center"/>
        <w:rPr>
          <w:del w:id="270" w:author="Morgan Wills" w:date="2026-10-01T11:30:00Z"/>
          <w:rFonts w:ascii="Arial"/>
          <w:b/>
          <w:sz w:val="17"/>
        </w:rPr>
        <w:pPrChange w:id="271" w:author="Morgan Wills" w:date="2026-10-01T11:30:00Z">
          <w:pPr>
            <w:pStyle w:val="BodyText"/>
          </w:pPr>
        </w:pPrChange>
      </w:pPr>
    </w:p>
    <w:p w14:paraId="2227742F" w14:textId="69122417" w:rsidR="000637B2" w:rsidDel="004A606D" w:rsidRDefault="000637B2">
      <w:pPr>
        <w:spacing w:before="77"/>
        <w:ind w:left="661"/>
        <w:jc w:val="center"/>
        <w:rPr>
          <w:del w:id="272" w:author="Morgan Wills" w:date="2026-10-01T11:30:00Z"/>
          <w:rFonts w:ascii="Arial"/>
          <w:b/>
          <w:sz w:val="17"/>
        </w:rPr>
        <w:pPrChange w:id="273" w:author="Morgan Wills" w:date="2026-10-01T11:30:00Z">
          <w:pPr>
            <w:pStyle w:val="BodyText"/>
          </w:pPr>
        </w:pPrChange>
      </w:pPr>
    </w:p>
    <w:p w14:paraId="5EA0FC8C" w14:textId="77FF6403" w:rsidR="000637B2" w:rsidDel="004A606D" w:rsidRDefault="000637B2">
      <w:pPr>
        <w:spacing w:before="77"/>
        <w:ind w:left="661"/>
        <w:jc w:val="center"/>
        <w:rPr>
          <w:del w:id="274" w:author="Morgan Wills" w:date="2026-10-01T11:30:00Z"/>
          <w:rFonts w:ascii="Arial"/>
          <w:b/>
          <w:sz w:val="17"/>
        </w:rPr>
        <w:pPrChange w:id="275" w:author="Morgan Wills" w:date="2026-10-01T11:30:00Z">
          <w:pPr>
            <w:pStyle w:val="BodyText"/>
            <w:spacing w:before="34"/>
          </w:pPr>
        </w:pPrChange>
      </w:pPr>
    </w:p>
    <w:p w14:paraId="61058004" w14:textId="6756ED6A" w:rsidR="000637B2" w:rsidDel="004A606D" w:rsidRDefault="000C2105">
      <w:pPr>
        <w:spacing w:before="77"/>
        <w:ind w:left="661"/>
        <w:jc w:val="center"/>
        <w:rPr>
          <w:del w:id="276" w:author="Morgan Wills" w:date="2026-10-01T11:30:00Z"/>
          <w:rFonts w:ascii="Arial"/>
          <w:sz w:val="17"/>
        </w:rPr>
        <w:pPrChange w:id="277" w:author="Morgan Wills" w:date="2026-10-01T11:30:00Z">
          <w:pPr>
            <w:spacing w:before="1"/>
            <w:ind w:left="2666"/>
          </w:pPr>
        </w:pPrChange>
      </w:pPr>
      <w:del w:id="278" w:author="Morgan Wills" w:date="2026-10-01T11:30:00Z">
        <w:r w:rsidDel="004A606D">
          <w:rPr>
            <w:rFonts w:ascii="Arial"/>
            <w:noProof/>
            <w:sz w:val="17"/>
          </w:rPr>
          <mc:AlternateContent>
            <mc:Choice Requires="wps">
              <w:drawing>
                <wp:anchor distT="0" distB="0" distL="0" distR="0" simplePos="0" relativeHeight="251653632" behindDoc="0" locked="0" layoutInCell="1" allowOverlap="1" wp14:anchorId="1C96BAED" wp14:editId="2B7855AA">
                  <wp:simplePos x="0" y="0"/>
                  <wp:positionH relativeFrom="page">
                    <wp:posOffset>611123</wp:posOffset>
                  </wp:positionH>
                  <wp:positionV relativeFrom="paragraph">
                    <wp:posOffset>-963402</wp:posOffset>
                  </wp:positionV>
                  <wp:extent cx="4474845" cy="110236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4845" cy="110236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42"/>
                                <w:gridCol w:w="1176"/>
                                <w:gridCol w:w="4694"/>
                              </w:tblGrid>
                              <w:tr w:rsidR="000637B2" w14:paraId="5F35524F" w14:textId="77777777">
                                <w:trPr>
                                  <w:trHeight w:val="570"/>
                                </w:trPr>
                                <w:tc>
                                  <w:tcPr>
                                    <w:tcW w:w="6912" w:type="dxa"/>
                                    <w:gridSpan w:val="3"/>
                                    <w:shd w:val="clear" w:color="auto" w:fill="D9D9D9"/>
                                  </w:tcPr>
                                  <w:p w14:paraId="6A411E53" w14:textId="77777777" w:rsidR="000637B2" w:rsidRDefault="000C2105">
                                    <w:pPr>
                                      <w:pStyle w:val="TableParagraph"/>
                                      <w:spacing w:before="181"/>
                                      <w:ind w:left="32"/>
                                      <w:jc w:val="center"/>
                                      <w:rPr>
                                        <w:b/>
                                        <w:sz w:val="17"/>
                                      </w:rPr>
                                    </w:pPr>
                                    <w:r>
                                      <w:rPr>
                                        <w:b/>
                                        <w:sz w:val="17"/>
                                      </w:rPr>
                                      <w:t>Consultant</w:t>
                                    </w:r>
                                    <w:r>
                                      <w:rPr>
                                        <w:b/>
                                        <w:spacing w:val="25"/>
                                        <w:sz w:val="17"/>
                                      </w:rPr>
                                      <w:t xml:space="preserve"> </w:t>
                                    </w:r>
                                    <w:r>
                                      <w:rPr>
                                        <w:b/>
                                        <w:sz w:val="17"/>
                                      </w:rPr>
                                      <w:t>Contact</w:t>
                                    </w:r>
                                    <w:r>
                                      <w:rPr>
                                        <w:b/>
                                        <w:spacing w:val="25"/>
                                        <w:sz w:val="17"/>
                                      </w:rPr>
                                      <w:t xml:space="preserve"> </w:t>
                                    </w:r>
                                    <w:r>
                                      <w:rPr>
                                        <w:b/>
                                        <w:spacing w:val="-2"/>
                                        <w:sz w:val="17"/>
                                      </w:rPr>
                                      <w:t>Details</w:t>
                                    </w:r>
                                  </w:p>
                                </w:tc>
                              </w:tr>
                              <w:tr w:rsidR="000637B2" w14:paraId="1C97186E" w14:textId="77777777">
                                <w:trPr>
                                  <w:trHeight w:val="215"/>
                                </w:trPr>
                                <w:tc>
                                  <w:tcPr>
                                    <w:tcW w:w="1042" w:type="dxa"/>
                                    <w:shd w:val="clear" w:color="auto" w:fill="D9D9D9"/>
                                  </w:tcPr>
                                  <w:p w14:paraId="1BA379B7" w14:textId="77777777" w:rsidR="000637B2" w:rsidRDefault="000C2105">
                                    <w:pPr>
                                      <w:pStyle w:val="TableParagraph"/>
                                      <w:spacing w:line="194" w:lineRule="exact"/>
                                      <w:ind w:left="40"/>
                                      <w:rPr>
                                        <w:b/>
                                        <w:sz w:val="17"/>
                                      </w:rPr>
                                    </w:pPr>
                                    <w:r>
                                      <w:rPr>
                                        <w:b/>
                                        <w:spacing w:val="-4"/>
                                        <w:w w:val="105"/>
                                        <w:sz w:val="17"/>
                                      </w:rPr>
                                      <w:t>Name:</w:t>
                                    </w:r>
                                  </w:p>
                                </w:tc>
                                <w:tc>
                                  <w:tcPr>
                                    <w:tcW w:w="5870" w:type="dxa"/>
                                    <w:gridSpan w:val="2"/>
                                  </w:tcPr>
                                  <w:p w14:paraId="6981333A" w14:textId="77777777" w:rsidR="000637B2" w:rsidRDefault="000637B2">
                                    <w:pPr>
                                      <w:pStyle w:val="TableParagraph"/>
                                      <w:rPr>
                                        <w:rFonts w:ascii="Times New Roman"/>
                                        <w:sz w:val="14"/>
                                      </w:rPr>
                                    </w:pPr>
                                  </w:p>
                                </w:tc>
                              </w:tr>
                              <w:tr w:rsidR="000637B2" w14:paraId="3918DECB" w14:textId="77777777">
                                <w:trPr>
                                  <w:trHeight w:val="215"/>
                                </w:trPr>
                                <w:tc>
                                  <w:tcPr>
                                    <w:tcW w:w="1042" w:type="dxa"/>
                                    <w:shd w:val="clear" w:color="auto" w:fill="D9D9D9"/>
                                  </w:tcPr>
                                  <w:p w14:paraId="6B90FE10" w14:textId="77777777" w:rsidR="000637B2" w:rsidRDefault="000C2105">
                                    <w:pPr>
                                      <w:pStyle w:val="TableParagraph"/>
                                      <w:spacing w:line="192" w:lineRule="exact"/>
                                      <w:ind w:left="40"/>
                                      <w:rPr>
                                        <w:b/>
                                        <w:sz w:val="17"/>
                                      </w:rPr>
                                    </w:pPr>
                                    <w:r>
                                      <w:rPr>
                                        <w:b/>
                                        <w:spacing w:val="-2"/>
                                        <w:w w:val="105"/>
                                        <w:sz w:val="17"/>
                                      </w:rPr>
                                      <w:t>Address:</w:t>
                                    </w:r>
                                  </w:p>
                                </w:tc>
                                <w:tc>
                                  <w:tcPr>
                                    <w:tcW w:w="5870" w:type="dxa"/>
                                    <w:gridSpan w:val="2"/>
                                  </w:tcPr>
                                  <w:p w14:paraId="346F9E4E" w14:textId="77777777" w:rsidR="000637B2" w:rsidRDefault="000637B2">
                                    <w:pPr>
                                      <w:pStyle w:val="TableParagraph"/>
                                      <w:rPr>
                                        <w:rFonts w:ascii="Times New Roman"/>
                                        <w:sz w:val="14"/>
                                      </w:rPr>
                                    </w:pPr>
                                  </w:p>
                                </w:tc>
                              </w:tr>
                              <w:tr w:rsidR="000637B2" w14:paraId="033B6571" w14:textId="77777777">
                                <w:trPr>
                                  <w:trHeight w:val="212"/>
                                </w:trPr>
                                <w:tc>
                                  <w:tcPr>
                                    <w:tcW w:w="1042" w:type="dxa"/>
                                    <w:shd w:val="clear" w:color="auto" w:fill="D9D9D9"/>
                                  </w:tcPr>
                                  <w:p w14:paraId="0A27DE07" w14:textId="77777777" w:rsidR="000637B2" w:rsidRDefault="000C2105">
                                    <w:pPr>
                                      <w:pStyle w:val="TableParagraph"/>
                                      <w:spacing w:line="192" w:lineRule="exact"/>
                                      <w:ind w:left="40"/>
                                      <w:rPr>
                                        <w:b/>
                                        <w:sz w:val="17"/>
                                      </w:rPr>
                                    </w:pPr>
                                    <w:r>
                                      <w:rPr>
                                        <w:b/>
                                        <w:spacing w:val="-2"/>
                                        <w:w w:val="105"/>
                                        <w:sz w:val="17"/>
                                      </w:rPr>
                                      <w:t>Email:</w:t>
                                    </w:r>
                                  </w:p>
                                </w:tc>
                                <w:tc>
                                  <w:tcPr>
                                    <w:tcW w:w="5870" w:type="dxa"/>
                                    <w:gridSpan w:val="2"/>
                                  </w:tcPr>
                                  <w:p w14:paraId="367D6293" w14:textId="77777777" w:rsidR="000637B2" w:rsidRDefault="000637B2">
                                    <w:pPr>
                                      <w:pStyle w:val="TableParagraph"/>
                                      <w:rPr>
                                        <w:rFonts w:ascii="Times New Roman"/>
                                        <w:sz w:val="14"/>
                                      </w:rPr>
                                    </w:pPr>
                                  </w:p>
                                </w:tc>
                              </w:tr>
                              <w:tr w:rsidR="000637B2" w14:paraId="1AF9FFD0" w14:textId="77777777">
                                <w:trPr>
                                  <w:trHeight w:val="215"/>
                                </w:trPr>
                                <w:tc>
                                  <w:tcPr>
                                    <w:tcW w:w="1042" w:type="dxa"/>
                                    <w:shd w:val="clear" w:color="auto" w:fill="D9D9D9"/>
                                  </w:tcPr>
                                  <w:p w14:paraId="18AF50D5" w14:textId="77777777" w:rsidR="000637B2" w:rsidRDefault="000C2105">
                                    <w:pPr>
                                      <w:pStyle w:val="TableParagraph"/>
                                      <w:spacing w:line="194" w:lineRule="exact"/>
                                      <w:ind w:left="40"/>
                                      <w:rPr>
                                        <w:b/>
                                        <w:sz w:val="17"/>
                                      </w:rPr>
                                    </w:pPr>
                                    <w:r>
                                      <w:rPr>
                                        <w:b/>
                                        <w:spacing w:val="-2"/>
                                        <w:w w:val="105"/>
                                        <w:sz w:val="17"/>
                                      </w:rPr>
                                      <w:t>Phone:</w:t>
                                    </w:r>
                                  </w:p>
                                </w:tc>
                                <w:tc>
                                  <w:tcPr>
                                    <w:tcW w:w="5870" w:type="dxa"/>
                                    <w:gridSpan w:val="2"/>
                                  </w:tcPr>
                                  <w:p w14:paraId="18BCB860" w14:textId="77777777" w:rsidR="000637B2" w:rsidRDefault="000637B2">
                                    <w:pPr>
                                      <w:pStyle w:val="TableParagraph"/>
                                      <w:rPr>
                                        <w:rFonts w:ascii="Times New Roman"/>
                                        <w:sz w:val="14"/>
                                      </w:rPr>
                                    </w:pPr>
                                  </w:p>
                                </w:tc>
                              </w:tr>
                              <w:tr w:rsidR="000637B2" w14:paraId="25EA213A" w14:textId="77777777">
                                <w:trPr>
                                  <w:trHeight w:val="214"/>
                                </w:trPr>
                                <w:tc>
                                  <w:tcPr>
                                    <w:tcW w:w="1042" w:type="dxa"/>
                                    <w:tcBorders>
                                      <w:bottom w:val="single" w:sz="2" w:space="0" w:color="000000"/>
                                    </w:tcBorders>
                                    <w:shd w:val="clear" w:color="auto" w:fill="D9D9D9"/>
                                  </w:tcPr>
                                  <w:p w14:paraId="03D7863D" w14:textId="77777777" w:rsidR="000637B2" w:rsidRDefault="000C2105">
                                    <w:pPr>
                                      <w:pStyle w:val="TableParagraph"/>
                                      <w:spacing w:line="192" w:lineRule="exact"/>
                                      <w:ind w:left="40"/>
                                      <w:rPr>
                                        <w:b/>
                                        <w:sz w:val="17"/>
                                      </w:rPr>
                                    </w:pPr>
                                    <w:r>
                                      <w:rPr>
                                        <w:b/>
                                        <w:w w:val="105"/>
                                        <w:sz w:val="17"/>
                                      </w:rPr>
                                      <w:t>SOW</w:t>
                                    </w:r>
                                    <w:r>
                                      <w:rPr>
                                        <w:b/>
                                        <w:spacing w:val="-9"/>
                                        <w:w w:val="105"/>
                                        <w:sz w:val="17"/>
                                      </w:rPr>
                                      <w:t xml:space="preserve"> </w:t>
                                    </w:r>
                                    <w:r>
                                      <w:rPr>
                                        <w:b/>
                                        <w:spacing w:val="-5"/>
                                        <w:w w:val="105"/>
                                        <w:sz w:val="17"/>
                                      </w:rPr>
                                      <w:t>#:</w:t>
                                    </w:r>
                                  </w:p>
                                </w:tc>
                                <w:tc>
                                  <w:tcPr>
                                    <w:tcW w:w="1176" w:type="dxa"/>
                                    <w:tcBorders>
                                      <w:bottom w:val="single" w:sz="2" w:space="0" w:color="000000"/>
                                    </w:tcBorders>
                                  </w:tcPr>
                                  <w:p w14:paraId="7E45840F" w14:textId="77777777" w:rsidR="000637B2" w:rsidRDefault="000637B2">
                                    <w:pPr>
                                      <w:pStyle w:val="TableParagraph"/>
                                      <w:rPr>
                                        <w:rFonts w:ascii="Times New Roman"/>
                                        <w:sz w:val="14"/>
                                      </w:rPr>
                                    </w:pPr>
                                  </w:p>
                                </w:tc>
                                <w:tc>
                                  <w:tcPr>
                                    <w:tcW w:w="4694" w:type="dxa"/>
                                    <w:tcBorders>
                                      <w:bottom w:val="nil"/>
                                      <w:right w:val="nil"/>
                                    </w:tcBorders>
                                  </w:tcPr>
                                  <w:p w14:paraId="4BE8329A" w14:textId="77777777" w:rsidR="000637B2" w:rsidRDefault="000637B2">
                                    <w:pPr>
                                      <w:pStyle w:val="TableParagraph"/>
                                      <w:rPr>
                                        <w:rFonts w:ascii="Times New Roman"/>
                                        <w:sz w:val="14"/>
                                      </w:rPr>
                                    </w:pPr>
                                  </w:p>
                                </w:tc>
                              </w:tr>
                            </w:tbl>
                            <w:p w14:paraId="22097B66" w14:textId="77777777" w:rsidR="000637B2" w:rsidRDefault="000637B2">
                              <w:pPr>
                                <w:pStyle w:val="BodyText"/>
                              </w:pPr>
                            </w:p>
                          </w:txbxContent>
                        </wps:txbx>
                        <wps:bodyPr wrap="square" lIns="0" tIns="0" rIns="0" bIns="0" rtlCol="0">
                          <a:noAutofit/>
                        </wps:bodyPr>
                      </wps:wsp>
                    </a:graphicData>
                  </a:graphic>
                </wp:anchor>
              </w:drawing>
            </mc:Choice>
            <mc:Fallback>
              <w:pict>
                <v:shapetype w14:anchorId="1C96BAED" id="_x0000_t202" coordsize="21600,21600" o:spt="202" path="m,l,21600r21600,l21600,xe">
                  <v:stroke joinstyle="miter"/>
                  <v:path gradientshapeok="t" o:connecttype="rect"/>
                </v:shapetype>
                <v:shape id="Textbox 22" o:spid="_x0000_s1026" type="#_x0000_t202" style="position:absolute;left:0;text-align:left;margin-left:48.1pt;margin-top:-75.85pt;width:352.35pt;height:86.8pt;z-index:251653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42"/>
                          <w:gridCol w:w="1176"/>
                          <w:gridCol w:w="4694"/>
                        </w:tblGrid>
                        <w:tr w:rsidR="000637B2" w14:paraId="5F35524F" w14:textId="77777777">
                          <w:trPr>
                            <w:trHeight w:val="570"/>
                          </w:trPr>
                          <w:tc>
                            <w:tcPr>
                              <w:tcW w:w="6912" w:type="dxa"/>
                              <w:gridSpan w:val="3"/>
                              <w:shd w:val="clear" w:color="auto" w:fill="D9D9D9"/>
                            </w:tcPr>
                            <w:p w14:paraId="6A411E53" w14:textId="77777777" w:rsidR="000637B2" w:rsidRDefault="000C2105">
                              <w:pPr>
                                <w:pStyle w:val="TableParagraph"/>
                                <w:spacing w:before="181"/>
                                <w:ind w:left="32"/>
                                <w:jc w:val="center"/>
                                <w:rPr>
                                  <w:b/>
                                  <w:sz w:val="17"/>
                                </w:rPr>
                              </w:pPr>
                              <w:r>
                                <w:rPr>
                                  <w:b/>
                                  <w:sz w:val="17"/>
                                </w:rPr>
                                <w:t>Consultant</w:t>
                              </w:r>
                              <w:r>
                                <w:rPr>
                                  <w:b/>
                                  <w:spacing w:val="25"/>
                                  <w:sz w:val="17"/>
                                </w:rPr>
                                <w:t xml:space="preserve"> </w:t>
                              </w:r>
                              <w:r>
                                <w:rPr>
                                  <w:b/>
                                  <w:sz w:val="17"/>
                                </w:rPr>
                                <w:t>Contact</w:t>
                              </w:r>
                              <w:r>
                                <w:rPr>
                                  <w:b/>
                                  <w:spacing w:val="25"/>
                                  <w:sz w:val="17"/>
                                </w:rPr>
                                <w:t xml:space="preserve"> </w:t>
                              </w:r>
                              <w:r>
                                <w:rPr>
                                  <w:b/>
                                  <w:spacing w:val="-2"/>
                                  <w:sz w:val="17"/>
                                </w:rPr>
                                <w:t>Details</w:t>
                              </w:r>
                            </w:p>
                          </w:tc>
                        </w:tr>
                        <w:tr w:rsidR="000637B2" w14:paraId="1C97186E" w14:textId="77777777">
                          <w:trPr>
                            <w:trHeight w:val="215"/>
                          </w:trPr>
                          <w:tc>
                            <w:tcPr>
                              <w:tcW w:w="1042" w:type="dxa"/>
                              <w:shd w:val="clear" w:color="auto" w:fill="D9D9D9"/>
                            </w:tcPr>
                            <w:p w14:paraId="1BA379B7" w14:textId="77777777" w:rsidR="000637B2" w:rsidRDefault="000C2105">
                              <w:pPr>
                                <w:pStyle w:val="TableParagraph"/>
                                <w:spacing w:line="194" w:lineRule="exact"/>
                                <w:ind w:left="40"/>
                                <w:rPr>
                                  <w:b/>
                                  <w:sz w:val="17"/>
                                </w:rPr>
                              </w:pPr>
                              <w:r>
                                <w:rPr>
                                  <w:b/>
                                  <w:spacing w:val="-4"/>
                                  <w:w w:val="105"/>
                                  <w:sz w:val="17"/>
                                </w:rPr>
                                <w:t>Name:</w:t>
                              </w:r>
                            </w:p>
                          </w:tc>
                          <w:tc>
                            <w:tcPr>
                              <w:tcW w:w="5870" w:type="dxa"/>
                              <w:gridSpan w:val="2"/>
                            </w:tcPr>
                            <w:p w14:paraId="6981333A" w14:textId="77777777" w:rsidR="000637B2" w:rsidRDefault="000637B2">
                              <w:pPr>
                                <w:pStyle w:val="TableParagraph"/>
                                <w:rPr>
                                  <w:rFonts w:ascii="Times New Roman"/>
                                  <w:sz w:val="14"/>
                                </w:rPr>
                              </w:pPr>
                            </w:p>
                          </w:tc>
                        </w:tr>
                        <w:tr w:rsidR="000637B2" w14:paraId="3918DECB" w14:textId="77777777">
                          <w:trPr>
                            <w:trHeight w:val="215"/>
                          </w:trPr>
                          <w:tc>
                            <w:tcPr>
                              <w:tcW w:w="1042" w:type="dxa"/>
                              <w:shd w:val="clear" w:color="auto" w:fill="D9D9D9"/>
                            </w:tcPr>
                            <w:p w14:paraId="6B90FE10" w14:textId="77777777" w:rsidR="000637B2" w:rsidRDefault="000C2105">
                              <w:pPr>
                                <w:pStyle w:val="TableParagraph"/>
                                <w:spacing w:line="192" w:lineRule="exact"/>
                                <w:ind w:left="40"/>
                                <w:rPr>
                                  <w:b/>
                                  <w:sz w:val="17"/>
                                </w:rPr>
                              </w:pPr>
                              <w:r>
                                <w:rPr>
                                  <w:b/>
                                  <w:spacing w:val="-2"/>
                                  <w:w w:val="105"/>
                                  <w:sz w:val="17"/>
                                </w:rPr>
                                <w:t>Address:</w:t>
                              </w:r>
                            </w:p>
                          </w:tc>
                          <w:tc>
                            <w:tcPr>
                              <w:tcW w:w="5870" w:type="dxa"/>
                              <w:gridSpan w:val="2"/>
                            </w:tcPr>
                            <w:p w14:paraId="346F9E4E" w14:textId="77777777" w:rsidR="000637B2" w:rsidRDefault="000637B2">
                              <w:pPr>
                                <w:pStyle w:val="TableParagraph"/>
                                <w:rPr>
                                  <w:rFonts w:ascii="Times New Roman"/>
                                  <w:sz w:val="14"/>
                                </w:rPr>
                              </w:pPr>
                            </w:p>
                          </w:tc>
                        </w:tr>
                        <w:tr w:rsidR="000637B2" w14:paraId="033B6571" w14:textId="77777777">
                          <w:trPr>
                            <w:trHeight w:val="212"/>
                          </w:trPr>
                          <w:tc>
                            <w:tcPr>
                              <w:tcW w:w="1042" w:type="dxa"/>
                              <w:shd w:val="clear" w:color="auto" w:fill="D9D9D9"/>
                            </w:tcPr>
                            <w:p w14:paraId="0A27DE07" w14:textId="77777777" w:rsidR="000637B2" w:rsidRDefault="000C2105">
                              <w:pPr>
                                <w:pStyle w:val="TableParagraph"/>
                                <w:spacing w:line="192" w:lineRule="exact"/>
                                <w:ind w:left="40"/>
                                <w:rPr>
                                  <w:b/>
                                  <w:sz w:val="17"/>
                                </w:rPr>
                              </w:pPr>
                              <w:r>
                                <w:rPr>
                                  <w:b/>
                                  <w:spacing w:val="-2"/>
                                  <w:w w:val="105"/>
                                  <w:sz w:val="17"/>
                                </w:rPr>
                                <w:t>Email:</w:t>
                              </w:r>
                            </w:p>
                          </w:tc>
                          <w:tc>
                            <w:tcPr>
                              <w:tcW w:w="5870" w:type="dxa"/>
                              <w:gridSpan w:val="2"/>
                            </w:tcPr>
                            <w:p w14:paraId="367D6293" w14:textId="77777777" w:rsidR="000637B2" w:rsidRDefault="000637B2">
                              <w:pPr>
                                <w:pStyle w:val="TableParagraph"/>
                                <w:rPr>
                                  <w:rFonts w:ascii="Times New Roman"/>
                                  <w:sz w:val="14"/>
                                </w:rPr>
                              </w:pPr>
                            </w:p>
                          </w:tc>
                        </w:tr>
                        <w:tr w:rsidR="000637B2" w14:paraId="1AF9FFD0" w14:textId="77777777">
                          <w:trPr>
                            <w:trHeight w:val="215"/>
                          </w:trPr>
                          <w:tc>
                            <w:tcPr>
                              <w:tcW w:w="1042" w:type="dxa"/>
                              <w:shd w:val="clear" w:color="auto" w:fill="D9D9D9"/>
                            </w:tcPr>
                            <w:p w14:paraId="18AF50D5" w14:textId="77777777" w:rsidR="000637B2" w:rsidRDefault="000C2105">
                              <w:pPr>
                                <w:pStyle w:val="TableParagraph"/>
                                <w:spacing w:line="194" w:lineRule="exact"/>
                                <w:ind w:left="40"/>
                                <w:rPr>
                                  <w:b/>
                                  <w:sz w:val="17"/>
                                </w:rPr>
                              </w:pPr>
                              <w:r>
                                <w:rPr>
                                  <w:b/>
                                  <w:spacing w:val="-2"/>
                                  <w:w w:val="105"/>
                                  <w:sz w:val="17"/>
                                </w:rPr>
                                <w:t>Phone:</w:t>
                              </w:r>
                            </w:p>
                          </w:tc>
                          <w:tc>
                            <w:tcPr>
                              <w:tcW w:w="5870" w:type="dxa"/>
                              <w:gridSpan w:val="2"/>
                            </w:tcPr>
                            <w:p w14:paraId="18BCB860" w14:textId="77777777" w:rsidR="000637B2" w:rsidRDefault="000637B2">
                              <w:pPr>
                                <w:pStyle w:val="TableParagraph"/>
                                <w:rPr>
                                  <w:rFonts w:ascii="Times New Roman"/>
                                  <w:sz w:val="14"/>
                                </w:rPr>
                              </w:pPr>
                            </w:p>
                          </w:tc>
                        </w:tr>
                        <w:tr w:rsidR="000637B2" w14:paraId="25EA213A" w14:textId="77777777">
                          <w:trPr>
                            <w:trHeight w:val="214"/>
                          </w:trPr>
                          <w:tc>
                            <w:tcPr>
                              <w:tcW w:w="1042" w:type="dxa"/>
                              <w:tcBorders>
                                <w:bottom w:val="single" w:sz="2" w:space="0" w:color="000000"/>
                              </w:tcBorders>
                              <w:shd w:val="clear" w:color="auto" w:fill="D9D9D9"/>
                            </w:tcPr>
                            <w:p w14:paraId="03D7863D" w14:textId="77777777" w:rsidR="000637B2" w:rsidRDefault="000C2105">
                              <w:pPr>
                                <w:pStyle w:val="TableParagraph"/>
                                <w:spacing w:line="192" w:lineRule="exact"/>
                                <w:ind w:left="40"/>
                                <w:rPr>
                                  <w:b/>
                                  <w:sz w:val="17"/>
                                </w:rPr>
                              </w:pPr>
                              <w:r>
                                <w:rPr>
                                  <w:b/>
                                  <w:w w:val="105"/>
                                  <w:sz w:val="17"/>
                                </w:rPr>
                                <w:t>SOW</w:t>
                              </w:r>
                              <w:r>
                                <w:rPr>
                                  <w:b/>
                                  <w:spacing w:val="-9"/>
                                  <w:w w:val="105"/>
                                  <w:sz w:val="17"/>
                                </w:rPr>
                                <w:t xml:space="preserve"> </w:t>
                              </w:r>
                              <w:r>
                                <w:rPr>
                                  <w:b/>
                                  <w:spacing w:val="-5"/>
                                  <w:w w:val="105"/>
                                  <w:sz w:val="17"/>
                                </w:rPr>
                                <w:t>#:</w:t>
                              </w:r>
                            </w:p>
                          </w:tc>
                          <w:tc>
                            <w:tcPr>
                              <w:tcW w:w="1176" w:type="dxa"/>
                              <w:tcBorders>
                                <w:bottom w:val="single" w:sz="2" w:space="0" w:color="000000"/>
                              </w:tcBorders>
                            </w:tcPr>
                            <w:p w14:paraId="7E45840F" w14:textId="77777777" w:rsidR="000637B2" w:rsidRDefault="000637B2">
                              <w:pPr>
                                <w:pStyle w:val="TableParagraph"/>
                                <w:rPr>
                                  <w:rFonts w:ascii="Times New Roman"/>
                                  <w:sz w:val="14"/>
                                </w:rPr>
                              </w:pPr>
                            </w:p>
                          </w:tc>
                          <w:tc>
                            <w:tcPr>
                              <w:tcW w:w="4694" w:type="dxa"/>
                              <w:tcBorders>
                                <w:bottom w:val="nil"/>
                                <w:right w:val="nil"/>
                              </w:tcBorders>
                            </w:tcPr>
                            <w:p w14:paraId="4BE8329A" w14:textId="77777777" w:rsidR="000637B2" w:rsidRDefault="000637B2">
                              <w:pPr>
                                <w:pStyle w:val="TableParagraph"/>
                                <w:rPr>
                                  <w:rFonts w:ascii="Times New Roman"/>
                                  <w:sz w:val="14"/>
                                </w:rPr>
                              </w:pPr>
                            </w:p>
                          </w:tc>
                        </w:tr>
                      </w:tbl>
                      <w:p w14:paraId="22097B66" w14:textId="77777777" w:rsidR="000637B2" w:rsidRDefault="000637B2">
                        <w:pPr>
                          <w:pStyle w:val="BodyText"/>
                        </w:pPr>
                      </w:p>
                    </w:txbxContent>
                  </v:textbox>
                  <w10:wrap anchorx="page"/>
                </v:shape>
              </w:pict>
            </mc:Fallback>
          </mc:AlternateContent>
        </w:r>
        <w:r w:rsidDel="004A606D">
          <w:rPr>
            <w:rFonts w:ascii="Arial"/>
            <w:noProof/>
            <w:sz w:val="17"/>
          </w:rPr>
          <mc:AlternateContent>
            <mc:Choice Requires="wps">
              <w:drawing>
                <wp:anchor distT="0" distB="0" distL="0" distR="0" simplePos="0" relativeHeight="251655680" behindDoc="0" locked="0" layoutInCell="1" allowOverlap="1" wp14:anchorId="2749523C" wp14:editId="427B2097">
                  <wp:simplePos x="0" y="0"/>
                  <wp:positionH relativeFrom="page">
                    <wp:posOffset>611123</wp:posOffset>
                  </wp:positionH>
                  <wp:positionV relativeFrom="paragraph">
                    <wp:posOffset>432581</wp:posOffset>
                  </wp:positionV>
                  <wp:extent cx="2984500" cy="65976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0" cy="659765"/>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42"/>
                                <w:gridCol w:w="3524"/>
                              </w:tblGrid>
                              <w:tr w:rsidR="000637B2" w14:paraId="3CCD994A" w14:textId="77777777">
                                <w:trPr>
                                  <w:trHeight w:val="561"/>
                                </w:trPr>
                                <w:tc>
                                  <w:tcPr>
                                    <w:tcW w:w="4566" w:type="dxa"/>
                                    <w:gridSpan w:val="2"/>
                                    <w:shd w:val="clear" w:color="auto" w:fill="D9D9D9"/>
                                  </w:tcPr>
                                  <w:p w14:paraId="1C8F3414" w14:textId="77777777" w:rsidR="000637B2" w:rsidRDefault="000C2105">
                                    <w:pPr>
                                      <w:pStyle w:val="TableParagraph"/>
                                      <w:spacing w:before="176"/>
                                      <w:ind w:left="743"/>
                                      <w:rPr>
                                        <w:b/>
                                        <w:sz w:val="17"/>
                                      </w:rPr>
                                    </w:pPr>
                                    <w:r>
                                      <w:rPr>
                                        <w:b/>
                                        <w:sz w:val="17"/>
                                      </w:rPr>
                                      <w:t>Coverage</w:t>
                                    </w:r>
                                    <w:r>
                                      <w:rPr>
                                        <w:b/>
                                        <w:spacing w:val="15"/>
                                        <w:sz w:val="17"/>
                                      </w:rPr>
                                      <w:t xml:space="preserve"> </w:t>
                                    </w:r>
                                    <w:r>
                                      <w:rPr>
                                        <w:b/>
                                        <w:sz w:val="17"/>
                                      </w:rPr>
                                      <w:t>Dates</w:t>
                                    </w:r>
                                    <w:r>
                                      <w:rPr>
                                        <w:b/>
                                        <w:spacing w:val="16"/>
                                        <w:sz w:val="17"/>
                                      </w:rPr>
                                      <w:t xml:space="preserve"> </w:t>
                                    </w:r>
                                    <w:r>
                                      <w:rPr>
                                        <w:b/>
                                        <w:sz w:val="17"/>
                                      </w:rPr>
                                      <w:t>for</w:t>
                                    </w:r>
                                    <w:r>
                                      <w:rPr>
                                        <w:b/>
                                        <w:spacing w:val="17"/>
                                        <w:sz w:val="17"/>
                                      </w:rPr>
                                      <w:t xml:space="preserve"> </w:t>
                                    </w:r>
                                    <w:r>
                                      <w:rPr>
                                        <w:b/>
                                        <w:sz w:val="17"/>
                                      </w:rPr>
                                      <w:t>Consulting</w:t>
                                    </w:r>
                                    <w:r>
                                      <w:rPr>
                                        <w:b/>
                                        <w:spacing w:val="19"/>
                                        <w:sz w:val="17"/>
                                      </w:rPr>
                                      <w:t xml:space="preserve"> </w:t>
                                    </w:r>
                                    <w:r>
                                      <w:rPr>
                                        <w:b/>
                                        <w:spacing w:val="-4"/>
                                        <w:sz w:val="17"/>
                                      </w:rPr>
                                      <w:t>Fees</w:t>
                                    </w:r>
                                  </w:p>
                                </w:tc>
                              </w:tr>
                              <w:tr w:rsidR="000637B2" w14:paraId="3AB24435" w14:textId="77777777">
                                <w:trPr>
                                  <w:trHeight w:val="215"/>
                                </w:trPr>
                                <w:tc>
                                  <w:tcPr>
                                    <w:tcW w:w="1042" w:type="dxa"/>
                                    <w:shd w:val="clear" w:color="auto" w:fill="D9D9D9"/>
                                  </w:tcPr>
                                  <w:p w14:paraId="367E844D" w14:textId="77777777" w:rsidR="000637B2" w:rsidRDefault="000C2105">
                                    <w:pPr>
                                      <w:pStyle w:val="TableParagraph"/>
                                      <w:spacing w:line="192" w:lineRule="exact"/>
                                      <w:ind w:left="40"/>
                                      <w:rPr>
                                        <w:b/>
                                        <w:sz w:val="17"/>
                                      </w:rPr>
                                    </w:pPr>
                                    <w:r>
                                      <w:rPr>
                                        <w:b/>
                                        <w:w w:val="105"/>
                                        <w:sz w:val="17"/>
                                      </w:rPr>
                                      <w:t>Start</w:t>
                                    </w:r>
                                    <w:r>
                                      <w:rPr>
                                        <w:b/>
                                        <w:spacing w:val="-9"/>
                                        <w:w w:val="105"/>
                                        <w:sz w:val="17"/>
                                      </w:rPr>
                                      <w:t xml:space="preserve"> </w:t>
                                    </w:r>
                                    <w:r>
                                      <w:rPr>
                                        <w:b/>
                                        <w:spacing w:val="-2"/>
                                        <w:w w:val="105"/>
                                        <w:sz w:val="17"/>
                                      </w:rPr>
                                      <w:t>Date:</w:t>
                                    </w:r>
                                  </w:p>
                                </w:tc>
                                <w:tc>
                                  <w:tcPr>
                                    <w:tcW w:w="3524" w:type="dxa"/>
                                  </w:tcPr>
                                  <w:p w14:paraId="2EA63E56" w14:textId="77777777" w:rsidR="000637B2" w:rsidRDefault="000637B2">
                                    <w:pPr>
                                      <w:pStyle w:val="TableParagraph"/>
                                      <w:rPr>
                                        <w:rFonts w:ascii="Times New Roman"/>
                                        <w:sz w:val="14"/>
                                      </w:rPr>
                                    </w:pPr>
                                  </w:p>
                                </w:tc>
                              </w:tr>
                              <w:tr w:rsidR="000637B2" w14:paraId="37D8A60D" w14:textId="77777777">
                                <w:trPr>
                                  <w:trHeight w:val="213"/>
                                </w:trPr>
                                <w:tc>
                                  <w:tcPr>
                                    <w:tcW w:w="1042" w:type="dxa"/>
                                    <w:tcBorders>
                                      <w:bottom w:val="single" w:sz="2" w:space="0" w:color="000000"/>
                                    </w:tcBorders>
                                    <w:shd w:val="clear" w:color="auto" w:fill="D9D9D9"/>
                                  </w:tcPr>
                                  <w:p w14:paraId="63EF6C5C" w14:textId="77777777" w:rsidR="000637B2" w:rsidRDefault="000C2105">
                                    <w:pPr>
                                      <w:pStyle w:val="TableParagraph"/>
                                      <w:spacing w:line="192" w:lineRule="exact"/>
                                      <w:ind w:left="40"/>
                                      <w:rPr>
                                        <w:b/>
                                        <w:sz w:val="17"/>
                                      </w:rPr>
                                    </w:pPr>
                                    <w:r>
                                      <w:rPr>
                                        <w:b/>
                                        <w:w w:val="105"/>
                                        <w:sz w:val="17"/>
                                      </w:rPr>
                                      <w:t>End</w:t>
                                    </w:r>
                                    <w:r>
                                      <w:rPr>
                                        <w:b/>
                                        <w:spacing w:val="-7"/>
                                        <w:w w:val="105"/>
                                        <w:sz w:val="17"/>
                                      </w:rPr>
                                      <w:t xml:space="preserve"> </w:t>
                                    </w:r>
                                    <w:r>
                                      <w:rPr>
                                        <w:b/>
                                        <w:spacing w:val="-4"/>
                                        <w:w w:val="105"/>
                                        <w:sz w:val="17"/>
                                      </w:rPr>
                                      <w:t>Date:</w:t>
                                    </w:r>
                                  </w:p>
                                </w:tc>
                                <w:tc>
                                  <w:tcPr>
                                    <w:tcW w:w="3524" w:type="dxa"/>
                                    <w:tcBorders>
                                      <w:bottom w:val="single" w:sz="2" w:space="0" w:color="000000"/>
                                    </w:tcBorders>
                                  </w:tcPr>
                                  <w:p w14:paraId="731CEDB8" w14:textId="77777777" w:rsidR="000637B2" w:rsidRDefault="000637B2">
                                    <w:pPr>
                                      <w:pStyle w:val="TableParagraph"/>
                                      <w:rPr>
                                        <w:rFonts w:ascii="Times New Roman"/>
                                        <w:sz w:val="14"/>
                                      </w:rPr>
                                    </w:pPr>
                                  </w:p>
                                </w:tc>
                              </w:tr>
                            </w:tbl>
                            <w:p w14:paraId="0D672475" w14:textId="77777777" w:rsidR="000637B2" w:rsidRDefault="000637B2">
                              <w:pPr>
                                <w:pStyle w:val="BodyText"/>
                              </w:pPr>
                            </w:p>
                          </w:txbxContent>
                        </wps:txbx>
                        <wps:bodyPr wrap="square" lIns="0" tIns="0" rIns="0" bIns="0" rtlCol="0">
                          <a:noAutofit/>
                        </wps:bodyPr>
                      </wps:wsp>
                    </a:graphicData>
                  </a:graphic>
                </wp:anchor>
              </w:drawing>
            </mc:Choice>
            <mc:Fallback>
              <w:pict>
                <v:shape w14:anchorId="2749523C" id="Textbox 23" o:spid="_x0000_s1027" type="#_x0000_t202" style="position:absolute;left:0;text-align:left;margin-left:48.1pt;margin-top:34.05pt;width:235pt;height:51.95pt;z-index:25165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42"/>
                          <w:gridCol w:w="3524"/>
                        </w:tblGrid>
                        <w:tr w:rsidR="000637B2" w14:paraId="3CCD994A" w14:textId="77777777">
                          <w:trPr>
                            <w:trHeight w:val="561"/>
                          </w:trPr>
                          <w:tc>
                            <w:tcPr>
                              <w:tcW w:w="4566" w:type="dxa"/>
                              <w:gridSpan w:val="2"/>
                              <w:shd w:val="clear" w:color="auto" w:fill="D9D9D9"/>
                            </w:tcPr>
                            <w:p w14:paraId="1C8F3414" w14:textId="77777777" w:rsidR="000637B2" w:rsidRDefault="000C2105">
                              <w:pPr>
                                <w:pStyle w:val="TableParagraph"/>
                                <w:spacing w:before="176"/>
                                <w:ind w:left="743"/>
                                <w:rPr>
                                  <w:b/>
                                  <w:sz w:val="17"/>
                                </w:rPr>
                              </w:pPr>
                              <w:r>
                                <w:rPr>
                                  <w:b/>
                                  <w:sz w:val="17"/>
                                </w:rPr>
                                <w:t>Coverage</w:t>
                              </w:r>
                              <w:r>
                                <w:rPr>
                                  <w:b/>
                                  <w:spacing w:val="15"/>
                                  <w:sz w:val="17"/>
                                </w:rPr>
                                <w:t xml:space="preserve"> </w:t>
                              </w:r>
                              <w:r>
                                <w:rPr>
                                  <w:b/>
                                  <w:sz w:val="17"/>
                                </w:rPr>
                                <w:t>Dates</w:t>
                              </w:r>
                              <w:r>
                                <w:rPr>
                                  <w:b/>
                                  <w:spacing w:val="16"/>
                                  <w:sz w:val="17"/>
                                </w:rPr>
                                <w:t xml:space="preserve"> </w:t>
                              </w:r>
                              <w:r>
                                <w:rPr>
                                  <w:b/>
                                  <w:sz w:val="17"/>
                                </w:rPr>
                                <w:t>for</w:t>
                              </w:r>
                              <w:r>
                                <w:rPr>
                                  <w:b/>
                                  <w:spacing w:val="17"/>
                                  <w:sz w:val="17"/>
                                </w:rPr>
                                <w:t xml:space="preserve"> </w:t>
                              </w:r>
                              <w:r>
                                <w:rPr>
                                  <w:b/>
                                  <w:sz w:val="17"/>
                                </w:rPr>
                                <w:t>Consulting</w:t>
                              </w:r>
                              <w:r>
                                <w:rPr>
                                  <w:b/>
                                  <w:spacing w:val="19"/>
                                  <w:sz w:val="17"/>
                                </w:rPr>
                                <w:t xml:space="preserve"> </w:t>
                              </w:r>
                              <w:r>
                                <w:rPr>
                                  <w:b/>
                                  <w:spacing w:val="-4"/>
                                  <w:sz w:val="17"/>
                                </w:rPr>
                                <w:t>Fees</w:t>
                              </w:r>
                            </w:p>
                          </w:tc>
                        </w:tr>
                        <w:tr w:rsidR="000637B2" w14:paraId="3AB24435" w14:textId="77777777">
                          <w:trPr>
                            <w:trHeight w:val="215"/>
                          </w:trPr>
                          <w:tc>
                            <w:tcPr>
                              <w:tcW w:w="1042" w:type="dxa"/>
                              <w:shd w:val="clear" w:color="auto" w:fill="D9D9D9"/>
                            </w:tcPr>
                            <w:p w14:paraId="367E844D" w14:textId="77777777" w:rsidR="000637B2" w:rsidRDefault="000C2105">
                              <w:pPr>
                                <w:pStyle w:val="TableParagraph"/>
                                <w:spacing w:line="192" w:lineRule="exact"/>
                                <w:ind w:left="40"/>
                                <w:rPr>
                                  <w:b/>
                                  <w:sz w:val="17"/>
                                </w:rPr>
                              </w:pPr>
                              <w:r>
                                <w:rPr>
                                  <w:b/>
                                  <w:w w:val="105"/>
                                  <w:sz w:val="17"/>
                                </w:rPr>
                                <w:t>Start</w:t>
                              </w:r>
                              <w:r>
                                <w:rPr>
                                  <w:b/>
                                  <w:spacing w:val="-9"/>
                                  <w:w w:val="105"/>
                                  <w:sz w:val="17"/>
                                </w:rPr>
                                <w:t xml:space="preserve"> </w:t>
                              </w:r>
                              <w:r>
                                <w:rPr>
                                  <w:b/>
                                  <w:spacing w:val="-2"/>
                                  <w:w w:val="105"/>
                                  <w:sz w:val="17"/>
                                </w:rPr>
                                <w:t>Date:</w:t>
                              </w:r>
                            </w:p>
                          </w:tc>
                          <w:tc>
                            <w:tcPr>
                              <w:tcW w:w="3524" w:type="dxa"/>
                            </w:tcPr>
                            <w:p w14:paraId="2EA63E56" w14:textId="77777777" w:rsidR="000637B2" w:rsidRDefault="000637B2">
                              <w:pPr>
                                <w:pStyle w:val="TableParagraph"/>
                                <w:rPr>
                                  <w:rFonts w:ascii="Times New Roman"/>
                                  <w:sz w:val="14"/>
                                </w:rPr>
                              </w:pPr>
                            </w:p>
                          </w:tc>
                        </w:tr>
                        <w:tr w:rsidR="000637B2" w14:paraId="37D8A60D" w14:textId="77777777">
                          <w:trPr>
                            <w:trHeight w:val="213"/>
                          </w:trPr>
                          <w:tc>
                            <w:tcPr>
                              <w:tcW w:w="1042" w:type="dxa"/>
                              <w:tcBorders>
                                <w:bottom w:val="single" w:sz="2" w:space="0" w:color="000000"/>
                              </w:tcBorders>
                              <w:shd w:val="clear" w:color="auto" w:fill="D9D9D9"/>
                            </w:tcPr>
                            <w:p w14:paraId="63EF6C5C" w14:textId="77777777" w:rsidR="000637B2" w:rsidRDefault="000C2105">
                              <w:pPr>
                                <w:pStyle w:val="TableParagraph"/>
                                <w:spacing w:line="192" w:lineRule="exact"/>
                                <w:ind w:left="40"/>
                                <w:rPr>
                                  <w:b/>
                                  <w:sz w:val="17"/>
                                </w:rPr>
                              </w:pPr>
                              <w:r>
                                <w:rPr>
                                  <w:b/>
                                  <w:w w:val="105"/>
                                  <w:sz w:val="17"/>
                                </w:rPr>
                                <w:t>End</w:t>
                              </w:r>
                              <w:r>
                                <w:rPr>
                                  <w:b/>
                                  <w:spacing w:val="-7"/>
                                  <w:w w:val="105"/>
                                  <w:sz w:val="17"/>
                                </w:rPr>
                                <w:t xml:space="preserve"> </w:t>
                              </w:r>
                              <w:r>
                                <w:rPr>
                                  <w:b/>
                                  <w:spacing w:val="-4"/>
                                  <w:w w:val="105"/>
                                  <w:sz w:val="17"/>
                                </w:rPr>
                                <w:t>Date:</w:t>
                              </w:r>
                            </w:p>
                          </w:tc>
                          <w:tc>
                            <w:tcPr>
                              <w:tcW w:w="3524" w:type="dxa"/>
                              <w:tcBorders>
                                <w:bottom w:val="single" w:sz="2" w:space="0" w:color="000000"/>
                              </w:tcBorders>
                            </w:tcPr>
                            <w:p w14:paraId="731CEDB8" w14:textId="77777777" w:rsidR="000637B2" w:rsidRDefault="000637B2">
                              <w:pPr>
                                <w:pStyle w:val="TableParagraph"/>
                                <w:rPr>
                                  <w:rFonts w:ascii="Times New Roman"/>
                                  <w:sz w:val="14"/>
                                </w:rPr>
                              </w:pPr>
                            </w:p>
                          </w:tc>
                        </w:tr>
                      </w:tbl>
                      <w:p w14:paraId="0D672475" w14:textId="77777777" w:rsidR="000637B2" w:rsidRDefault="000637B2">
                        <w:pPr>
                          <w:pStyle w:val="BodyText"/>
                        </w:pPr>
                      </w:p>
                    </w:txbxContent>
                  </v:textbox>
                  <w10:wrap anchorx="page"/>
                </v:shape>
              </w:pict>
            </mc:Fallback>
          </mc:AlternateContent>
        </w:r>
        <w:r w:rsidDel="004A606D">
          <w:rPr>
            <w:rFonts w:ascii="Arial"/>
            <w:w w:val="105"/>
            <w:sz w:val="17"/>
          </w:rPr>
          <w:delText>Enter</w:delText>
        </w:r>
        <w:r w:rsidDel="004A606D">
          <w:rPr>
            <w:rFonts w:ascii="Arial"/>
            <w:spacing w:val="-12"/>
            <w:w w:val="105"/>
            <w:sz w:val="17"/>
          </w:rPr>
          <w:delText xml:space="preserve"> </w:delText>
        </w:r>
        <w:r w:rsidDel="004A606D">
          <w:rPr>
            <w:rFonts w:ascii="Arial"/>
            <w:w w:val="105"/>
            <w:sz w:val="17"/>
          </w:rPr>
          <w:delText>the</w:delText>
        </w:r>
        <w:r w:rsidDel="004A606D">
          <w:rPr>
            <w:rFonts w:ascii="Arial"/>
            <w:spacing w:val="-9"/>
            <w:w w:val="105"/>
            <w:sz w:val="17"/>
          </w:rPr>
          <w:delText xml:space="preserve"> </w:delText>
        </w:r>
        <w:r w:rsidDel="004A606D">
          <w:rPr>
            <w:rFonts w:ascii="Arial"/>
            <w:w w:val="105"/>
            <w:sz w:val="17"/>
          </w:rPr>
          <w:delText>SOW</w:delText>
        </w:r>
        <w:r w:rsidDel="004A606D">
          <w:rPr>
            <w:rFonts w:ascii="Arial"/>
            <w:spacing w:val="-10"/>
            <w:w w:val="105"/>
            <w:sz w:val="17"/>
          </w:rPr>
          <w:delText xml:space="preserve"> </w:delText>
        </w:r>
        <w:r w:rsidDel="004A606D">
          <w:rPr>
            <w:rFonts w:ascii="Arial"/>
            <w:w w:val="105"/>
            <w:sz w:val="17"/>
          </w:rPr>
          <w:delText>number</w:delText>
        </w:r>
        <w:r w:rsidDel="004A606D">
          <w:rPr>
            <w:rFonts w:ascii="Arial"/>
            <w:spacing w:val="-9"/>
            <w:w w:val="105"/>
            <w:sz w:val="17"/>
          </w:rPr>
          <w:delText xml:space="preserve"> </w:delText>
        </w:r>
        <w:r w:rsidDel="004A606D">
          <w:rPr>
            <w:rFonts w:ascii="Arial"/>
            <w:w w:val="105"/>
            <w:sz w:val="17"/>
          </w:rPr>
          <w:delText>from</w:delText>
        </w:r>
        <w:r w:rsidDel="004A606D">
          <w:rPr>
            <w:rFonts w:ascii="Arial"/>
            <w:spacing w:val="-12"/>
            <w:w w:val="105"/>
            <w:sz w:val="17"/>
          </w:rPr>
          <w:delText xml:space="preserve"> </w:delText>
        </w:r>
        <w:r w:rsidDel="004A606D">
          <w:rPr>
            <w:rFonts w:ascii="Arial"/>
            <w:w w:val="105"/>
            <w:sz w:val="17"/>
          </w:rPr>
          <w:delText>the</w:delText>
        </w:r>
        <w:r w:rsidDel="004A606D">
          <w:rPr>
            <w:rFonts w:ascii="Arial"/>
            <w:spacing w:val="-10"/>
            <w:w w:val="105"/>
            <w:sz w:val="17"/>
          </w:rPr>
          <w:delText xml:space="preserve"> </w:delText>
        </w:r>
        <w:r w:rsidDel="004A606D">
          <w:rPr>
            <w:rFonts w:ascii="Arial"/>
            <w:w w:val="105"/>
            <w:sz w:val="17"/>
          </w:rPr>
          <w:delText>Schedule</w:delText>
        </w:r>
        <w:r w:rsidDel="004A606D">
          <w:rPr>
            <w:rFonts w:ascii="Arial"/>
            <w:spacing w:val="-9"/>
            <w:w w:val="105"/>
            <w:sz w:val="17"/>
          </w:rPr>
          <w:delText xml:space="preserve"> </w:delText>
        </w:r>
        <w:r w:rsidDel="004A606D">
          <w:rPr>
            <w:rFonts w:ascii="Arial"/>
            <w:w w:val="105"/>
            <w:sz w:val="17"/>
          </w:rPr>
          <w:delText>of</w:delText>
        </w:r>
        <w:r w:rsidDel="004A606D">
          <w:rPr>
            <w:rFonts w:ascii="Arial"/>
            <w:spacing w:val="-10"/>
            <w:w w:val="105"/>
            <w:sz w:val="17"/>
          </w:rPr>
          <w:delText xml:space="preserve"> </w:delText>
        </w:r>
        <w:r w:rsidDel="004A606D">
          <w:rPr>
            <w:rFonts w:ascii="Arial"/>
            <w:w w:val="105"/>
            <w:sz w:val="17"/>
          </w:rPr>
          <w:delText>Work</w:delText>
        </w:r>
        <w:r w:rsidDel="004A606D">
          <w:rPr>
            <w:rFonts w:ascii="Arial"/>
            <w:spacing w:val="-9"/>
            <w:w w:val="105"/>
            <w:sz w:val="17"/>
          </w:rPr>
          <w:delText xml:space="preserve"> </w:delText>
        </w:r>
        <w:r w:rsidDel="004A606D">
          <w:rPr>
            <w:rFonts w:ascii="Arial"/>
            <w:spacing w:val="-2"/>
            <w:w w:val="105"/>
            <w:sz w:val="17"/>
          </w:rPr>
          <w:delText>contract</w:delText>
        </w:r>
      </w:del>
    </w:p>
    <w:p w14:paraId="2B0D0EA4" w14:textId="0CDEE54F" w:rsidR="000637B2" w:rsidDel="004A606D" w:rsidRDefault="000637B2">
      <w:pPr>
        <w:spacing w:before="77"/>
        <w:ind w:left="661"/>
        <w:jc w:val="center"/>
        <w:rPr>
          <w:del w:id="279" w:author="Morgan Wills" w:date="2026-10-01T11:30:00Z"/>
          <w:rFonts w:ascii="Arial"/>
          <w:sz w:val="17"/>
        </w:rPr>
        <w:pPrChange w:id="280" w:author="Morgan Wills" w:date="2026-10-01T11:30:00Z">
          <w:pPr>
            <w:pStyle w:val="BodyText"/>
          </w:pPr>
        </w:pPrChange>
      </w:pPr>
    </w:p>
    <w:p w14:paraId="2EF786B7" w14:textId="5E0FCD75" w:rsidR="000637B2" w:rsidDel="004A606D" w:rsidRDefault="000637B2">
      <w:pPr>
        <w:spacing w:before="77"/>
        <w:ind w:left="661"/>
        <w:jc w:val="center"/>
        <w:rPr>
          <w:del w:id="281" w:author="Morgan Wills" w:date="2026-10-01T11:30:00Z"/>
          <w:rFonts w:ascii="Arial"/>
          <w:sz w:val="17"/>
        </w:rPr>
        <w:pPrChange w:id="282" w:author="Morgan Wills" w:date="2026-10-01T11:30:00Z">
          <w:pPr>
            <w:pStyle w:val="BodyText"/>
          </w:pPr>
        </w:pPrChange>
      </w:pPr>
    </w:p>
    <w:p w14:paraId="68F7EBDA" w14:textId="1F49DF77" w:rsidR="000637B2" w:rsidDel="004A606D" w:rsidRDefault="000637B2">
      <w:pPr>
        <w:spacing w:before="77"/>
        <w:ind w:left="661"/>
        <w:jc w:val="center"/>
        <w:rPr>
          <w:del w:id="283" w:author="Morgan Wills" w:date="2026-10-01T11:30:00Z"/>
          <w:rFonts w:ascii="Arial"/>
          <w:sz w:val="17"/>
        </w:rPr>
        <w:pPrChange w:id="284" w:author="Morgan Wills" w:date="2026-10-01T11:30:00Z">
          <w:pPr>
            <w:pStyle w:val="BodyText"/>
          </w:pPr>
        </w:pPrChange>
      </w:pPr>
    </w:p>
    <w:p w14:paraId="0A1FEE14" w14:textId="700EA986" w:rsidR="000637B2" w:rsidDel="004A606D" w:rsidRDefault="000637B2">
      <w:pPr>
        <w:spacing w:before="77"/>
        <w:ind w:left="661"/>
        <w:jc w:val="center"/>
        <w:rPr>
          <w:del w:id="285" w:author="Morgan Wills" w:date="2026-10-01T11:30:00Z"/>
          <w:rFonts w:ascii="Arial"/>
          <w:sz w:val="17"/>
        </w:rPr>
        <w:pPrChange w:id="286" w:author="Morgan Wills" w:date="2026-10-01T11:30:00Z">
          <w:pPr>
            <w:pStyle w:val="BodyText"/>
          </w:pPr>
        </w:pPrChange>
      </w:pPr>
    </w:p>
    <w:p w14:paraId="05FD2D9E" w14:textId="7D8A7CF3" w:rsidR="000637B2" w:rsidDel="004A606D" w:rsidRDefault="000637B2">
      <w:pPr>
        <w:spacing w:before="77"/>
        <w:ind w:left="661"/>
        <w:jc w:val="center"/>
        <w:rPr>
          <w:del w:id="287" w:author="Morgan Wills" w:date="2026-10-01T11:30:00Z"/>
          <w:rFonts w:ascii="Arial"/>
          <w:sz w:val="17"/>
        </w:rPr>
        <w:pPrChange w:id="288" w:author="Morgan Wills" w:date="2026-10-01T11:30:00Z">
          <w:pPr>
            <w:pStyle w:val="BodyText"/>
            <w:spacing w:before="94"/>
          </w:pPr>
        </w:pPrChange>
      </w:pPr>
    </w:p>
    <w:p w14:paraId="5CCBAA4A" w14:textId="122E8C3A" w:rsidR="000637B2" w:rsidDel="004A606D" w:rsidRDefault="000C2105">
      <w:pPr>
        <w:spacing w:before="77"/>
        <w:ind w:left="661"/>
        <w:jc w:val="center"/>
        <w:rPr>
          <w:del w:id="289" w:author="Morgan Wills" w:date="2026-10-01T11:30:00Z"/>
          <w:rFonts w:ascii="Arial"/>
          <w:sz w:val="17"/>
        </w:rPr>
        <w:pPrChange w:id="290" w:author="Morgan Wills" w:date="2026-10-01T11:30:00Z">
          <w:pPr>
            <w:spacing w:line="283" w:lineRule="auto"/>
            <w:ind w:left="4891" w:right="1996" w:hanging="1"/>
          </w:pPr>
        </w:pPrChange>
      </w:pPr>
      <w:del w:id="291" w:author="Morgan Wills" w:date="2026-10-01T11:30:00Z">
        <w:r w:rsidDel="004A606D">
          <w:rPr>
            <w:rFonts w:ascii="Arial"/>
            <w:noProof/>
            <w:sz w:val="17"/>
          </w:rPr>
          <mc:AlternateContent>
            <mc:Choice Requires="wps">
              <w:drawing>
                <wp:anchor distT="0" distB="0" distL="0" distR="0" simplePos="0" relativeHeight="251657728" behindDoc="0" locked="0" layoutInCell="1" allowOverlap="1" wp14:anchorId="55A43835" wp14:editId="089E25CA">
                  <wp:simplePos x="0" y="0"/>
                  <wp:positionH relativeFrom="page">
                    <wp:posOffset>611123</wp:posOffset>
                  </wp:positionH>
                  <wp:positionV relativeFrom="paragraph">
                    <wp:posOffset>578440</wp:posOffset>
                  </wp:positionV>
                  <wp:extent cx="4474845" cy="133032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4845" cy="1330325"/>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42"/>
                                <w:gridCol w:w="4697"/>
                                <w:gridCol w:w="1174"/>
                              </w:tblGrid>
                              <w:tr w:rsidR="000637B2" w14:paraId="7DFA9B2D" w14:textId="77777777">
                                <w:trPr>
                                  <w:trHeight w:val="561"/>
                                </w:trPr>
                                <w:tc>
                                  <w:tcPr>
                                    <w:tcW w:w="6913" w:type="dxa"/>
                                    <w:gridSpan w:val="3"/>
                                    <w:shd w:val="clear" w:color="auto" w:fill="D9D9D9"/>
                                  </w:tcPr>
                                  <w:p w14:paraId="78235180" w14:textId="77777777" w:rsidR="000637B2" w:rsidRDefault="000C2105">
                                    <w:pPr>
                                      <w:pStyle w:val="TableParagraph"/>
                                      <w:spacing w:before="176"/>
                                      <w:ind w:left="17"/>
                                      <w:jc w:val="center"/>
                                      <w:rPr>
                                        <w:b/>
                                        <w:sz w:val="17"/>
                                      </w:rPr>
                                    </w:pPr>
                                    <w:r>
                                      <w:rPr>
                                        <w:b/>
                                        <w:sz w:val="17"/>
                                      </w:rPr>
                                      <w:t>Consultant</w:t>
                                    </w:r>
                                    <w:r>
                                      <w:rPr>
                                        <w:b/>
                                        <w:spacing w:val="18"/>
                                        <w:sz w:val="17"/>
                                      </w:rPr>
                                      <w:t xml:space="preserve"> </w:t>
                                    </w:r>
                                    <w:r>
                                      <w:rPr>
                                        <w:b/>
                                        <w:sz w:val="17"/>
                                      </w:rPr>
                                      <w:t>Fees</w:t>
                                    </w:r>
                                    <w:r>
                                      <w:rPr>
                                        <w:b/>
                                        <w:spacing w:val="14"/>
                                        <w:sz w:val="17"/>
                                      </w:rPr>
                                      <w:t xml:space="preserve"> </w:t>
                                    </w:r>
                                    <w:r>
                                      <w:rPr>
                                        <w:b/>
                                        <w:sz w:val="17"/>
                                      </w:rPr>
                                      <w:t>(report</w:t>
                                    </w:r>
                                    <w:r>
                                      <w:rPr>
                                        <w:b/>
                                        <w:spacing w:val="14"/>
                                        <w:sz w:val="17"/>
                                      </w:rPr>
                                      <w:t xml:space="preserve"> </w:t>
                                    </w:r>
                                    <w:r>
                                      <w:rPr>
                                        <w:b/>
                                        <w:sz w:val="17"/>
                                      </w:rPr>
                                      <w:t>consultant</w:t>
                                    </w:r>
                                    <w:r>
                                      <w:rPr>
                                        <w:b/>
                                        <w:spacing w:val="15"/>
                                        <w:sz w:val="17"/>
                                      </w:rPr>
                                      <w:t xml:space="preserve"> </w:t>
                                    </w:r>
                                    <w:r>
                                      <w:rPr>
                                        <w:b/>
                                        <w:sz w:val="17"/>
                                      </w:rPr>
                                      <w:t>fees</w:t>
                                    </w:r>
                                    <w:r>
                                      <w:rPr>
                                        <w:b/>
                                        <w:spacing w:val="13"/>
                                        <w:sz w:val="17"/>
                                      </w:rPr>
                                      <w:t xml:space="preserve"> </w:t>
                                    </w:r>
                                    <w:r>
                                      <w:rPr>
                                        <w:b/>
                                        <w:sz w:val="17"/>
                                      </w:rPr>
                                      <w:t>in</w:t>
                                    </w:r>
                                    <w:r>
                                      <w:rPr>
                                        <w:b/>
                                        <w:spacing w:val="14"/>
                                        <w:sz w:val="17"/>
                                      </w:rPr>
                                      <w:t xml:space="preserve"> </w:t>
                                    </w:r>
                                    <w:r>
                                      <w:rPr>
                                        <w:b/>
                                        <w:sz w:val="17"/>
                                      </w:rPr>
                                      <w:t>1</w:t>
                                    </w:r>
                                    <w:r>
                                      <w:rPr>
                                        <w:b/>
                                        <w:spacing w:val="17"/>
                                        <w:sz w:val="17"/>
                                      </w:rPr>
                                      <w:t xml:space="preserve"> </w:t>
                                    </w:r>
                                    <w:r>
                                      <w:rPr>
                                        <w:b/>
                                        <w:sz w:val="17"/>
                                      </w:rPr>
                                      <w:t>hour</w:t>
                                    </w:r>
                                    <w:r>
                                      <w:rPr>
                                        <w:b/>
                                        <w:spacing w:val="15"/>
                                        <w:sz w:val="17"/>
                                      </w:rPr>
                                      <w:t xml:space="preserve"> </w:t>
                                    </w:r>
                                    <w:r>
                                      <w:rPr>
                                        <w:b/>
                                        <w:spacing w:val="-2"/>
                                        <w:sz w:val="17"/>
                                      </w:rPr>
                                      <w:t>increments)</w:t>
                                    </w:r>
                                  </w:p>
                                </w:tc>
                              </w:tr>
                              <w:tr w:rsidR="000637B2" w14:paraId="3EF35F1C" w14:textId="77777777">
                                <w:trPr>
                                  <w:trHeight w:val="215"/>
                                </w:trPr>
                                <w:tc>
                                  <w:tcPr>
                                    <w:tcW w:w="1042" w:type="dxa"/>
                                    <w:shd w:val="clear" w:color="auto" w:fill="D9D9D9"/>
                                  </w:tcPr>
                                  <w:p w14:paraId="121FFAF9" w14:textId="77777777" w:rsidR="000637B2" w:rsidRDefault="000C2105">
                                    <w:pPr>
                                      <w:pStyle w:val="TableParagraph"/>
                                      <w:spacing w:line="192" w:lineRule="exact"/>
                                      <w:ind w:left="162"/>
                                      <w:rPr>
                                        <w:b/>
                                        <w:sz w:val="17"/>
                                      </w:rPr>
                                    </w:pPr>
                                    <w:r>
                                      <w:rPr>
                                        <w:b/>
                                        <w:spacing w:val="-4"/>
                                        <w:w w:val="105"/>
                                        <w:sz w:val="17"/>
                                      </w:rPr>
                                      <w:t>Hours</w:t>
                                    </w:r>
                                  </w:p>
                                </w:tc>
                                <w:tc>
                                  <w:tcPr>
                                    <w:tcW w:w="4697" w:type="dxa"/>
                                    <w:shd w:val="clear" w:color="auto" w:fill="D9D9D9"/>
                                  </w:tcPr>
                                  <w:p w14:paraId="6FEBCC0A" w14:textId="77777777" w:rsidR="000637B2" w:rsidRDefault="000C2105">
                                    <w:pPr>
                                      <w:pStyle w:val="TableParagraph"/>
                                      <w:spacing w:line="194" w:lineRule="exact"/>
                                      <w:ind w:left="162"/>
                                      <w:rPr>
                                        <w:b/>
                                        <w:sz w:val="17"/>
                                      </w:rPr>
                                    </w:pPr>
                                    <w:r>
                                      <w:rPr>
                                        <w:b/>
                                        <w:sz w:val="17"/>
                                      </w:rPr>
                                      <w:t>Description</w:t>
                                    </w:r>
                                    <w:r>
                                      <w:rPr>
                                        <w:b/>
                                        <w:spacing w:val="11"/>
                                        <w:sz w:val="17"/>
                                      </w:rPr>
                                      <w:t xml:space="preserve"> </w:t>
                                    </w:r>
                                    <w:r>
                                      <w:rPr>
                                        <w:b/>
                                        <w:sz w:val="17"/>
                                      </w:rPr>
                                      <w:t>(list</w:t>
                                    </w:r>
                                    <w:r>
                                      <w:rPr>
                                        <w:b/>
                                        <w:spacing w:val="15"/>
                                        <w:sz w:val="17"/>
                                      </w:rPr>
                                      <w:t xml:space="preserve"> </w:t>
                                    </w:r>
                                    <w:r>
                                      <w:rPr>
                                        <w:b/>
                                        <w:sz w:val="17"/>
                                      </w:rPr>
                                      <w:t>each</w:t>
                                    </w:r>
                                    <w:r>
                                      <w:rPr>
                                        <w:b/>
                                        <w:spacing w:val="14"/>
                                        <w:sz w:val="17"/>
                                      </w:rPr>
                                      <w:t xml:space="preserve"> </w:t>
                                    </w:r>
                                    <w:r>
                                      <w:rPr>
                                        <w:b/>
                                        <w:sz w:val="17"/>
                                      </w:rPr>
                                      <w:t>activity</w:t>
                                    </w:r>
                                    <w:r>
                                      <w:rPr>
                                        <w:b/>
                                        <w:spacing w:val="13"/>
                                        <w:sz w:val="17"/>
                                      </w:rPr>
                                      <w:t xml:space="preserve"> </w:t>
                                    </w:r>
                                    <w:r>
                                      <w:rPr>
                                        <w:b/>
                                        <w:sz w:val="17"/>
                                      </w:rPr>
                                      <w:t>in</w:t>
                                    </w:r>
                                    <w:r>
                                      <w:rPr>
                                        <w:b/>
                                        <w:spacing w:val="11"/>
                                        <w:sz w:val="17"/>
                                      </w:rPr>
                                      <w:t xml:space="preserve"> </w:t>
                                    </w:r>
                                    <w:r>
                                      <w:rPr>
                                        <w:b/>
                                        <w:sz w:val="17"/>
                                      </w:rPr>
                                      <w:t>a</w:t>
                                    </w:r>
                                    <w:r>
                                      <w:rPr>
                                        <w:b/>
                                        <w:spacing w:val="14"/>
                                        <w:sz w:val="17"/>
                                      </w:rPr>
                                      <w:t xml:space="preserve"> </w:t>
                                    </w:r>
                                    <w:r>
                                      <w:rPr>
                                        <w:b/>
                                        <w:sz w:val="17"/>
                                      </w:rPr>
                                      <w:t>separate</w:t>
                                    </w:r>
                                    <w:r>
                                      <w:rPr>
                                        <w:b/>
                                        <w:spacing w:val="14"/>
                                        <w:sz w:val="17"/>
                                      </w:rPr>
                                      <w:t xml:space="preserve"> </w:t>
                                    </w:r>
                                    <w:r>
                                      <w:rPr>
                                        <w:b/>
                                        <w:spacing w:val="-4"/>
                                        <w:sz w:val="17"/>
                                      </w:rPr>
                                      <w:t>line)</w:t>
                                    </w:r>
                                  </w:p>
                                </w:tc>
                                <w:tc>
                                  <w:tcPr>
                                    <w:tcW w:w="1174" w:type="dxa"/>
                                    <w:shd w:val="clear" w:color="auto" w:fill="D9D9D9"/>
                                  </w:tcPr>
                                  <w:p w14:paraId="43FF9491" w14:textId="77777777" w:rsidR="000637B2" w:rsidRDefault="000C2105">
                                    <w:pPr>
                                      <w:pStyle w:val="TableParagraph"/>
                                      <w:spacing w:line="192" w:lineRule="exact"/>
                                      <w:ind w:left="159"/>
                                      <w:rPr>
                                        <w:b/>
                                        <w:sz w:val="17"/>
                                      </w:rPr>
                                    </w:pPr>
                                    <w:r>
                                      <w:rPr>
                                        <w:b/>
                                        <w:spacing w:val="-5"/>
                                        <w:w w:val="105"/>
                                        <w:sz w:val="17"/>
                                      </w:rPr>
                                      <w:t>Fee</w:t>
                                    </w:r>
                                  </w:p>
                                </w:tc>
                              </w:tr>
                              <w:tr w:rsidR="000637B2" w14:paraId="053ADA9A" w14:textId="77777777">
                                <w:trPr>
                                  <w:trHeight w:val="1041"/>
                                </w:trPr>
                                <w:tc>
                                  <w:tcPr>
                                    <w:tcW w:w="1042" w:type="dxa"/>
                                  </w:tcPr>
                                  <w:p w14:paraId="1994863F" w14:textId="77777777" w:rsidR="000637B2" w:rsidRDefault="000637B2">
                                    <w:pPr>
                                      <w:pStyle w:val="TableParagraph"/>
                                      <w:rPr>
                                        <w:rFonts w:ascii="Times New Roman"/>
                                        <w:sz w:val="18"/>
                                      </w:rPr>
                                    </w:pPr>
                                  </w:p>
                                </w:tc>
                                <w:tc>
                                  <w:tcPr>
                                    <w:tcW w:w="4697" w:type="dxa"/>
                                  </w:tcPr>
                                  <w:p w14:paraId="71EEE6E4" w14:textId="77777777" w:rsidR="000637B2" w:rsidRDefault="000637B2">
                                    <w:pPr>
                                      <w:pStyle w:val="TableParagraph"/>
                                      <w:rPr>
                                        <w:rFonts w:ascii="Times New Roman"/>
                                        <w:sz w:val="18"/>
                                      </w:rPr>
                                    </w:pPr>
                                  </w:p>
                                </w:tc>
                                <w:tc>
                                  <w:tcPr>
                                    <w:tcW w:w="1174" w:type="dxa"/>
                                    <w:shd w:val="clear" w:color="auto" w:fill="D9D9D9"/>
                                  </w:tcPr>
                                  <w:p w14:paraId="751CA805" w14:textId="77777777" w:rsidR="000637B2" w:rsidRDefault="000637B2">
                                    <w:pPr>
                                      <w:pStyle w:val="TableParagraph"/>
                                      <w:rPr>
                                        <w:sz w:val="17"/>
                                      </w:rPr>
                                    </w:pPr>
                                  </w:p>
                                  <w:p w14:paraId="6766B6EF" w14:textId="77777777" w:rsidR="000637B2" w:rsidRDefault="000637B2">
                                    <w:pPr>
                                      <w:pStyle w:val="TableParagraph"/>
                                      <w:spacing w:before="30"/>
                                      <w:rPr>
                                        <w:sz w:val="17"/>
                                      </w:rPr>
                                    </w:pPr>
                                  </w:p>
                                  <w:p w14:paraId="6A84D70C" w14:textId="77777777" w:rsidR="000637B2" w:rsidRDefault="000C2105">
                                    <w:pPr>
                                      <w:pStyle w:val="TableParagraph"/>
                                      <w:ind w:right="6"/>
                                      <w:jc w:val="right"/>
                                      <w:rPr>
                                        <w:sz w:val="17"/>
                                      </w:rPr>
                                    </w:pPr>
                                    <w:r>
                                      <w:rPr>
                                        <w:spacing w:val="-4"/>
                                        <w:w w:val="105"/>
                                        <w:sz w:val="17"/>
                                      </w:rPr>
                                      <w:t>$0.00</w:t>
                                    </w:r>
                                  </w:p>
                                </w:tc>
                              </w:tr>
                              <w:tr w:rsidR="000637B2" w14:paraId="565A0E55" w14:textId="77777777">
                                <w:trPr>
                                  <w:trHeight w:val="213"/>
                                </w:trPr>
                                <w:tc>
                                  <w:tcPr>
                                    <w:tcW w:w="5739" w:type="dxa"/>
                                    <w:gridSpan w:val="2"/>
                                    <w:tcBorders>
                                      <w:bottom w:val="single" w:sz="2" w:space="0" w:color="000000"/>
                                    </w:tcBorders>
                                    <w:shd w:val="clear" w:color="auto" w:fill="D9D9D9"/>
                                  </w:tcPr>
                                  <w:p w14:paraId="3DE1075C" w14:textId="77777777" w:rsidR="000637B2" w:rsidRDefault="000C2105">
                                    <w:pPr>
                                      <w:pStyle w:val="TableParagraph"/>
                                      <w:spacing w:line="193" w:lineRule="exact"/>
                                      <w:ind w:right="11"/>
                                      <w:jc w:val="right"/>
                                      <w:rPr>
                                        <w:b/>
                                        <w:sz w:val="17"/>
                                      </w:rPr>
                                    </w:pPr>
                                    <w:r>
                                      <w:rPr>
                                        <w:b/>
                                        <w:sz w:val="17"/>
                                      </w:rPr>
                                      <w:t>Total</w:t>
                                    </w:r>
                                    <w:r>
                                      <w:rPr>
                                        <w:b/>
                                        <w:spacing w:val="20"/>
                                        <w:sz w:val="17"/>
                                      </w:rPr>
                                      <w:t xml:space="preserve"> </w:t>
                                    </w:r>
                                    <w:r>
                                      <w:rPr>
                                        <w:b/>
                                        <w:sz w:val="17"/>
                                      </w:rPr>
                                      <w:t>Consultant</w:t>
                                    </w:r>
                                    <w:r>
                                      <w:rPr>
                                        <w:b/>
                                        <w:spacing w:val="24"/>
                                        <w:sz w:val="17"/>
                                      </w:rPr>
                                      <w:t xml:space="preserve"> </w:t>
                                    </w:r>
                                    <w:r>
                                      <w:rPr>
                                        <w:b/>
                                        <w:spacing w:val="-4"/>
                                        <w:sz w:val="17"/>
                                      </w:rPr>
                                      <w:t>Fees</w:t>
                                    </w:r>
                                  </w:p>
                                </w:tc>
                                <w:tc>
                                  <w:tcPr>
                                    <w:tcW w:w="1174" w:type="dxa"/>
                                    <w:tcBorders>
                                      <w:bottom w:val="single" w:sz="2" w:space="0" w:color="000000"/>
                                    </w:tcBorders>
                                    <w:shd w:val="clear" w:color="auto" w:fill="D9D9D9"/>
                                  </w:tcPr>
                                  <w:p w14:paraId="7CE41DD9" w14:textId="77777777" w:rsidR="000637B2" w:rsidRDefault="000C2105">
                                    <w:pPr>
                                      <w:pStyle w:val="TableParagraph"/>
                                      <w:spacing w:line="193" w:lineRule="exact"/>
                                      <w:ind w:right="6"/>
                                      <w:jc w:val="right"/>
                                      <w:rPr>
                                        <w:sz w:val="17"/>
                                      </w:rPr>
                                    </w:pPr>
                                    <w:r>
                                      <w:rPr>
                                        <w:spacing w:val="-4"/>
                                        <w:w w:val="105"/>
                                        <w:sz w:val="17"/>
                                      </w:rPr>
                                      <w:t>$0.00</w:t>
                                    </w:r>
                                  </w:p>
                                </w:tc>
                              </w:tr>
                            </w:tbl>
                            <w:p w14:paraId="57E4C07F" w14:textId="77777777" w:rsidR="000637B2" w:rsidRDefault="000637B2">
                              <w:pPr>
                                <w:pStyle w:val="BodyText"/>
                              </w:pPr>
                            </w:p>
                          </w:txbxContent>
                        </wps:txbx>
                        <wps:bodyPr wrap="square" lIns="0" tIns="0" rIns="0" bIns="0" rtlCol="0">
                          <a:noAutofit/>
                        </wps:bodyPr>
                      </wps:wsp>
                    </a:graphicData>
                  </a:graphic>
                </wp:anchor>
              </w:drawing>
            </mc:Choice>
            <mc:Fallback>
              <w:pict>
                <v:shape w14:anchorId="55A43835" id="Textbox 24" o:spid="_x0000_s1028" type="#_x0000_t202" style="position:absolute;left:0;text-align:left;margin-left:48.1pt;margin-top:45.55pt;width:352.35pt;height:104.75pt;z-index:25165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42"/>
                          <w:gridCol w:w="4697"/>
                          <w:gridCol w:w="1174"/>
                        </w:tblGrid>
                        <w:tr w:rsidR="000637B2" w14:paraId="7DFA9B2D" w14:textId="77777777">
                          <w:trPr>
                            <w:trHeight w:val="561"/>
                          </w:trPr>
                          <w:tc>
                            <w:tcPr>
                              <w:tcW w:w="6913" w:type="dxa"/>
                              <w:gridSpan w:val="3"/>
                              <w:shd w:val="clear" w:color="auto" w:fill="D9D9D9"/>
                            </w:tcPr>
                            <w:p w14:paraId="78235180" w14:textId="77777777" w:rsidR="000637B2" w:rsidRDefault="000C2105">
                              <w:pPr>
                                <w:pStyle w:val="TableParagraph"/>
                                <w:spacing w:before="176"/>
                                <w:ind w:left="17"/>
                                <w:jc w:val="center"/>
                                <w:rPr>
                                  <w:b/>
                                  <w:sz w:val="17"/>
                                </w:rPr>
                              </w:pPr>
                              <w:r>
                                <w:rPr>
                                  <w:b/>
                                  <w:sz w:val="17"/>
                                </w:rPr>
                                <w:t>Consultant</w:t>
                              </w:r>
                              <w:r>
                                <w:rPr>
                                  <w:b/>
                                  <w:spacing w:val="18"/>
                                  <w:sz w:val="17"/>
                                </w:rPr>
                                <w:t xml:space="preserve"> </w:t>
                              </w:r>
                              <w:r>
                                <w:rPr>
                                  <w:b/>
                                  <w:sz w:val="17"/>
                                </w:rPr>
                                <w:t>Fees</w:t>
                              </w:r>
                              <w:r>
                                <w:rPr>
                                  <w:b/>
                                  <w:spacing w:val="14"/>
                                  <w:sz w:val="17"/>
                                </w:rPr>
                                <w:t xml:space="preserve"> </w:t>
                              </w:r>
                              <w:r>
                                <w:rPr>
                                  <w:b/>
                                  <w:sz w:val="17"/>
                                </w:rPr>
                                <w:t>(report</w:t>
                              </w:r>
                              <w:r>
                                <w:rPr>
                                  <w:b/>
                                  <w:spacing w:val="14"/>
                                  <w:sz w:val="17"/>
                                </w:rPr>
                                <w:t xml:space="preserve"> </w:t>
                              </w:r>
                              <w:r>
                                <w:rPr>
                                  <w:b/>
                                  <w:sz w:val="17"/>
                                </w:rPr>
                                <w:t>consultant</w:t>
                              </w:r>
                              <w:r>
                                <w:rPr>
                                  <w:b/>
                                  <w:spacing w:val="15"/>
                                  <w:sz w:val="17"/>
                                </w:rPr>
                                <w:t xml:space="preserve"> </w:t>
                              </w:r>
                              <w:r>
                                <w:rPr>
                                  <w:b/>
                                  <w:sz w:val="17"/>
                                </w:rPr>
                                <w:t>fees</w:t>
                              </w:r>
                              <w:r>
                                <w:rPr>
                                  <w:b/>
                                  <w:spacing w:val="13"/>
                                  <w:sz w:val="17"/>
                                </w:rPr>
                                <w:t xml:space="preserve"> </w:t>
                              </w:r>
                              <w:r>
                                <w:rPr>
                                  <w:b/>
                                  <w:sz w:val="17"/>
                                </w:rPr>
                                <w:t>in</w:t>
                              </w:r>
                              <w:r>
                                <w:rPr>
                                  <w:b/>
                                  <w:spacing w:val="14"/>
                                  <w:sz w:val="17"/>
                                </w:rPr>
                                <w:t xml:space="preserve"> </w:t>
                              </w:r>
                              <w:r>
                                <w:rPr>
                                  <w:b/>
                                  <w:sz w:val="17"/>
                                </w:rPr>
                                <w:t>1</w:t>
                              </w:r>
                              <w:r>
                                <w:rPr>
                                  <w:b/>
                                  <w:spacing w:val="17"/>
                                  <w:sz w:val="17"/>
                                </w:rPr>
                                <w:t xml:space="preserve"> </w:t>
                              </w:r>
                              <w:r>
                                <w:rPr>
                                  <w:b/>
                                  <w:sz w:val="17"/>
                                </w:rPr>
                                <w:t>hour</w:t>
                              </w:r>
                              <w:r>
                                <w:rPr>
                                  <w:b/>
                                  <w:spacing w:val="15"/>
                                  <w:sz w:val="17"/>
                                </w:rPr>
                                <w:t xml:space="preserve"> </w:t>
                              </w:r>
                              <w:r>
                                <w:rPr>
                                  <w:b/>
                                  <w:spacing w:val="-2"/>
                                  <w:sz w:val="17"/>
                                </w:rPr>
                                <w:t>increments)</w:t>
                              </w:r>
                            </w:p>
                          </w:tc>
                        </w:tr>
                        <w:tr w:rsidR="000637B2" w14:paraId="3EF35F1C" w14:textId="77777777">
                          <w:trPr>
                            <w:trHeight w:val="215"/>
                          </w:trPr>
                          <w:tc>
                            <w:tcPr>
                              <w:tcW w:w="1042" w:type="dxa"/>
                              <w:shd w:val="clear" w:color="auto" w:fill="D9D9D9"/>
                            </w:tcPr>
                            <w:p w14:paraId="121FFAF9" w14:textId="77777777" w:rsidR="000637B2" w:rsidRDefault="000C2105">
                              <w:pPr>
                                <w:pStyle w:val="TableParagraph"/>
                                <w:spacing w:line="192" w:lineRule="exact"/>
                                <w:ind w:left="162"/>
                                <w:rPr>
                                  <w:b/>
                                  <w:sz w:val="17"/>
                                </w:rPr>
                              </w:pPr>
                              <w:r>
                                <w:rPr>
                                  <w:b/>
                                  <w:spacing w:val="-4"/>
                                  <w:w w:val="105"/>
                                  <w:sz w:val="17"/>
                                </w:rPr>
                                <w:t>Hours</w:t>
                              </w:r>
                            </w:p>
                          </w:tc>
                          <w:tc>
                            <w:tcPr>
                              <w:tcW w:w="4697" w:type="dxa"/>
                              <w:shd w:val="clear" w:color="auto" w:fill="D9D9D9"/>
                            </w:tcPr>
                            <w:p w14:paraId="6FEBCC0A" w14:textId="77777777" w:rsidR="000637B2" w:rsidRDefault="000C2105">
                              <w:pPr>
                                <w:pStyle w:val="TableParagraph"/>
                                <w:spacing w:line="194" w:lineRule="exact"/>
                                <w:ind w:left="162"/>
                                <w:rPr>
                                  <w:b/>
                                  <w:sz w:val="17"/>
                                </w:rPr>
                              </w:pPr>
                              <w:r>
                                <w:rPr>
                                  <w:b/>
                                  <w:sz w:val="17"/>
                                </w:rPr>
                                <w:t>Description</w:t>
                              </w:r>
                              <w:r>
                                <w:rPr>
                                  <w:b/>
                                  <w:spacing w:val="11"/>
                                  <w:sz w:val="17"/>
                                </w:rPr>
                                <w:t xml:space="preserve"> </w:t>
                              </w:r>
                              <w:r>
                                <w:rPr>
                                  <w:b/>
                                  <w:sz w:val="17"/>
                                </w:rPr>
                                <w:t>(list</w:t>
                              </w:r>
                              <w:r>
                                <w:rPr>
                                  <w:b/>
                                  <w:spacing w:val="15"/>
                                  <w:sz w:val="17"/>
                                </w:rPr>
                                <w:t xml:space="preserve"> </w:t>
                              </w:r>
                              <w:r>
                                <w:rPr>
                                  <w:b/>
                                  <w:sz w:val="17"/>
                                </w:rPr>
                                <w:t>each</w:t>
                              </w:r>
                              <w:r>
                                <w:rPr>
                                  <w:b/>
                                  <w:spacing w:val="14"/>
                                  <w:sz w:val="17"/>
                                </w:rPr>
                                <w:t xml:space="preserve"> </w:t>
                              </w:r>
                              <w:r>
                                <w:rPr>
                                  <w:b/>
                                  <w:sz w:val="17"/>
                                </w:rPr>
                                <w:t>activity</w:t>
                              </w:r>
                              <w:r>
                                <w:rPr>
                                  <w:b/>
                                  <w:spacing w:val="13"/>
                                  <w:sz w:val="17"/>
                                </w:rPr>
                                <w:t xml:space="preserve"> </w:t>
                              </w:r>
                              <w:r>
                                <w:rPr>
                                  <w:b/>
                                  <w:sz w:val="17"/>
                                </w:rPr>
                                <w:t>in</w:t>
                              </w:r>
                              <w:r>
                                <w:rPr>
                                  <w:b/>
                                  <w:spacing w:val="11"/>
                                  <w:sz w:val="17"/>
                                </w:rPr>
                                <w:t xml:space="preserve"> </w:t>
                              </w:r>
                              <w:r>
                                <w:rPr>
                                  <w:b/>
                                  <w:sz w:val="17"/>
                                </w:rPr>
                                <w:t>a</w:t>
                              </w:r>
                              <w:r>
                                <w:rPr>
                                  <w:b/>
                                  <w:spacing w:val="14"/>
                                  <w:sz w:val="17"/>
                                </w:rPr>
                                <w:t xml:space="preserve"> </w:t>
                              </w:r>
                              <w:r>
                                <w:rPr>
                                  <w:b/>
                                  <w:sz w:val="17"/>
                                </w:rPr>
                                <w:t>separate</w:t>
                              </w:r>
                              <w:r>
                                <w:rPr>
                                  <w:b/>
                                  <w:spacing w:val="14"/>
                                  <w:sz w:val="17"/>
                                </w:rPr>
                                <w:t xml:space="preserve"> </w:t>
                              </w:r>
                              <w:r>
                                <w:rPr>
                                  <w:b/>
                                  <w:spacing w:val="-4"/>
                                  <w:sz w:val="17"/>
                                </w:rPr>
                                <w:t>line)</w:t>
                              </w:r>
                            </w:p>
                          </w:tc>
                          <w:tc>
                            <w:tcPr>
                              <w:tcW w:w="1174" w:type="dxa"/>
                              <w:shd w:val="clear" w:color="auto" w:fill="D9D9D9"/>
                            </w:tcPr>
                            <w:p w14:paraId="43FF9491" w14:textId="77777777" w:rsidR="000637B2" w:rsidRDefault="000C2105">
                              <w:pPr>
                                <w:pStyle w:val="TableParagraph"/>
                                <w:spacing w:line="192" w:lineRule="exact"/>
                                <w:ind w:left="159"/>
                                <w:rPr>
                                  <w:b/>
                                  <w:sz w:val="17"/>
                                </w:rPr>
                              </w:pPr>
                              <w:r>
                                <w:rPr>
                                  <w:b/>
                                  <w:spacing w:val="-5"/>
                                  <w:w w:val="105"/>
                                  <w:sz w:val="17"/>
                                </w:rPr>
                                <w:t>Fee</w:t>
                              </w:r>
                            </w:p>
                          </w:tc>
                        </w:tr>
                        <w:tr w:rsidR="000637B2" w14:paraId="053ADA9A" w14:textId="77777777">
                          <w:trPr>
                            <w:trHeight w:val="1041"/>
                          </w:trPr>
                          <w:tc>
                            <w:tcPr>
                              <w:tcW w:w="1042" w:type="dxa"/>
                            </w:tcPr>
                            <w:p w14:paraId="1994863F" w14:textId="77777777" w:rsidR="000637B2" w:rsidRDefault="000637B2">
                              <w:pPr>
                                <w:pStyle w:val="TableParagraph"/>
                                <w:rPr>
                                  <w:rFonts w:ascii="Times New Roman"/>
                                  <w:sz w:val="18"/>
                                </w:rPr>
                              </w:pPr>
                            </w:p>
                          </w:tc>
                          <w:tc>
                            <w:tcPr>
                              <w:tcW w:w="4697" w:type="dxa"/>
                            </w:tcPr>
                            <w:p w14:paraId="71EEE6E4" w14:textId="77777777" w:rsidR="000637B2" w:rsidRDefault="000637B2">
                              <w:pPr>
                                <w:pStyle w:val="TableParagraph"/>
                                <w:rPr>
                                  <w:rFonts w:ascii="Times New Roman"/>
                                  <w:sz w:val="18"/>
                                </w:rPr>
                              </w:pPr>
                            </w:p>
                          </w:tc>
                          <w:tc>
                            <w:tcPr>
                              <w:tcW w:w="1174" w:type="dxa"/>
                              <w:shd w:val="clear" w:color="auto" w:fill="D9D9D9"/>
                            </w:tcPr>
                            <w:p w14:paraId="751CA805" w14:textId="77777777" w:rsidR="000637B2" w:rsidRDefault="000637B2">
                              <w:pPr>
                                <w:pStyle w:val="TableParagraph"/>
                                <w:rPr>
                                  <w:sz w:val="17"/>
                                </w:rPr>
                              </w:pPr>
                            </w:p>
                            <w:p w14:paraId="6766B6EF" w14:textId="77777777" w:rsidR="000637B2" w:rsidRDefault="000637B2">
                              <w:pPr>
                                <w:pStyle w:val="TableParagraph"/>
                                <w:spacing w:before="30"/>
                                <w:rPr>
                                  <w:sz w:val="17"/>
                                </w:rPr>
                              </w:pPr>
                            </w:p>
                            <w:p w14:paraId="6A84D70C" w14:textId="77777777" w:rsidR="000637B2" w:rsidRDefault="000C2105">
                              <w:pPr>
                                <w:pStyle w:val="TableParagraph"/>
                                <w:ind w:right="6"/>
                                <w:jc w:val="right"/>
                                <w:rPr>
                                  <w:sz w:val="17"/>
                                </w:rPr>
                              </w:pPr>
                              <w:r>
                                <w:rPr>
                                  <w:spacing w:val="-4"/>
                                  <w:w w:val="105"/>
                                  <w:sz w:val="17"/>
                                </w:rPr>
                                <w:t>$0.00</w:t>
                              </w:r>
                            </w:p>
                          </w:tc>
                        </w:tr>
                        <w:tr w:rsidR="000637B2" w14:paraId="565A0E55" w14:textId="77777777">
                          <w:trPr>
                            <w:trHeight w:val="213"/>
                          </w:trPr>
                          <w:tc>
                            <w:tcPr>
                              <w:tcW w:w="5739" w:type="dxa"/>
                              <w:gridSpan w:val="2"/>
                              <w:tcBorders>
                                <w:bottom w:val="single" w:sz="2" w:space="0" w:color="000000"/>
                              </w:tcBorders>
                              <w:shd w:val="clear" w:color="auto" w:fill="D9D9D9"/>
                            </w:tcPr>
                            <w:p w14:paraId="3DE1075C" w14:textId="77777777" w:rsidR="000637B2" w:rsidRDefault="000C2105">
                              <w:pPr>
                                <w:pStyle w:val="TableParagraph"/>
                                <w:spacing w:line="193" w:lineRule="exact"/>
                                <w:ind w:right="11"/>
                                <w:jc w:val="right"/>
                                <w:rPr>
                                  <w:b/>
                                  <w:sz w:val="17"/>
                                </w:rPr>
                              </w:pPr>
                              <w:r>
                                <w:rPr>
                                  <w:b/>
                                  <w:sz w:val="17"/>
                                </w:rPr>
                                <w:t>Total</w:t>
                              </w:r>
                              <w:r>
                                <w:rPr>
                                  <w:b/>
                                  <w:spacing w:val="20"/>
                                  <w:sz w:val="17"/>
                                </w:rPr>
                                <w:t xml:space="preserve"> </w:t>
                              </w:r>
                              <w:r>
                                <w:rPr>
                                  <w:b/>
                                  <w:sz w:val="17"/>
                                </w:rPr>
                                <w:t>Consultant</w:t>
                              </w:r>
                              <w:r>
                                <w:rPr>
                                  <w:b/>
                                  <w:spacing w:val="24"/>
                                  <w:sz w:val="17"/>
                                </w:rPr>
                                <w:t xml:space="preserve"> </w:t>
                              </w:r>
                              <w:r>
                                <w:rPr>
                                  <w:b/>
                                  <w:spacing w:val="-4"/>
                                  <w:sz w:val="17"/>
                                </w:rPr>
                                <w:t>Fees</w:t>
                              </w:r>
                            </w:p>
                          </w:tc>
                          <w:tc>
                            <w:tcPr>
                              <w:tcW w:w="1174" w:type="dxa"/>
                              <w:tcBorders>
                                <w:bottom w:val="single" w:sz="2" w:space="0" w:color="000000"/>
                              </w:tcBorders>
                              <w:shd w:val="clear" w:color="auto" w:fill="D9D9D9"/>
                            </w:tcPr>
                            <w:p w14:paraId="7CE41DD9" w14:textId="77777777" w:rsidR="000637B2" w:rsidRDefault="000C2105">
                              <w:pPr>
                                <w:pStyle w:val="TableParagraph"/>
                                <w:spacing w:line="193" w:lineRule="exact"/>
                                <w:ind w:right="6"/>
                                <w:jc w:val="right"/>
                                <w:rPr>
                                  <w:sz w:val="17"/>
                                </w:rPr>
                              </w:pPr>
                              <w:r>
                                <w:rPr>
                                  <w:spacing w:val="-4"/>
                                  <w:w w:val="105"/>
                                  <w:sz w:val="17"/>
                                </w:rPr>
                                <w:t>$0.00</w:t>
                              </w:r>
                            </w:p>
                          </w:tc>
                        </w:tr>
                      </w:tbl>
                      <w:p w14:paraId="57E4C07F" w14:textId="77777777" w:rsidR="000637B2" w:rsidRDefault="000637B2">
                        <w:pPr>
                          <w:pStyle w:val="BodyText"/>
                        </w:pPr>
                      </w:p>
                    </w:txbxContent>
                  </v:textbox>
                  <w10:wrap anchorx="page"/>
                </v:shape>
              </w:pict>
            </mc:Fallback>
          </mc:AlternateContent>
        </w:r>
        <w:r w:rsidDel="004A606D">
          <w:rPr>
            <w:rFonts w:ascii="Arial"/>
            <w:w w:val="105"/>
            <w:sz w:val="17"/>
          </w:rPr>
          <w:delText>Enter</w:delText>
        </w:r>
        <w:r w:rsidDel="004A606D">
          <w:rPr>
            <w:rFonts w:ascii="Arial"/>
            <w:spacing w:val="-10"/>
            <w:w w:val="105"/>
            <w:sz w:val="17"/>
          </w:rPr>
          <w:delText xml:space="preserve"> </w:delText>
        </w:r>
        <w:r w:rsidDel="004A606D">
          <w:rPr>
            <w:rFonts w:ascii="Arial"/>
            <w:w w:val="105"/>
            <w:sz w:val="17"/>
          </w:rPr>
          <w:delText>the</w:delText>
        </w:r>
        <w:r w:rsidDel="004A606D">
          <w:rPr>
            <w:rFonts w:ascii="Arial"/>
            <w:spacing w:val="-8"/>
            <w:w w:val="105"/>
            <w:sz w:val="17"/>
          </w:rPr>
          <w:delText xml:space="preserve"> </w:delText>
        </w:r>
        <w:r w:rsidDel="004A606D">
          <w:rPr>
            <w:rFonts w:ascii="Arial"/>
            <w:w w:val="105"/>
            <w:sz w:val="17"/>
          </w:rPr>
          <w:delText>beginning</w:delText>
        </w:r>
        <w:r w:rsidDel="004A606D">
          <w:rPr>
            <w:rFonts w:ascii="Arial"/>
            <w:spacing w:val="-10"/>
            <w:w w:val="105"/>
            <w:sz w:val="17"/>
          </w:rPr>
          <w:delText xml:space="preserve"> </w:delText>
        </w:r>
        <w:r w:rsidDel="004A606D">
          <w:rPr>
            <w:rFonts w:ascii="Arial"/>
            <w:w w:val="105"/>
            <w:sz w:val="17"/>
          </w:rPr>
          <w:delText>date</w:delText>
        </w:r>
        <w:r w:rsidDel="004A606D">
          <w:rPr>
            <w:rFonts w:ascii="Arial"/>
            <w:spacing w:val="-10"/>
            <w:w w:val="105"/>
            <w:sz w:val="17"/>
          </w:rPr>
          <w:delText xml:space="preserve"> </w:delText>
        </w:r>
        <w:r w:rsidDel="004A606D">
          <w:rPr>
            <w:rFonts w:ascii="Arial"/>
            <w:w w:val="105"/>
            <w:sz w:val="17"/>
          </w:rPr>
          <w:delText>for</w:delText>
        </w:r>
        <w:r w:rsidDel="004A606D">
          <w:rPr>
            <w:rFonts w:ascii="Arial"/>
            <w:spacing w:val="-10"/>
            <w:w w:val="105"/>
            <w:sz w:val="17"/>
          </w:rPr>
          <w:delText xml:space="preserve"> </w:delText>
        </w:r>
        <w:r w:rsidDel="004A606D">
          <w:rPr>
            <w:rFonts w:ascii="Arial"/>
            <w:w w:val="105"/>
            <w:sz w:val="17"/>
          </w:rPr>
          <w:delText>the</w:delText>
        </w:r>
        <w:r w:rsidDel="004A606D">
          <w:rPr>
            <w:rFonts w:ascii="Arial"/>
            <w:spacing w:val="-10"/>
            <w:w w:val="105"/>
            <w:sz w:val="17"/>
          </w:rPr>
          <w:delText xml:space="preserve"> </w:delText>
        </w:r>
        <w:r w:rsidDel="004A606D">
          <w:rPr>
            <w:rFonts w:ascii="Arial"/>
            <w:w w:val="105"/>
            <w:sz w:val="17"/>
          </w:rPr>
          <w:delText>period</w:delText>
        </w:r>
        <w:r w:rsidDel="004A606D">
          <w:rPr>
            <w:rFonts w:ascii="Arial"/>
            <w:spacing w:val="-8"/>
            <w:w w:val="105"/>
            <w:sz w:val="17"/>
          </w:rPr>
          <w:delText xml:space="preserve"> </w:delText>
        </w:r>
        <w:r w:rsidDel="004A606D">
          <w:rPr>
            <w:rFonts w:ascii="Arial"/>
            <w:w w:val="105"/>
            <w:sz w:val="17"/>
          </w:rPr>
          <w:delText>over</w:delText>
        </w:r>
        <w:r w:rsidDel="004A606D">
          <w:rPr>
            <w:rFonts w:ascii="Arial"/>
            <w:spacing w:val="-8"/>
            <w:w w:val="105"/>
            <w:sz w:val="17"/>
          </w:rPr>
          <w:delText xml:space="preserve"> </w:delText>
        </w:r>
        <w:r w:rsidDel="004A606D">
          <w:rPr>
            <w:rFonts w:ascii="Arial"/>
            <w:w w:val="105"/>
            <w:sz w:val="17"/>
          </w:rPr>
          <w:delText>which</w:delText>
        </w:r>
        <w:r w:rsidDel="004A606D">
          <w:rPr>
            <w:rFonts w:ascii="Arial"/>
            <w:spacing w:val="-9"/>
            <w:w w:val="105"/>
            <w:sz w:val="17"/>
          </w:rPr>
          <w:delText xml:space="preserve"> </w:delText>
        </w:r>
        <w:r w:rsidDel="004A606D">
          <w:rPr>
            <w:rFonts w:ascii="Arial"/>
            <w:w w:val="105"/>
            <w:sz w:val="17"/>
          </w:rPr>
          <w:delText>the</w:delText>
        </w:r>
        <w:r w:rsidDel="004A606D">
          <w:rPr>
            <w:rFonts w:ascii="Arial"/>
            <w:spacing w:val="-10"/>
            <w:w w:val="105"/>
            <w:sz w:val="17"/>
          </w:rPr>
          <w:delText xml:space="preserve"> </w:delText>
        </w:r>
        <w:r w:rsidDel="004A606D">
          <w:rPr>
            <w:rFonts w:ascii="Arial"/>
            <w:w w:val="105"/>
            <w:sz w:val="17"/>
          </w:rPr>
          <w:delText>consulting</w:delText>
        </w:r>
        <w:r w:rsidDel="004A606D">
          <w:rPr>
            <w:rFonts w:ascii="Arial"/>
            <w:spacing w:val="-12"/>
            <w:w w:val="105"/>
            <w:sz w:val="17"/>
          </w:rPr>
          <w:delText xml:space="preserve"> </w:delText>
        </w:r>
        <w:r w:rsidDel="004A606D">
          <w:rPr>
            <w:rFonts w:ascii="Arial"/>
            <w:w w:val="105"/>
            <w:sz w:val="17"/>
          </w:rPr>
          <w:delText>fees</w:delText>
        </w:r>
        <w:r w:rsidDel="004A606D">
          <w:rPr>
            <w:rFonts w:ascii="Arial"/>
            <w:spacing w:val="-8"/>
            <w:w w:val="105"/>
            <w:sz w:val="17"/>
          </w:rPr>
          <w:delText xml:space="preserve"> </w:delText>
        </w:r>
        <w:r w:rsidDel="004A606D">
          <w:rPr>
            <w:rFonts w:ascii="Arial"/>
            <w:w w:val="105"/>
            <w:sz w:val="17"/>
          </w:rPr>
          <w:delText>are</w:delText>
        </w:r>
        <w:r w:rsidDel="004A606D">
          <w:rPr>
            <w:rFonts w:ascii="Arial"/>
            <w:spacing w:val="-10"/>
            <w:w w:val="105"/>
            <w:sz w:val="17"/>
          </w:rPr>
          <w:delText xml:space="preserve"> </w:delText>
        </w:r>
        <w:r w:rsidDel="004A606D">
          <w:rPr>
            <w:rFonts w:ascii="Arial"/>
            <w:w w:val="105"/>
            <w:sz w:val="17"/>
          </w:rPr>
          <w:delText>reported Enter the end date for the period over which the consulting fees are reported</w:delText>
        </w:r>
      </w:del>
    </w:p>
    <w:p w14:paraId="0C50B2F3" w14:textId="1EC65A06" w:rsidR="000637B2" w:rsidDel="004A606D" w:rsidRDefault="000637B2">
      <w:pPr>
        <w:spacing w:before="77"/>
        <w:ind w:left="661"/>
        <w:jc w:val="center"/>
        <w:rPr>
          <w:del w:id="292" w:author="Morgan Wills" w:date="2026-10-01T11:30:00Z"/>
          <w:rFonts w:ascii="Arial"/>
          <w:sz w:val="17"/>
        </w:rPr>
        <w:pPrChange w:id="293" w:author="Morgan Wills" w:date="2026-10-01T11:30:00Z">
          <w:pPr>
            <w:pStyle w:val="BodyText"/>
          </w:pPr>
        </w:pPrChange>
      </w:pPr>
    </w:p>
    <w:p w14:paraId="0EEDD47F" w14:textId="3A786090" w:rsidR="000637B2" w:rsidDel="004A606D" w:rsidRDefault="000637B2">
      <w:pPr>
        <w:spacing w:before="77"/>
        <w:ind w:left="661"/>
        <w:jc w:val="center"/>
        <w:rPr>
          <w:del w:id="294" w:author="Morgan Wills" w:date="2026-10-01T11:30:00Z"/>
          <w:rFonts w:ascii="Arial"/>
          <w:sz w:val="17"/>
        </w:rPr>
        <w:pPrChange w:id="295" w:author="Morgan Wills" w:date="2026-10-01T11:30:00Z">
          <w:pPr>
            <w:pStyle w:val="BodyText"/>
          </w:pPr>
        </w:pPrChange>
      </w:pPr>
    </w:p>
    <w:p w14:paraId="54FDB2CC" w14:textId="371D399F" w:rsidR="000637B2" w:rsidDel="004A606D" w:rsidRDefault="000637B2">
      <w:pPr>
        <w:spacing w:before="77"/>
        <w:ind w:left="661"/>
        <w:jc w:val="center"/>
        <w:rPr>
          <w:del w:id="296" w:author="Morgan Wills" w:date="2026-10-01T11:30:00Z"/>
          <w:rFonts w:ascii="Arial"/>
          <w:sz w:val="17"/>
        </w:rPr>
        <w:pPrChange w:id="297" w:author="Morgan Wills" w:date="2026-10-01T11:30:00Z">
          <w:pPr>
            <w:pStyle w:val="BodyText"/>
          </w:pPr>
        </w:pPrChange>
      </w:pPr>
    </w:p>
    <w:p w14:paraId="23C131D3" w14:textId="77386346" w:rsidR="000637B2" w:rsidDel="004A606D" w:rsidRDefault="000637B2">
      <w:pPr>
        <w:spacing w:before="77"/>
        <w:ind w:left="661"/>
        <w:jc w:val="center"/>
        <w:rPr>
          <w:del w:id="298" w:author="Morgan Wills" w:date="2026-10-01T11:30:00Z"/>
          <w:rFonts w:ascii="Arial"/>
          <w:sz w:val="17"/>
        </w:rPr>
        <w:pPrChange w:id="299" w:author="Morgan Wills" w:date="2026-10-01T11:30:00Z">
          <w:pPr>
            <w:pStyle w:val="BodyText"/>
          </w:pPr>
        </w:pPrChange>
      </w:pPr>
    </w:p>
    <w:p w14:paraId="45A12CD7" w14:textId="49455E74" w:rsidR="000637B2" w:rsidDel="004A606D" w:rsidRDefault="000637B2">
      <w:pPr>
        <w:spacing w:before="77"/>
        <w:ind w:left="661"/>
        <w:jc w:val="center"/>
        <w:rPr>
          <w:del w:id="300" w:author="Morgan Wills" w:date="2026-10-01T11:30:00Z"/>
          <w:rFonts w:ascii="Arial"/>
          <w:sz w:val="17"/>
        </w:rPr>
        <w:pPrChange w:id="301" w:author="Morgan Wills" w:date="2026-10-01T11:30:00Z">
          <w:pPr>
            <w:pStyle w:val="BodyText"/>
          </w:pPr>
        </w:pPrChange>
      </w:pPr>
    </w:p>
    <w:p w14:paraId="53420EFE" w14:textId="054562E2" w:rsidR="000637B2" w:rsidDel="004A606D" w:rsidRDefault="000637B2">
      <w:pPr>
        <w:spacing w:before="77"/>
        <w:ind w:left="661"/>
        <w:jc w:val="center"/>
        <w:rPr>
          <w:del w:id="302" w:author="Morgan Wills" w:date="2026-10-01T11:30:00Z"/>
          <w:rFonts w:ascii="Arial"/>
          <w:sz w:val="17"/>
        </w:rPr>
        <w:pPrChange w:id="303" w:author="Morgan Wills" w:date="2026-10-01T11:30:00Z">
          <w:pPr>
            <w:pStyle w:val="BodyText"/>
          </w:pPr>
        </w:pPrChange>
      </w:pPr>
    </w:p>
    <w:p w14:paraId="28460CC7" w14:textId="51EF2A4E" w:rsidR="000637B2" w:rsidDel="004A606D" w:rsidRDefault="000637B2">
      <w:pPr>
        <w:spacing w:before="77"/>
        <w:ind w:left="661"/>
        <w:jc w:val="center"/>
        <w:rPr>
          <w:del w:id="304" w:author="Morgan Wills" w:date="2026-10-01T11:30:00Z"/>
          <w:rFonts w:ascii="Arial"/>
          <w:sz w:val="17"/>
        </w:rPr>
        <w:pPrChange w:id="305" w:author="Morgan Wills" w:date="2026-10-01T11:30:00Z">
          <w:pPr>
            <w:pStyle w:val="BodyText"/>
          </w:pPr>
        </w:pPrChange>
      </w:pPr>
    </w:p>
    <w:p w14:paraId="2264F45A" w14:textId="5F36C0A2" w:rsidR="000637B2" w:rsidDel="004A606D" w:rsidRDefault="000637B2">
      <w:pPr>
        <w:spacing w:before="77"/>
        <w:ind w:left="661"/>
        <w:jc w:val="center"/>
        <w:rPr>
          <w:del w:id="306" w:author="Morgan Wills" w:date="2026-10-01T11:30:00Z"/>
          <w:rFonts w:ascii="Arial"/>
          <w:sz w:val="17"/>
        </w:rPr>
        <w:pPrChange w:id="307" w:author="Morgan Wills" w:date="2026-10-01T11:30:00Z">
          <w:pPr>
            <w:pStyle w:val="BodyText"/>
            <w:spacing w:before="123"/>
          </w:pPr>
        </w:pPrChange>
      </w:pPr>
    </w:p>
    <w:p w14:paraId="15FEF42B" w14:textId="65AB1837" w:rsidR="000637B2" w:rsidDel="004A606D" w:rsidRDefault="000C2105">
      <w:pPr>
        <w:spacing w:before="77"/>
        <w:ind w:left="661"/>
        <w:jc w:val="center"/>
        <w:rPr>
          <w:del w:id="308" w:author="Morgan Wills" w:date="2026-10-01T11:30:00Z"/>
          <w:rFonts w:ascii="Arial"/>
          <w:sz w:val="17"/>
        </w:rPr>
        <w:pPrChange w:id="309" w:author="Morgan Wills" w:date="2026-10-01T11:30:00Z">
          <w:pPr>
            <w:ind w:left="7238"/>
          </w:pPr>
        </w:pPrChange>
      </w:pPr>
      <w:del w:id="310" w:author="Morgan Wills" w:date="2026-10-01T11:30:00Z">
        <w:r w:rsidDel="004A606D">
          <w:rPr>
            <w:rFonts w:ascii="Arial"/>
            <w:sz w:val="17"/>
          </w:rPr>
          <w:delText>Enter</w:delText>
        </w:r>
        <w:r w:rsidDel="004A606D">
          <w:rPr>
            <w:rFonts w:ascii="Arial"/>
            <w:spacing w:val="10"/>
            <w:sz w:val="17"/>
          </w:rPr>
          <w:delText xml:space="preserve"> </w:delText>
        </w:r>
        <w:r w:rsidDel="004A606D">
          <w:rPr>
            <w:rFonts w:ascii="Arial"/>
            <w:sz w:val="17"/>
          </w:rPr>
          <w:delText>a</w:delText>
        </w:r>
        <w:r w:rsidDel="004A606D">
          <w:rPr>
            <w:rFonts w:ascii="Arial"/>
            <w:spacing w:val="12"/>
            <w:sz w:val="17"/>
          </w:rPr>
          <w:delText xml:space="preserve"> </w:delText>
        </w:r>
        <w:r w:rsidDel="004A606D">
          <w:rPr>
            <w:rFonts w:ascii="Arial"/>
            <w:sz w:val="17"/>
          </w:rPr>
          <w:delText>description</w:delText>
        </w:r>
        <w:r w:rsidDel="004A606D">
          <w:rPr>
            <w:rFonts w:ascii="Arial"/>
            <w:spacing w:val="11"/>
            <w:sz w:val="17"/>
          </w:rPr>
          <w:delText xml:space="preserve"> </w:delText>
        </w:r>
        <w:r w:rsidDel="004A606D">
          <w:rPr>
            <w:rFonts w:ascii="Arial"/>
            <w:sz w:val="17"/>
          </w:rPr>
          <w:delText>of</w:delText>
        </w:r>
        <w:r w:rsidDel="004A606D">
          <w:rPr>
            <w:rFonts w:ascii="Arial"/>
            <w:spacing w:val="13"/>
            <w:sz w:val="17"/>
          </w:rPr>
          <w:delText xml:space="preserve"> </w:delText>
        </w:r>
        <w:r w:rsidDel="004A606D">
          <w:rPr>
            <w:rFonts w:ascii="Arial"/>
            <w:sz w:val="17"/>
          </w:rPr>
          <w:delText>consulting</w:delText>
        </w:r>
        <w:r w:rsidDel="004A606D">
          <w:rPr>
            <w:rFonts w:ascii="Arial"/>
            <w:spacing w:val="7"/>
            <w:sz w:val="17"/>
          </w:rPr>
          <w:delText xml:space="preserve"> </w:delText>
        </w:r>
        <w:r w:rsidDel="004A606D">
          <w:rPr>
            <w:rFonts w:ascii="Arial"/>
            <w:sz w:val="17"/>
          </w:rPr>
          <w:delText>activities</w:delText>
        </w:r>
        <w:r w:rsidDel="004A606D">
          <w:rPr>
            <w:rFonts w:ascii="Arial"/>
            <w:spacing w:val="12"/>
            <w:sz w:val="17"/>
          </w:rPr>
          <w:delText xml:space="preserve"> </w:delText>
        </w:r>
        <w:r w:rsidDel="004A606D">
          <w:rPr>
            <w:rFonts w:ascii="Arial"/>
            <w:sz w:val="17"/>
          </w:rPr>
          <w:delText>associated</w:delText>
        </w:r>
        <w:r w:rsidDel="004A606D">
          <w:rPr>
            <w:rFonts w:ascii="Arial"/>
            <w:spacing w:val="11"/>
            <w:sz w:val="17"/>
          </w:rPr>
          <w:delText xml:space="preserve"> </w:delText>
        </w:r>
        <w:r w:rsidDel="004A606D">
          <w:rPr>
            <w:rFonts w:ascii="Arial"/>
            <w:sz w:val="17"/>
          </w:rPr>
          <w:delText>with</w:delText>
        </w:r>
        <w:r w:rsidDel="004A606D">
          <w:rPr>
            <w:rFonts w:ascii="Arial"/>
            <w:spacing w:val="12"/>
            <w:sz w:val="17"/>
          </w:rPr>
          <w:delText xml:space="preserve"> </w:delText>
        </w:r>
        <w:r w:rsidDel="004A606D">
          <w:rPr>
            <w:rFonts w:ascii="Arial"/>
            <w:sz w:val="17"/>
          </w:rPr>
          <w:delText>the</w:delText>
        </w:r>
        <w:r w:rsidDel="004A606D">
          <w:rPr>
            <w:rFonts w:ascii="Arial"/>
            <w:spacing w:val="11"/>
            <w:sz w:val="17"/>
          </w:rPr>
          <w:delText xml:space="preserve"> </w:delText>
        </w:r>
        <w:r w:rsidDel="004A606D">
          <w:rPr>
            <w:rFonts w:ascii="Arial"/>
            <w:sz w:val="17"/>
          </w:rPr>
          <w:delText>reported</w:delText>
        </w:r>
        <w:r w:rsidDel="004A606D">
          <w:rPr>
            <w:rFonts w:ascii="Arial"/>
            <w:spacing w:val="12"/>
            <w:sz w:val="17"/>
          </w:rPr>
          <w:delText xml:space="preserve"> </w:delText>
        </w:r>
        <w:r w:rsidDel="004A606D">
          <w:rPr>
            <w:rFonts w:ascii="Arial"/>
            <w:spacing w:val="-2"/>
            <w:sz w:val="17"/>
          </w:rPr>
          <w:delText>hours</w:delText>
        </w:r>
      </w:del>
    </w:p>
    <w:p w14:paraId="70E9D66E" w14:textId="6FCCDA02" w:rsidR="000637B2" w:rsidDel="004A606D" w:rsidRDefault="000637B2">
      <w:pPr>
        <w:spacing w:before="77"/>
        <w:ind w:left="661"/>
        <w:jc w:val="center"/>
        <w:rPr>
          <w:del w:id="311" w:author="Morgan Wills" w:date="2026-10-01T11:30:00Z"/>
          <w:rFonts w:ascii="Arial"/>
          <w:sz w:val="17"/>
        </w:rPr>
        <w:sectPr w:rsidR="000637B2" w:rsidDel="004A606D" w:rsidSect="004A606D">
          <w:pgSz w:w="12240" w:h="15840" w:orient="portrait"/>
          <w:pgMar w:top="720" w:right="720" w:bottom="720" w:left="720" w:header="720" w:footer="720" w:gutter="0"/>
          <w:cols w:space="720"/>
          <w:docGrid w:linePitch="299"/>
          <w:sectPrChange w:id="312" w:author="Morgan Wills" w:date="2026-10-01T11:31:00Z">
            <w:sectPr w:rsidR="000637B2" w:rsidDel="004A606D" w:rsidSect="004A606D">
              <w:pgSz w:w="15840" w:h="12240" w:orient="landscape"/>
              <w:pgMar w:top="1020" w:right="1440" w:bottom="280" w:left="720" w:header="720" w:footer="720" w:gutter="0"/>
              <w:docGrid w:linePitch="0"/>
            </w:sectPr>
          </w:sectPrChange>
        </w:sectPr>
        <w:pPrChange w:id="313" w:author="Morgan Wills" w:date="2026-10-01T11:30:00Z">
          <w:pPr/>
        </w:pPrChange>
      </w:pPr>
    </w:p>
    <w:p w14:paraId="55D43EBC" w14:textId="4366B51C" w:rsidR="000637B2" w:rsidDel="004A606D" w:rsidRDefault="000C2105">
      <w:pPr>
        <w:spacing w:before="77"/>
        <w:ind w:left="661"/>
        <w:jc w:val="center"/>
        <w:rPr>
          <w:del w:id="314" w:author="Morgan Wills" w:date="2026-10-01T11:30:00Z"/>
          <w:rFonts w:ascii="Arial"/>
          <w:b/>
        </w:rPr>
        <w:pPrChange w:id="315" w:author="Morgan Wills" w:date="2026-10-01T11:30:00Z">
          <w:pPr>
            <w:spacing w:before="74"/>
            <w:ind w:left="333"/>
          </w:pPr>
        </w:pPrChange>
      </w:pPr>
      <w:del w:id="316" w:author="Morgan Wills" w:date="2026-10-01T11:30:00Z">
        <w:r w:rsidDel="004A606D">
          <w:rPr>
            <w:rFonts w:ascii="Arial"/>
            <w:b/>
          </w:rPr>
          <w:delText>CNAP</w:delText>
        </w:r>
        <w:r w:rsidDel="004A606D">
          <w:rPr>
            <w:rFonts w:ascii="Arial"/>
            <w:b/>
            <w:spacing w:val="-10"/>
          </w:rPr>
          <w:delText xml:space="preserve"> </w:delText>
        </w:r>
        <w:r w:rsidDel="004A606D">
          <w:rPr>
            <w:rFonts w:ascii="Arial"/>
            <w:b/>
            <w:spacing w:val="-2"/>
          </w:rPr>
          <w:delText>Center</w:delText>
        </w:r>
      </w:del>
    </w:p>
    <w:p w14:paraId="4A77870A" w14:textId="40CF87CC" w:rsidR="000637B2" w:rsidDel="004A606D" w:rsidRDefault="000C2105">
      <w:pPr>
        <w:spacing w:before="77"/>
        <w:ind w:left="661"/>
        <w:jc w:val="center"/>
        <w:rPr>
          <w:del w:id="317" w:author="Morgan Wills" w:date="2026-10-01T11:30:00Z"/>
          <w:rFonts w:ascii="Arial"/>
          <w:b/>
        </w:rPr>
        <w:pPrChange w:id="318" w:author="Morgan Wills" w:date="2026-10-01T11:30:00Z">
          <w:pPr>
            <w:spacing w:before="16"/>
            <w:ind w:left="333"/>
          </w:pPr>
        </w:pPrChange>
      </w:pPr>
      <w:del w:id="319" w:author="Morgan Wills" w:date="2026-10-01T11:30:00Z">
        <w:r w:rsidDel="004A606D">
          <w:rPr>
            <w:rFonts w:ascii="Arial"/>
            <w:b/>
            <w:spacing w:val="-2"/>
          </w:rPr>
          <w:delText>External</w:delText>
        </w:r>
        <w:r w:rsidDel="004A606D">
          <w:rPr>
            <w:rFonts w:ascii="Arial"/>
            <w:b/>
            <w:spacing w:val="-4"/>
          </w:rPr>
          <w:delText xml:space="preserve"> </w:delText>
        </w:r>
        <w:r w:rsidDel="004A606D">
          <w:rPr>
            <w:rFonts w:ascii="Arial"/>
            <w:b/>
            <w:spacing w:val="-2"/>
          </w:rPr>
          <w:delText>Consultant</w:delText>
        </w:r>
        <w:r w:rsidDel="004A606D">
          <w:rPr>
            <w:rFonts w:ascii="Arial"/>
            <w:b/>
            <w:spacing w:val="-1"/>
          </w:rPr>
          <w:delText xml:space="preserve"> </w:delText>
        </w:r>
        <w:r w:rsidDel="004A606D">
          <w:rPr>
            <w:rFonts w:ascii="Arial"/>
            <w:b/>
            <w:spacing w:val="-2"/>
          </w:rPr>
          <w:delText>Invoice</w:delText>
        </w:r>
        <w:r w:rsidDel="004A606D">
          <w:rPr>
            <w:rFonts w:ascii="Arial"/>
            <w:b/>
            <w:spacing w:val="-4"/>
          </w:rPr>
          <w:delText xml:space="preserve"> </w:delText>
        </w:r>
        <w:r w:rsidDel="004A606D">
          <w:rPr>
            <w:rFonts w:ascii="Arial"/>
            <w:b/>
            <w:spacing w:val="-2"/>
          </w:rPr>
          <w:delText>for</w:delText>
        </w:r>
        <w:r w:rsidDel="004A606D">
          <w:rPr>
            <w:rFonts w:ascii="Arial"/>
            <w:b/>
            <w:spacing w:val="-5"/>
          </w:rPr>
          <w:delText xml:space="preserve"> </w:delText>
        </w:r>
        <w:r w:rsidDel="004A606D">
          <w:rPr>
            <w:rFonts w:ascii="Arial"/>
            <w:b/>
            <w:spacing w:val="-2"/>
          </w:rPr>
          <w:delText>Travel</w:delText>
        </w:r>
        <w:r w:rsidDel="004A606D">
          <w:rPr>
            <w:rFonts w:ascii="Arial"/>
            <w:b/>
            <w:spacing w:val="2"/>
          </w:rPr>
          <w:delText xml:space="preserve"> </w:delText>
        </w:r>
        <w:r w:rsidDel="004A606D">
          <w:rPr>
            <w:rFonts w:ascii="Arial"/>
            <w:b/>
            <w:spacing w:val="-2"/>
          </w:rPr>
          <w:delText>Reimbursements</w:delText>
        </w:r>
      </w:del>
    </w:p>
    <w:p w14:paraId="6684752E" w14:textId="74997F43" w:rsidR="000637B2" w:rsidDel="004A606D" w:rsidRDefault="000637B2">
      <w:pPr>
        <w:spacing w:before="77"/>
        <w:ind w:left="661"/>
        <w:jc w:val="center"/>
        <w:rPr>
          <w:del w:id="320" w:author="Morgan Wills" w:date="2026-10-01T11:30:00Z"/>
          <w:rFonts w:ascii="Arial"/>
          <w:b/>
          <w:sz w:val="20"/>
        </w:rPr>
        <w:pPrChange w:id="321" w:author="Morgan Wills" w:date="2026-10-01T11:30:00Z">
          <w:pPr>
            <w:pStyle w:val="BodyText"/>
            <w:spacing w:before="220"/>
          </w:pPr>
        </w:pPrChange>
      </w:pPr>
    </w:p>
    <w:tbl>
      <w:tblPr>
        <w:tblW w:w="0" w:type="auto"/>
        <w:tblInd w:w="3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986"/>
        <w:gridCol w:w="3952"/>
      </w:tblGrid>
      <w:tr w:rsidR="000637B2" w:rsidDel="004A606D" w14:paraId="7492027E" w14:textId="7EF3E986">
        <w:trPr>
          <w:trHeight w:val="539"/>
          <w:del w:id="322" w:author="Morgan Wills" w:date="2026-10-01T11:30:00Z"/>
        </w:trPr>
        <w:tc>
          <w:tcPr>
            <w:tcW w:w="6606" w:type="dxa"/>
            <w:gridSpan w:val="3"/>
            <w:shd w:val="clear" w:color="auto" w:fill="D9D9D9"/>
          </w:tcPr>
          <w:p w14:paraId="02904ACB" w14:textId="14543EA5" w:rsidR="000637B2" w:rsidDel="004A606D" w:rsidRDefault="000C2105">
            <w:pPr>
              <w:spacing w:before="77"/>
              <w:ind w:left="661"/>
              <w:jc w:val="center"/>
              <w:rPr>
                <w:del w:id="323" w:author="Morgan Wills" w:date="2026-10-01T11:30:00Z"/>
                <w:b/>
                <w:sz w:val="17"/>
              </w:rPr>
              <w:pPrChange w:id="324" w:author="Morgan Wills" w:date="2026-10-01T11:30:00Z">
                <w:pPr>
                  <w:pStyle w:val="TableParagraph"/>
                  <w:spacing w:before="166"/>
                  <w:ind w:left="43"/>
                  <w:jc w:val="center"/>
                </w:pPr>
              </w:pPrChange>
            </w:pPr>
            <w:del w:id="325" w:author="Morgan Wills" w:date="2026-10-01T11:30:00Z">
              <w:r w:rsidDel="004A606D">
                <w:rPr>
                  <w:b/>
                  <w:sz w:val="17"/>
                </w:rPr>
                <w:delText>Consultant</w:delText>
              </w:r>
              <w:r w:rsidDel="004A606D">
                <w:rPr>
                  <w:b/>
                  <w:spacing w:val="-4"/>
                  <w:sz w:val="17"/>
                </w:rPr>
                <w:delText xml:space="preserve"> </w:delText>
              </w:r>
              <w:r w:rsidDel="004A606D">
                <w:rPr>
                  <w:b/>
                  <w:sz w:val="17"/>
                </w:rPr>
                <w:delText>Contact</w:delText>
              </w:r>
              <w:r w:rsidDel="004A606D">
                <w:rPr>
                  <w:b/>
                  <w:spacing w:val="-3"/>
                  <w:sz w:val="17"/>
                </w:rPr>
                <w:delText xml:space="preserve"> </w:delText>
              </w:r>
              <w:r w:rsidDel="004A606D">
                <w:rPr>
                  <w:b/>
                  <w:spacing w:val="-2"/>
                  <w:sz w:val="17"/>
                </w:rPr>
                <w:delText>Details</w:delText>
              </w:r>
            </w:del>
          </w:p>
        </w:tc>
      </w:tr>
      <w:tr w:rsidR="000637B2" w:rsidDel="004A606D" w14:paraId="177A9576" w14:textId="08EEBD14">
        <w:trPr>
          <w:trHeight w:val="203"/>
          <w:del w:id="326" w:author="Morgan Wills" w:date="2026-10-01T11:30:00Z"/>
        </w:trPr>
        <w:tc>
          <w:tcPr>
            <w:tcW w:w="1668" w:type="dxa"/>
            <w:shd w:val="clear" w:color="auto" w:fill="D9D9D9"/>
          </w:tcPr>
          <w:p w14:paraId="2076972F" w14:textId="759B1177" w:rsidR="000637B2" w:rsidDel="004A606D" w:rsidRDefault="000C2105">
            <w:pPr>
              <w:spacing w:before="77"/>
              <w:ind w:left="661"/>
              <w:jc w:val="center"/>
              <w:rPr>
                <w:del w:id="327" w:author="Morgan Wills" w:date="2026-10-01T11:30:00Z"/>
                <w:b/>
                <w:sz w:val="17"/>
              </w:rPr>
              <w:pPrChange w:id="328" w:author="Morgan Wills" w:date="2026-10-01T11:30:00Z">
                <w:pPr>
                  <w:pStyle w:val="TableParagraph"/>
                  <w:spacing w:line="183" w:lineRule="exact"/>
                  <w:ind w:left="38"/>
                </w:pPr>
              </w:pPrChange>
            </w:pPr>
            <w:del w:id="329" w:author="Morgan Wills" w:date="2026-10-01T11:30:00Z">
              <w:r w:rsidDel="004A606D">
                <w:rPr>
                  <w:b/>
                  <w:spacing w:val="-4"/>
                  <w:sz w:val="17"/>
                </w:rPr>
                <w:delText>Name:</w:delText>
              </w:r>
            </w:del>
          </w:p>
        </w:tc>
        <w:tc>
          <w:tcPr>
            <w:tcW w:w="4938" w:type="dxa"/>
            <w:gridSpan w:val="2"/>
          </w:tcPr>
          <w:p w14:paraId="0092B6C7" w14:textId="58F9F9BD" w:rsidR="000637B2" w:rsidDel="004A606D" w:rsidRDefault="000637B2">
            <w:pPr>
              <w:spacing w:before="77"/>
              <w:ind w:left="661"/>
              <w:jc w:val="center"/>
              <w:rPr>
                <w:del w:id="330" w:author="Morgan Wills" w:date="2026-10-01T11:30:00Z"/>
                <w:sz w:val="14"/>
              </w:rPr>
              <w:pPrChange w:id="331" w:author="Morgan Wills" w:date="2026-10-01T11:30:00Z">
                <w:pPr>
                  <w:pStyle w:val="TableParagraph"/>
                </w:pPr>
              </w:pPrChange>
            </w:pPr>
          </w:p>
        </w:tc>
      </w:tr>
      <w:tr w:rsidR="000637B2" w:rsidDel="004A606D" w14:paraId="5EACBBD4" w14:textId="65563FFC">
        <w:trPr>
          <w:trHeight w:val="205"/>
          <w:del w:id="332" w:author="Morgan Wills" w:date="2026-10-01T11:30:00Z"/>
        </w:trPr>
        <w:tc>
          <w:tcPr>
            <w:tcW w:w="1668" w:type="dxa"/>
            <w:shd w:val="clear" w:color="auto" w:fill="D9D9D9"/>
          </w:tcPr>
          <w:p w14:paraId="54C486F1" w14:textId="0A251224" w:rsidR="000637B2" w:rsidDel="004A606D" w:rsidRDefault="000C2105">
            <w:pPr>
              <w:spacing w:before="77"/>
              <w:ind w:left="661"/>
              <w:jc w:val="center"/>
              <w:rPr>
                <w:del w:id="333" w:author="Morgan Wills" w:date="2026-10-01T11:30:00Z"/>
                <w:b/>
                <w:sz w:val="17"/>
              </w:rPr>
              <w:pPrChange w:id="334" w:author="Morgan Wills" w:date="2026-10-01T11:30:00Z">
                <w:pPr>
                  <w:pStyle w:val="TableParagraph"/>
                  <w:spacing w:line="184" w:lineRule="exact"/>
                  <w:ind w:left="38"/>
                </w:pPr>
              </w:pPrChange>
            </w:pPr>
            <w:del w:id="335" w:author="Morgan Wills" w:date="2026-10-01T11:30:00Z">
              <w:r w:rsidDel="004A606D">
                <w:rPr>
                  <w:b/>
                  <w:spacing w:val="-2"/>
                  <w:sz w:val="17"/>
                </w:rPr>
                <w:delText>Address:</w:delText>
              </w:r>
            </w:del>
          </w:p>
        </w:tc>
        <w:tc>
          <w:tcPr>
            <w:tcW w:w="4938" w:type="dxa"/>
            <w:gridSpan w:val="2"/>
          </w:tcPr>
          <w:p w14:paraId="12799DF0" w14:textId="4B35ADB8" w:rsidR="000637B2" w:rsidDel="004A606D" w:rsidRDefault="000637B2">
            <w:pPr>
              <w:spacing w:before="77"/>
              <w:ind w:left="661"/>
              <w:jc w:val="center"/>
              <w:rPr>
                <w:del w:id="336" w:author="Morgan Wills" w:date="2026-10-01T11:30:00Z"/>
                <w:sz w:val="14"/>
              </w:rPr>
              <w:pPrChange w:id="337" w:author="Morgan Wills" w:date="2026-10-01T11:30:00Z">
                <w:pPr>
                  <w:pStyle w:val="TableParagraph"/>
                </w:pPr>
              </w:pPrChange>
            </w:pPr>
          </w:p>
        </w:tc>
      </w:tr>
      <w:tr w:rsidR="000637B2" w:rsidDel="004A606D" w14:paraId="1085B406" w14:textId="0F6CAB87">
        <w:trPr>
          <w:trHeight w:val="203"/>
          <w:del w:id="338" w:author="Morgan Wills" w:date="2026-10-01T11:30:00Z"/>
        </w:trPr>
        <w:tc>
          <w:tcPr>
            <w:tcW w:w="1668" w:type="dxa"/>
            <w:shd w:val="clear" w:color="auto" w:fill="D9D9D9"/>
          </w:tcPr>
          <w:p w14:paraId="23AEA456" w14:textId="43AD0696" w:rsidR="000637B2" w:rsidDel="004A606D" w:rsidRDefault="000C2105">
            <w:pPr>
              <w:spacing w:before="77"/>
              <w:ind w:left="661"/>
              <w:jc w:val="center"/>
              <w:rPr>
                <w:del w:id="339" w:author="Morgan Wills" w:date="2026-10-01T11:30:00Z"/>
                <w:b/>
                <w:sz w:val="17"/>
              </w:rPr>
              <w:pPrChange w:id="340" w:author="Morgan Wills" w:date="2026-10-01T11:30:00Z">
                <w:pPr>
                  <w:pStyle w:val="TableParagraph"/>
                  <w:spacing w:line="183" w:lineRule="exact"/>
                  <w:ind w:left="38"/>
                </w:pPr>
              </w:pPrChange>
            </w:pPr>
            <w:del w:id="341" w:author="Morgan Wills" w:date="2026-10-01T11:30:00Z">
              <w:r w:rsidDel="004A606D">
                <w:rPr>
                  <w:b/>
                  <w:spacing w:val="-2"/>
                  <w:sz w:val="17"/>
                </w:rPr>
                <w:delText>Email:</w:delText>
              </w:r>
            </w:del>
          </w:p>
        </w:tc>
        <w:tc>
          <w:tcPr>
            <w:tcW w:w="4938" w:type="dxa"/>
            <w:gridSpan w:val="2"/>
          </w:tcPr>
          <w:p w14:paraId="7DE3356E" w14:textId="5FE2809B" w:rsidR="000637B2" w:rsidDel="004A606D" w:rsidRDefault="000637B2">
            <w:pPr>
              <w:spacing w:before="77"/>
              <w:ind w:left="661"/>
              <w:jc w:val="center"/>
              <w:rPr>
                <w:del w:id="342" w:author="Morgan Wills" w:date="2026-10-01T11:30:00Z"/>
                <w:sz w:val="14"/>
              </w:rPr>
              <w:pPrChange w:id="343" w:author="Morgan Wills" w:date="2026-10-01T11:30:00Z">
                <w:pPr>
                  <w:pStyle w:val="TableParagraph"/>
                </w:pPr>
              </w:pPrChange>
            </w:pPr>
          </w:p>
        </w:tc>
      </w:tr>
      <w:tr w:rsidR="000637B2" w:rsidDel="004A606D" w14:paraId="6218EE92" w14:textId="235B06DA">
        <w:trPr>
          <w:trHeight w:val="203"/>
          <w:del w:id="344" w:author="Morgan Wills" w:date="2026-10-01T11:30:00Z"/>
        </w:trPr>
        <w:tc>
          <w:tcPr>
            <w:tcW w:w="1668" w:type="dxa"/>
            <w:shd w:val="clear" w:color="auto" w:fill="D9D9D9"/>
          </w:tcPr>
          <w:p w14:paraId="745815C8" w14:textId="479FFA99" w:rsidR="000637B2" w:rsidDel="004A606D" w:rsidRDefault="000C2105">
            <w:pPr>
              <w:spacing w:before="77"/>
              <w:ind w:left="661"/>
              <w:jc w:val="center"/>
              <w:rPr>
                <w:del w:id="345" w:author="Morgan Wills" w:date="2026-10-01T11:30:00Z"/>
                <w:b/>
                <w:sz w:val="17"/>
              </w:rPr>
              <w:pPrChange w:id="346" w:author="Morgan Wills" w:date="2026-10-01T11:30:00Z">
                <w:pPr>
                  <w:pStyle w:val="TableParagraph"/>
                  <w:spacing w:line="183" w:lineRule="exact"/>
                  <w:ind w:left="38"/>
                </w:pPr>
              </w:pPrChange>
            </w:pPr>
            <w:del w:id="347" w:author="Morgan Wills" w:date="2026-10-01T11:30:00Z">
              <w:r w:rsidDel="004A606D">
                <w:rPr>
                  <w:b/>
                  <w:spacing w:val="-2"/>
                  <w:sz w:val="17"/>
                </w:rPr>
                <w:delText>Phone:</w:delText>
              </w:r>
            </w:del>
          </w:p>
        </w:tc>
        <w:tc>
          <w:tcPr>
            <w:tcW w:w="4938" w:type="dxa"/>
            <w:gridSpan w:val="2"/>
          </w:tcPr>
          <w:p w14:paraId="72487E0F" w14:textId="5F5D8F9B" w:rsidR="000637B2" w:rsidDel="004A606D" w:rsidRDefault="000637B2">
            <w:pPr>
              <w:spacing w:before="77"/>
              <w:ind w:left="661"/>
              <w:jc w:val="center"/>
              <w:rPr>
                <w:del w:id="348" w:author="Morgan Wills" w:date="2026-10-01T11:30:00Z"/>
                <w:sz w:val="14"/>
              </w:rPr>
              <w:pPrChange w:id="349" w:author="Morgan Wills" w:date="2026-10-01T11:30:00Z">
                <w:pPr>
                  <w:pStyle w:val="TableParagraph"/>
                </w:pPr>
              </w:pPrChange>
            </w:pPr>
          </w:p>
        </w:tc>
      </w:tr>
      <w:tr w:rsidR="000637B2" w:rsidDel="004A606D" w14:paraId="02370F56" w14:textId="5AFEA133">
        <w:trPr>
          <w:trHeight w:val="205"/>
          <w:del w:id="350" w:author="Morgan Wills" w:date="2026-10-01T11:30:00Z"/>
        </w:trPr>
        <w:tc>
          <w:tcPr>
            <w:tcW w:w="1668" w:type="dxa"/>
            <w:shd w:val="clear" w:color="auto" w:fill="D9D9D9"/>
          </w:tcPr>
          <w:p w14:paraId="7185513F" w14:textId="0AC4F11F" w:rsidR="000637B2" w:rsidDel="004A606D" w:rsidRDefault="000C2105">
            <w:pPr>
              <w:spacing w:before="77"/>
              <w:ind w:left="661"/>
              <w:jc w:val="center"/>
              <w:rPr>
                <w:del w:id="351" w:author="Morgan Wills" w:date="2026-10-01T11:30:00Z"/>
                <w:b/>
                <w:sz w:val="17"/>
              </w:rPr>
              <w:pPrChange w:id="352" w:author="Morgan Wills" w:date="2026-10-01T11:30:00Z">
                <w:pPr>
                  <w:pStyle w:val="TableParagraph"/>
                  <w:spacing w:line="184" w:lineRule="exact"/>
                  <w:ind w:left="38"/>
                </w:pPr>
              </w:pPrChange>
            </w:pPr>
            <w:del w:id="353" w:author="Morgan Wills" w:date="2026-10-01T11:30:00Z">
              <w:r w:rsidDel="004A606D">
                <w:rPr>
                  <w:b/>
                  <w:sz w:val="17"/>
                </w:rPr>
                <w:delText>SOW</w:delText>
              </w:r>
              <w:r w:rsidDel="004A606D">
                <w:rPr>
                  <w:b/>
                  <w:spacing w:val="-2"/>
                  <w:sz w:val="17"/>
                </w:rPr>
                <w:delText xml:space="preserve"> </w:delText>
              </w:r>
              <w:r w:rsidDel="004A606D">
                <w:rPr>
                  <w:b/>
                  <w:spacing w:val="-5"/>
                  <w:sz w:val="17"/>
                </w:rPr>
                <w:delText>#:</w:delText>
              </w:r>
            </w:del>
          </w:p>
        </w:tc>
        <w:tc>
          <w:tcPr>
            <w:tcW w:w="986" w:type="dxa"/>
          </w:tcPr>
          <w:p w14:paraId="228AC18B" w14:textId="4062D973" w:rsidR="000637B2" w:rsidDel="004A606D" w:rsidRDefault="000637B2">
            <w:pPr>
              <w:spacing w:before="77"/>
              <w:ind w:left="661"/>
              <w:jc w:val="center"/>
              <w:rPr>
                <w:del w:id="354" w:author="Morgan Wills" w:date="2026-10-01T11:30:00Z"/>
                <w:sz w:val="14"/>
              </w:rPr>
              <w:pPrChange w:id="355" w:author="Morgan Wills" w:date="2026-10-01T11:30:00Z">
                <w:pPr>
                  <w:pStyle w:val="TableParagraph"/>
                </w:pPr>
              </w:pPrChange>
            </w:pPr>
          </w:p>
        </w:tc>
        <w:tc>
          <w:tcPr>
            <w:tcW w:w="3952" w:type="dxa"/>
            <w:tcBorders>
              <w:bottom w:val="nil"/>
              <w:right w:val="nil"/>
            </w:tcBorders>
          </w:tcPr>
          <w:p w14:paraId="402FBB73" w14:textId="2B3CEA8B" w:rsidR="000637B2" w:rsidDel="004A606D" w:rsidRDefault="000637B2">
            <w:pPr>
              <w:spacing w:before="77"/>
              <w:ind w:left="661"/>
              <w:jc w:val="center"/>
              <w:rPr>
                <w:del w:id="356" w:author="Morgan Wills" w:date="2026-10-01T11:30:00Z"/>
                <w:sz w:val="14"/>
              </w:rPr>
              <w:pPrChange w:id="357" w:author="Morgan Wills" w:date="2026-10-01T11:30:00Z">
                <w:pPr>
                  <w:pStyle w:val="TableParagraph"/>
                </w:pPr>
              </w:pPrChange>
            </w:pPr>
          </w:p>
        </w:tc>
      </w:tr>
    </w:tbl>
    <w:p w14:paraId="15540094" w14:textId="757AFF09" w:rsidR="000637B2" w:rsidDel="004A606D" w:rsidRDefault="000637B2">
      <w:pPr>
        <w:spacing w:before="77"/>
        <w:ind w:left="661"/>
        <w:jc w:val="center"/>
        <w:rPr>
          <w:del w:id="358" w:author="Morgan Wills" w:date="2026-10-01T11:30:00Z"/>
          <w:rFonts w:ascii="Arial"/>
          <w:b/>
          <w:sz w:val="17"/>
        </w:rPr>
        <w:pPrChange w:id="359" w:author="Morgan Wills" w:date="2026-10-01T11:30:00Z">
          <w:pPr>
            <w:pStyle w:val="BodyText"/>
          </w:pPr>
        </w:pPrChange>
      </w:pPr>
    </w:p>
    <w:p w14:paraId="52A6F94B" w14:textId="0A96F07D" w:rsidR="000637B2" w:rsidDel="004A606D" w:rsidRDefault="000637B2">
      <w:pPr>
        <w:spacing w:before="77"/>
        <w:ind w:left="661"/>
        <w:jc w:val="center"/>
        <w:rPr>
          <w:del w:id="360" w:author="Morgan Wills" w:date="2026-10-01T11:30:00Z"/>
          <w:rFonts w:ascii="Arial"/>
          <w:b/>
          <w:sz w:val="17"/>
        </w:rPr>
        <w:pPrChange w:id="361" w:author="Morgan Wills" w:date="2026-10-01T11:30:00Z">
          <w:pPr>
            <w:pStyle w:val="BodyText"/>
          </w:pPr>
        </w:pPrChange>
      </w:pPr>
    </w:p>
    <w:p w14:paraId="6AB6A6AF" w14:textId="5B949465" w:rsidR="000637B2" w:rsidDel="004A606D" w:rsidRDefault="000637B2">
      <w:pPr>
        <w:spacing w:before="77"/>
        <w:ind w:left="661"/>
        <w:jc w:val="center"/>
        <w:rPr>
          <w:del w:id="362" w:author="Morgan Wills" w:date="2026-10-01T11:30:00Z"/>
          <w:rFonts w:ascii="Arial"/>
          <w:b/>
          <w:sz w:val="17"/>
        </w:rPr>
        <w:pPrChange w:id="363" w:author="Morgan Wills" w:date="2026-10-01T11:30:00Z">
          <w:pPr>
            <w:pStyle w:val="BodyText"/>
          </w:pPr>
        </w:pPrChange>
      </w:pPr>
    </w:p>
    <w:p w14:paraId="7C256BC0" w14:textId="6E0DCE3D" w:rsidR="000637B2" w:rsidDel="004A606D" w:rsidRDefault="000637B2">
      <w:pPr>
        <w:spacing w:before="77"/>
        <w:ind w:left="661"/>
        <w:jc w:val="center"/>
        <w:rPr>
          <w:del w:id="364" w:author="Morgan Wills" w:date="2026-10-01T11:30:00Z"/>
          <w:rFonts w:ascii="Arial"/>
          <w:b/>
          <w:sz w:val="17"/>
        </w:rPr>
        <w:pPrChange w:id="365" w:author="Morgan Wills" w:date="2026-10-01T11:30:00Z">
          <w:pPr>
            <w:pStyle w:val="BodyText"/>
          </w:pPr>
        </w:pPrChange>
      </w:pPr>
    </w:p>
    <w:p w14:paraId="42A39F55" w14:textId="22ADFB6A" w:rsidR="000637B2" w:rsidDel="004A606D" w:rsidRDefault="000637B2">
      <w:pPr>
        <w:spacing w:before="77"/>
        <w:ind w:left="661"/>
        <w:jc w:val="center"/>
        <w:rPr>
          <w:del w:id="366" w:author="Morgan Wills" w:date="2026-10-01T11:30:00Z"/>
          <w:rFonts w:ascii="Arial"/>
          <w:b/>
          <w:sz w:val="17"/>
        </w:rPr>
        <w:pPrChange w:id="367" w:author="Morgan Wills" w:date="2026-10-01T11:30:00Z">
          <w:pPr>
            <w:pStyle w:val="BodyText"/>
            <w:spacing w:before="30"/>
          </w:pPr>
        </w:pPrChange>
      </w:pPr>
    </w:p>
    <w:p w14:paraId="1A246004" w14:textId="544DDF06" w:rsidR="000637B2" w:rsidDel="004A606D" w:rsidRDefault="000C2105">
      <w:pPr>
        <w:spacing w:before="77"/>
        <w:ind w:left="661"/>
        <w:jc w:val="center"/>
        <w:rPr>
          <w:del w:id="368" w:author="Morgan Wills" w:date="2026-10-01T11:30:00Z"/>
          <w:rFonts w:ascii="Arial"/>
          <w:sz w:val="17"/>
        </w:rPr>
        <w:pPrChange w:id="369" w:author="Morgan Wills" w:date="2026-10-01T11:30:00Z">
          <w:pPr>
            <w:spacing w:before="1" w:line="552" w:lineRule="auto"/>
            <w:ind w:left="4956" w:right="3754"/>
          </w:pPr>
        </w:pPrChange>
      </w:pPr>
      <w:del w:id="370" w:author="Morgan Wills" w:date="2026-10-01T11:30:00Z">
        <w:r w:rsidDel="004A606D">
          <w:rPr>
            <w:rFonts w:ascii="Arial"/>
            <w:noProof/>
            <w:sz w:val="17"/>
          </w:rPr>
          <mc:AlternateContent>
            <mc:Choice Requires="wps">
              <w:drawing>
                <wp:anchor distT="0" distB="0" distL="0" distR="0" simplePos="0" relativeHeight="251659776" behindDoc="0" locked="0" layoutInCell="1" allowOverlap="1" wp14:anchorId="4DFC1F61" wp14:editId="361C5D32">
                  <wp:simplePos x="0" y="0"/>
                  <wp:positionH relativeFrom="page">
                    <wp:posOffset>612648</wp:posOffset>
                  </wp:positionH>
                  <wp:positionV relativeFrom="paragraph">
                    <wp:posOffset>-360055</wp:posOffset>
                  </wp:positionV>
                  <wp:extent cx="3030220" cy="92710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30220" cy="92710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2964"/>
                              </w:tblGrid>
                              <w:tr w:rsidR="000637B2" w14:paraId="16EF10CD" w14:textId="77777777">
                                <w:trPr>
                                  <w:trHeight w:val="539"/>
                                </w:trPr>
                                <w:tc>
                                  <w:tcPr>
                                    <w:tcW w:w="4632" w:type="dxa"/>
                                    <w:gridSpan w:val="2"/>
                                    <w:shd w:val="clear" w:color="auto" w:fill="D9D9D9"/>
                                  </w:tcPr>
                                  <w:p w14:paraId="59C9347A" w14:textId="77777777" w:rsidR="000637B2" w:rsidRDefault="000C2105">
                                    <w:pPr>
                                      <w:pStyle w:val="TableParagraph"/>
                                      <w:spacing w:before="79" w:line="220" w:lineRule="atLeast"/>
                                      <w:ind w:left="1722" w:right="107" w:hanging="1635"/>
                                      <w:rPr>
                                        <w:b/>
                                        <w:sz w:val="17"/>
                                      </w:rPr>
                                    </w:pPr>
                                    <w:r>
                                      <w:rPr>
                                        <w:b/>
                                        <w:sz w:val="17"/>
                                      </w:rPr>
                                      <w:t>Travel</w:t>
                                    </w:r>
                                    <w:r>
                                      <w:rPr>
                                        <w:b/>
                                        <w:spacing w:val="-4"/>
                                        <w:sz w:val="17"/>
                                      </w:rPr>
                                      <w:t xml:space="preserve"> </w:t>
                                    </w:r>
                                    <w:r>
                                      <w:rPr>
                                        <w:b/>
                                        <w:sz w:val="17"/>
                                      </w:rPr>
                                      <w:t>Dates</w:t>
                                    </w:r>
                                    <w:r>
                                      <w:rPr>
                                        <w:b/>
                                        <w:spacing w:val="-2"/>
                                        <w:sz w:val="17"/>
                                      </w:rPr>
                                      <w:t xml:space="preserve"> </w:t>
                                    </w:r>
                                    <w:r>
                                      <w:rPr>
                                        <w:b/>
                                        <w:sz w:val="17"/>
                                      </w:rPr>
                                      <w:t>(enter</w:t>
                                    </w:r>
                                    <w:r>
                                      <w:rPr>
                                        <w:b/>
                                        <w:spacing w:val="-4"/>
                                        <w:sz w:val="17"/>
                                      </w:rPr>
                                      <w:t xml:space="preserve"> </w:t>
                                    </w:r>
                                    <w:r>
                                      <w:rPr>
                                        <w:b/>
                                        <w:sz w:val="17"/>
                                      </w:rPr>
                                      <w:t>the</w:t>
                                    </w:r>
                                    <w:r>
                                      <w:rPr>
                                        <w:b/>
                                        <w:spacing w:val="-4"/>
                                        <w:sz w:val="17"/>
                                      </w:rPr>
                                      <w:t xml:space="preserve"> </w:t>
                                    </w:r>
                                    <w:r>
                                      <w:rPr>
                                        <w:b/>
                                        <w:sz w:val="17"/>
                                      </w:rPr>
                                      <w:t>dates</w:t>
                                    </w:r>
                                    <w:r>
                                      <w:rPr>
                                        <w:b/>
                                        <w:spacing w:val="-6"/>
                                        <w:sz w:val="17"/>
                                      </w:rPr>
                                      <w:t xml:space="preserve"> </w:t>
                                    </w:r>
                                    <w:r>
                                      <w:rPr>
                                        <w:b/>
                                        <w:sz w:val="17"/>
                                      </w:rPr>
                                      <w:t>and</w:t>
                                    </w:r>
                                    <w:r>
                                      <w:rPr>
                                        <w:b/>
                                        <w:spacing w:val="-4"/>
                                        <w:sz w:val="17"/>
                                      </w:rPr>
                                      <w:t xml:space="preserve"> </w:t>
                                    </w:r>
                                    <w:r>
                                      <w:rPr>
                                        <w:b/>
                                        <w:sz w:val="17"/>
                                      </w:rPr>
                                      <w:t>time</w:t>
                                    </w:r>
                                    <w:r>
                                      <w:rPr>
                                        <w:b/>
                                        <w:spacing w:val="-2"/>
                                        <w:sz w:val="17"/>
                                      </w:rPr>
                                      <w:t xml:space="preserve"> </w:t>
                                    </w:r>
                                    <w:r>
                                      <w:rPr>
                                        <w:b/>
                                        <w:sz w:val="17"/>
                                      </w:rPr>
                                      <w:t>for</w:t>
                                    </w:r>
                                    <w:r>
                                      <w:rPr>
                                        <w:b/>
                                        <w:spacing w:val="-2"/>
                                        <w:sz w:val="17"/>
                                      </w:rPr>
                                      <w:t xml:space="preserve"> </w:t>
                                    </w:r>
                                    <w:r>
                                      <w:rPr>
                                        <w:b/>
                                        <w:sz w:val="17"/>
                                      </w:rPr>
                                      <w:t>the</w:t>
                                    </w:r>
                                    <w:r>
                                      <w:rPr>
                                        <w:b/>
                                        <w:spacing w:val="-4"/>
                                        <w:sz w:val="17"/>
                                      </w:rPr>
                                      <w:t xml:space="preserve"> </w:t>
                                    </w:r>
                                    <w:r>
                                      <w:rPr>
                                        <w:b/>
                                        <w:sz w:val="17"/>
                                      </w:rPr>
                                      <w:t>start</w:t>
                                    </w:r>
                                    <w:r>
                                      <w:rPr>
                                        <w:b/>
                                        <w:spacing w:val="-4"/>
                                        <w:sz w:val="17"/>
                                      </w:rPr>
                                      <w:t xml:space="preserve"> </w:t>
                                    </w:r>
                                    <w:r>
                                      <w:rPr>
                                        <w:b/>
                                        <w:sz w:val="17"/>
                                      </w:rPr>
                                      <w:t>and end of the trip)</w:t>
                                    </w:r>
                                  </w:p>
                                </w:tc>
                              </w:tr>
                              <w:tr w:rsidR="000637B2" w14:paraId="59C7DF44" w14:textId="77777777">
                                <w:trPr>
                                  <w:trHeight w:val="203"/>
                                </w:trPr>
                                <w:tc>
                                  <w:tcPr>
                                    <w:tcW w:w="1668" w:type="dxa"/>
                                    <w:shd w:val="clear" w:color="auto" w:fill="D9D9D9"/>
                                  </w:tcPr>
                                  <w:p w14:paraId="6C645233" w14:textId="77777777" w:rsidR="000637B2" w:rsidRDefault="000C2105">
                                    <w:pPr>
                                      <w:pStyle w:val="TableParagraph"/>
                                      <w:spacing w:line="183" w:lineRule="exact"/>
                                      <w:ind w:left="38"/>
                                      <w:rPr>
                                        <w:b/>
                                        <w:sz w:val="17"/>
                                      </w:rPr>
                                    </w:pPr>
                                    <w:r>
                                      <w:rPr>
                                        <w:b/>
                                        <w:sz w:val="17"/>
                                      </w:rPr>
                                      <w:t>Departure</w:t>
                                    </w:r>
                                    <w:r>
                                      <w:rPr>
                                        <w:b/>
                                        <w:spacing w:val="-13"/>
                                        <w:sz w:val="17"/>
                                      </w:rPr>
                                      <w:t xml:space="preserve"> </w:t>
                                    </w:r>
                                    <w:r>
                                      <w:rPr>
                                        <w:b/>
                                        <w:spacing w:val="-2"/>
                                        <w:sz w:val="17"/>
                                      </w:rPr>
                                      <w:t>Date:</w:t>
                                    </w:r>
                                  </w:p>
                                </w:tc>
                                <w:tc>
                                  <w:tcPr>
                                    <w:tcW w:w="2964" w:type="dxa"/>
                                  </w:tcPr>
                                  <w:p w14:paraId="5FB2648A" w14:textId="77777777" w:rsidR="000637B2" w:rsidRDefault="000637B2">
                                    <w:pPr>
                                      <w:pStyle w:val="TableParagraph"/>
                                      <w:rPr>
                                        <w:rFonts w:ascii="Times New Roman"/>
                                        <w:sz w:val="14"/>
                                      </w:rPr>
                                    </w:pPr>
                                  </w:p>
                                </w:tc>
                              </w:tr>
                              <w:tr w:rsidR="000637B2" w14:paraId="4647D863" w14:textId="77777777">
                                <w:trPr>
                                  <w:trHeight w:val="205"/>
                                </w:trPr>
                                <w:tc>
                                  <w:tcPr>
                                    <w:tcW w:w="1668" w:type="dxa"/>
                                    <w:shd w:val="clear" w:color="auto" w:fill="D9D9D9"/>
                                  </w:tcPr>
                                  <w:p w14:paraId="63CD2B70" w14:textId="77777777" w:rsidR="000637B2" w:rsidRDefault="000C2105">
                                    <w:pPr>
                                      <w:pStyle w:val="TableParagraph"/>
                                      <w:spacing w:line="184" w:lineRule="exact"/>
                                      <w:ind w:left="38"/>
                                      <w:rPr>
                                        <w:b/>
                                        <w:sz w:val="17"/>
                                      </w:rPr>
                                    </w:pPr>
                                    <w:r>
                                      <w:rPr>
                                        <w:b/>
                                        <w:spacing w:val="-2"/>
                                        <w:sz w:val="17"/>
                                      </w:rPr>
                                      <w:t>Departure</w:t>
                                    </w:r>
                                    <w:r>
                                      <w:rPr>
                                        <w:b/>
                                        <w:spacing w:val="5"/>
                                        <w:sz w:val="17"/>
                                      </w:rPr>
                                      <w:t xml:space="preserve"> </w:t>
                                    </w:r>
                                    <w:r>
                                      <w:rPr>
                                        <w:b/>
                                        <w:spacing w:val="-2"/>
                                        <w:sz w:val="17"/>
                                      </w:rPr>
                                      <w:t>Time:</w:t>
                                    </w:r>
                                  </w:p>
                                </w:tc>
                                <w:tc>
                                  <w:tcPr>
                                    <w:tcW w:w="2964" w:type="dxa"/>
                                  </w:tcPr>
                                  <w:p w14:paraId="51084B91" w14:textId="77777777" w:rsidR="000637B2" w:rsidRDefault="000637B2">
                                    <w:pPr>
                                      <w:pStyle w:val="TableParagraph"/>
                                      <w:rPr>
                                        <w:rFonts w:ascii="Times New Roman"/>
                                        <w:sz w:val="14"/>
                                      </w:rPr>
                                    </w:pPr>
                                  </w:p>
                                </w:tc>
                              </w:tr>
                              <w:tr w:rsidR="000637B2" w14:paraId="2EFFDA5C" w14:textId="77777777">
                                <w:trPr>
                                  <w:trHeight w:val="203"/>
                                </w:trPr>
                                <w:tc>
                                  <w:tcPr>
                                    <w:tcW w:w="1668" w:type="dxa"/>
                                    <w:shd w:val="clear" w:color="auto" w:fill="D9D9D9"/>
                                  </w:tcPr>
                                  <w:p w14:paraId="4D451838" w14:textId="77777777" w:rsidR="000637B2" w:rsidRDefault="000C2105">
                                    <w:pPr>
                                      <w:pStyle w:val="TableParagraph"/>
                                      <w:spacing w:line="183" w:lineRule="exact"/>
                                      <w:ind w:left="38"/>
                                      <w:rPr>
                                        <w:b/>
                                        <w:sz w:val="17"/>
                                      </w:rPr>
                                    </w:pPr>
                                    <w:r>
                                      <w:rPr>
                                        <w:b/>
                                        <w:sz w:val="17"/>
                                      </w:rPr>
                                      <w:t>Return</w:t>
                                    </w:r>
                                    <w:r>
                                      <w:rPr>
                                        <w:b/>
                                        <w:spacing w:val="-2"/>
                                        <w:sz w:val="17"/>
                                      </w:rPr>
                                      <w:t xml:space="preserve"> Date:</w:t>
                                    </w:r>
                                  </w:p>
                                </w:tc>
                                <w:tc>
                                  <w:tcPr>
                                    <w:tcW w:w="2964" w:type="dxa"/>
                                  </w:tcPr>
                                  <w:p w14:paraId="6EBEF668" w14:textId="77777777" w:rsidR="000637B2" w:rsidRDefault="000637B2">
                                    <w:pPr>
                                      <w:pStyle w:val="TableParagraph"/>
                                      <w:rPr>
                                        <w:rFonts w:ascii="Times New Roman"/>
                                        <w:sz w:val="14"/>
                                      </w:rPr>
                                    </w:pPr>
                                  </w:p>
                                </w:tc>
                              </w:tr>
                              <w:tr w:rsidR="000637B2" w14:paraId="26D12412" w14:textId="77777777">
                                <w:trPr>
                                  <w:trHeight w:val="205"/>
                                </w:trPr>
                                <w:tc>
                                  <w:tcPr>
                                    <w:tcW w:w="1668" w:type="dxa"/>
                                    <w:tcBorders>
                                      <w:bottom w:val="single" w:sz="2" w:space="0" w:color="000000"/>
                                    </w:tcBorders>
                                    <w:shd w:val="clear" w:color="auto" w:fill="D9D9D9"/>
                                  </w:tcPr>
                                  <w:p w14:paraId="2868C886" w14:textId="77777777" w:rsidR="000637B2" w:rsidRDefault="000C2105">
                                    <w:pPr>
                                      <w:pStyle w:val="TableParagraph"/>
                                      <w:spacing w:line="184" w:lineRule="exact"/>
                                      <w:ind w:left="38"/>
                                      <w:rPr>
                                        <w:b/>
                                        <w:sz w:val="17"/>
                                      </w:rPr>
                                    </w:pPr>
                                    <w:r>
                                      <w:rPr>
                                        <w:b/>
                                        <w:sz w:val="17"/>
                                      </w:rPr>
                                      <w:t>Return</w:t>
                                    </w:r>
                                    <w:r>
                                      <w:rPr>
                                        <w:b/>
                                        <w:spacing w:val="-4"/>
                                        <w:sz w:val="17"/>
                                      </w:rPr>
                                      <w:t xml:space="preserve"> </w:t>
                                    </w:r>
                                    <w:r>
                                      <w:rPr>
                                        <w:b/>
                                        <w:spacing w:val="-2"/>
                                        <w:sz w:val="17"/>
                                      </w:rPr>
                                      <w:t>Time:</w:t>
                                    </w:r>
                                  </w:p>
                                </w:tc>
                                <w:tc>
                                  <w:tcPr>
                                    <w:tcW w:w="2964" w:type="dxa"/>
                                    <w:tcBorders>
                                      <w:bottom w:val="single" w:sz="2" w:space="0" w:color="000000"/>
                                    </w:tcBorders>
                                  </w:tcPr>
                                  <w:p w14:paraId="56E192FF" w14:textId="77777777" w:rsidR="000637B2" w:rsidRDefault="000637B2">
                                    <w:pPr>
                                      <w:pStyle w:val="TableParagraph"/>
                                      <w:rPr>
                                        <w:rFonts w:ascii="Times New Roman"/>
                                        <w:sz w:val="14"/>
                                      </w:rPr>
                                    </w:pPr>
                                  </w:p>
                                </w:tc>
                              </w:tr>
                            </w:tbl>
                            <w:p w14:paraId="40617B70" w14:textId="77777777" w:rsidR="000637B2" w:rsidRDefault="000637B2">
                              <w:pPr>
                                <w:pStyle w:val="BodyText"/>
                              </w:pPr>
                            </w:p>
                          </w:txbxContent>
                        </wps:txbx>
                        <wps:bodyPr wrap="square" lIns="0" tIns="0" rIns="0" bIns="0" rtlCol="0">
                          <a:noAutofit/>
                        </wps:bodyPr>
                      </wps:wsp>
                    </a:graphicData>
                  </a:graphic>
                </wp:anchor>
              </w:drawing>
            </mc:Choice>
            <mc:Fallback>
              <w:pict>
                <v:shape w14:anchorId="4DFC1F61" id="Textbox 25" o:spid="_x0000_s1029" type="#_x0000_t202" style="position:absolute;left:0;text-align:left;margin-left:48.25pt;margin-top:-28.35pt;width:238.6pt;height:73pt;z-index:251659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2964"/>
                        </w:tblGrid>
                        <w:tr w:rsidR="000637B2" w14:paraId="16EF10CD" w14:textId="77777777">
                          <w:trPr>
                            <w:trHeight w:val="539"/>
                          </w:trPr>
                          <w:tc>
                            <w:tcPr>
                              <w:tcW w:w="4632" w:type="dxa"/>
                              <w:gridSpan w:val="2"/>
                              <w:shd w:val="clear" w:color="auto" w:fill="D9D9D9"/>
                            </w:tcPr>
                            <w:p w14:paraId="59C9347A" w14:textId="77777777" w:rsidR="000637B2" w:rsidRDefault="000C2105">
                              <w:pPr>
                                <w:pStyle w:val="TableParagraph"/>
                                <w:spacing w:before="79" w:line="220" w:lineRule="atLeast"/>
                                <w:ind w:left="1722" w:right="107" w:hanging="1635"/>
                                <w:rPr>
                                  <w:b/>
                                  <w:sz w:val="17"/>
                                </w:rPr>
                              </w:pPr>
                              <w:r>
                                <w:rPr>
                                  <w:b/>
                                  <w:sz w:val="17"/>
                                </w:rPr>
                                <w:t>Travel</w:t>
                              </w:r>
                              <w:r>
                                <w:rPr>
                                  <w:b/>
                                  <w:spacing w:val="-4"/>
                                  <w:sz w:val="17"/>
                                </w:rPr>
                                <w:t xml:space="preserve"> </w:t>
                              </w:r>
                              <w:r>
                                <w:rPr>
                                  <w:b/>
                                  <w:sz w:val="17"/>
                                </w:rPr>
                                <w:t>Dates</w:t>
                              </w:r>
                              <w:r>
                                <w:rPr>
                                  <w:b/>
                                  <w:spacing w:val="-2"/>
                                  <w:sz w:val="17"/>
                                </w:rPr>
                                <w:t xml:space="preserve"> </w:t>
                              </w:r>
                              <w:r>
                                <w:rPr>
                                  <w:b/>
                                  <w:sz w:val="17"/>
                                </w:rPr>
                                <w:t>(enter</w:t>
                              </w:r>
                              <w:r>
                                <w:rPr>
                                  <w:b/>
                                  <w:spacing w:val="-4"/>
                                  <w:sz w:val="17"/>
                                </w:rPr>
                                <w:t xml:space="preserve"> </w:t>
                              </w:r>
                              <w:r>
                                <w:rPr>
                                  <w:b/>
                                  <w:sz w:val="17"/>
                                </w:rPr>
                                <w:t>the</w:t>
                              </w:r>
                              <w:r>
                                <w:rPr>
                                  <w:b/>
                                  <w:spacing w:val="-4"/>
                                  <w:sz w:val="17"/>
                                </w:rPr>
                                <w:t xml:space="preserve"> </w:t>
                              </w:r>
                              <w:r>
                                <w:rPr>
                                  <w:b/>
                                  <w:sz w:val="17"/>
                                </w:rPr>
                                <w:t>dates</w:t>
                              </w:r>
                              <w:r>
                                <w:rPr>
                                  <w:b/>
                                  <w:spacing w:val="-6"/>
                                  <w:sz w:val="17"/>
                                </w:rPr>
                                <w:t xml:space="preserve"> </w:t>
                              </w:r>
                              <w:r>
                                <w:rPr>
                                  <w:b/>
                                  <w:sz w:val="17"/>
                                </w:rPr>
                                <w:t>and</w:t>
                              </w:r>
                              <w:r>
                                <w:rPr>
                                  <w:b/>
                                  <w:spacing w:val="-4"/>
                                  <w:sz w:val="17"/>
                                </w:rPr>
                                <w:t xml:space="preserve"> </w:t>
                              </w:r>
                              <w:r>
                                <w:rPr>
                                  <w:b/>
                                  <w:sz w:val="17"/>
                                </w:rPr>
                                <w:t>time</w:t>
                              </w:r>
                              <w:r>
                                <w:rPr>
                                  <w:b/>
                                  <w:spacing w:val="-2"/>
                                  <w:sz w:val="17"/>
                                </w:rPr>
                                <w:t xml:space="preserve"> </w:t>
                              </w:r>
                              <w:r>
                                <w:rPr>
                                  <w:b/>
                                  <w:sz w:val="17"/>
                                </w:rPr>
                                <w:t>for</w:t>
                              </w:r>
                              <w:r>
                                <w:rPr>
                                  <w:b/>
                                  <w:spacing w:val="-2"/>
                                  <w:sz w:val="17"/>
                                </w:rPr>
                                <w:t xml:space="preserve"> </w:t>
                              </w:r>
                              <w:r>
                                <w:rPr>
                                  <w:b/>
                                  <w:sz w:val="17"/>
                                </w:rPr>
                                <w:t>the</w:t>
                              </w:r>
                              <w:r>
                                <w:rPr>
                                  <w:b/>
                                  <w:spacing w:val="-4"/>
                                  <w:sz w:val="17"/>
                                </w:rPr>
                                <w:t xml:space="preserve"> </w:t>
                              </w:r>
                              <w:r>
                                <w:rPr>
                                  <w:b/>
                                  <w:sz w:val="17"/>
                                </w:rPr>
                                <w:t>start</w:t>
                              </w:r>
                              <w:r>
                                <w:rPr>
                                  <w:b/>
                                  <w:spacing w:val="-4"/>
                                  <w:sz w:val="17"/>
                                </w:rPr>
                                <w:t xml:space="preserve"> </w:t>
                              </w:r>
                              <w:r>
                                <w:rPr>
                                  <w:b/>
                                  <w:sz w:val="17"/>
                                </w:rPr>
                                <w:t>and end of the trip)</w:t>
                              </w:r>
                            </w:p>
                          </w:tc>
                        </w:tr>
                        <w:tr w:rsidR="000637B2" w14:paraId="59C7DF44" w14:textId="77777777">
                          <w:trPr>
                            <w:trHeight w:val="203"/>
                          </w:trPr>
                          <w:tc>
                            <w:tcPr>
                              <w:tcW w:w="1668" w:type="dxa"/>
                              <w:shd w:val="clear" w:color="auto" w:fill="D9D9D9"/>
                            </w:tcPr>
                            <w:p w14:paraId="6C645233" w14:textId="77777777" w:rsidR="000637B2" w:rsidRDefault="000C2105">
                              <w:pPr>
                                <w:pStyle w:val="TableParagraph"/>
                                <w:spacing w:line="183" w:lineRule="exact"/>
                                <w:ind w:left="38"/>
                                <w:rPr>
                                  <w:b/>
                                  <w:sz w:val="17"/>
                                </w:rPr>
                              </w:pPr>
                              <w:r>
                                <w:rPr>
                                  <w:b/>
                                  <w:sz w:val="17"/>
                                </w:rPr>
                                <w:t>Departure</w:t>
                              </w:r>
                              <w:r>
                                <w:rPr>
                                  <w:b/>
                                  <w:spacing w:val="-13"/>
                                  <w:sz w:val="17"/>
                                </w:rPr>
                                <w:t xml:space="preserve"> </w:t>
                              </w:r>
                              <w:r>
                                <w:rPr>
                                  <w:b/>
                                  <w:spacing w:val="-2"/>
                                  <w:sz w:val="17"/>
                                </w:rPr>
                                <w:t>Date:</w:t>
                              </w:r>
                            </w:p>
                          </w:tc>
                          <w:tc>
                            <w:tcPr>
                              <w:tcW w:w="2964" w:type="dxa"/>
                            </w:tcPr>
                            <w:p w14:paraId="5FB2648A" w14:textId="77777777" w:rsidR="000637B2" w:rsidRDefault="000637B2">
                              <w:pPr>
                                <w:pStyle w:val="TableParagraph"/>
                                <w:rPr>
                                  <w:rFonts w:ascii="Times New Roman"/>
                                  <w:sz w:val="14"/>
                                </w:rPr>
                              </w:pPr>
                            </w:p>
                          </w:tc>
                        </w:tr>
                        <w:tr w:rsidR="000637B2" w14:paraId="4647D863" w14:textId="77777777">
                          <w:trPr>
                            <w:trHeight w:val="205"/>
                          </w:trPr>
                          <w:tc>
                            <w:tcPr>
                              <w:tcW w:w="1668" w:type="dxa"/>
                              <w:shd w:val="clear" w:color="auto" w:fill="D9D9D9"/>
                            </w:tcPr>
                            <w:p w14:paraId="63CD2B70" w14:textId="77777777" w:rsidR="000637B2" w:rsidRDefault="000C2105">
                              <w:pPr>
                                <w:pStyle w:val="TableParagraph"/>
                                <w:spacing w:line="184" w:lineRule="exact"/>
                                <w:ind w:left="38"/>
                                <w:rPr>
                                  <w:b/>
                                  <w:sz w:val="17"/>
                                </w:rPr>
                              </w:pPr>
                              <w:r>
                                <w:rPr>
                                  <w:b/>
                                  <w:spacing w:val="-2"/>
                                  <w:sz w:val="17"/>
                                </w:rPr>
                                <w:t>Departure</w:t>
                              </w:r>
                              <w:r>
                                <w:rPr>
                                  <w:b/>
                                  <w:spacing w:val="5"/>
                                  <w:sz w:val="17"/>
                                </w:rPr>
                                <w:t xml:space="preserve"> </w:t>
                              </w:r>
                              <w:r>
                                <w:rPr>
                                  <w:b/>
                                  <w:spacing w:val="-2"/>
                                  <w:sz w:val="17"/>
                                </w:rPr>
                                <w:t>Time:</w:t>
                              </w:r>
                            </w:p>
                          </w:tc>
                          <w:tc>
                            <w:tcPr>
                              <w:tcW w:w="2964" w:type="dxa"/>
                            </w:tcPr>
                            <w:p w14:paraId="51084B91" w14:textId="77777777" w:rsidR="000637B2" w:rsidRDefault="000637B2">
                              <w:pPr>
                                <w:pStyle w:val="TableParagraph"/>
                                <w:rPr>
                                  <w:rFonts w:ascii="Times New Roman"/>
                                  <w:sz w:val="14"/>
                                </w:rPr>
                              </w:pPr>
                            </w:p>
                          </w:tc>
                        </w:tr>
                        <w:tr w:rsidR="000637B2" w14:paraId="2EFFDA5C" w14:textId="77777777">
                          <w:trPr>
                            <w:trHeight w:val="203"/>
                          </w:trPr>
                          <w:tc>
                            <w:tcPr>
                              <w:tcW w:w="1668" w:type="dxa"/>
                              <w:shd w:val="clear" w:color="auto" w:fill="D9D9D9"/>
                            </w:tcPr>
                            <w:p w14:paraId="4D451838" w14:textId="77777777" w:rsidR="000637B2" w:rsidRDefault="000C2105">
                              <w:pPr>
                                <w:pStyle w:val="TableParagraph"/>
                                <w:spacing w:line="183" w:lineRule="exact"/>
                                <w:ind w:left="38"/>
                                <w:rPr>
                                  <w:b/>
                                  <w:sz w:val="17"/>
                                </w:rPr>
                              </w:pPr>
                              <w:r>
                                <w:rPr>
                                  <w:b/>
                                  <w:sz w:val="17"/>
                                </w:rPr>
                                <w:t>Return</w:t>
                              </w:r>
                              <w:r>
                                <w:rPr>
                                  <w:b/>
                                  <w:spacing w:val="-2"/>
                                  <w:sz w:val="17"/>
                                </w:rPr>
                                <w:t xml:space="preserve"> Date:</w:t>
                              </w:r>
                            </w:p>
                          </w:tc>
                          <w:tc>
                            <w:tcPr>
                              <w:tcW w:w="2964" w:type="dxa"/>
                            </w:tcPr>
                            <w:p w14:paraId="6EBEF668" w14:textId="77777777" w:rsidR="000637B2" w:rsidRDefault="000637B2">
                              <w:pPr>
                                <w:pStyle w:val="TableParagraph"/>
                                <w:rPr>
                                  <w:rFonts w:ascii="Times New Roman"/>
                                  <w:sz w:val="14"/>
                                </w:rPr>
                              </w:pPr>
                            </w:p>
                          </w:tc>
                        </w:tr>
                        <w:tr w:rsidR="000637B2" w14:paraId="26D12412" w14:textId="77777777">
                          <w:trPr>
                            <w:trHeight w:val="205"/>
                          </w:trPr>
                          <w:tc>
                            <w:tcPr>
                              <w:tcW w:w="1668" w:type="dxa"/>
                              <w:tcBorders>
                                <w:bottom w:val="single" w:sz="2" w:space="0" w:color="000000"/>
                              </w:tcBorders>
                              <w:shd w:val="clear" w:color="auto" w:fill="D9D9D9"/>
                            </w:tcPr>
                            <w:p w14:paraId="2868C886" w14:textId="77777777" w:rsidR="000637B2" w:rsidRDefault="000C2105">
                              <w:pPr>
                                <w:pStyle w:val="TableParagraph"/>
                                <w:spacing w:line="184" w:lineRule="exact"/>
                                <w:ind w:left="38"/>
                                <w:rPr>
                                  <w:b/>
                                  <w:sz w:val="17"/>
                                </w:rPr>
                              </w:pPr>
                              <w:r>
                                <w:rPr>
                                  <w:b/>
                                  <w:sz w:val="17"/>
                                </w:rPr>
                                <w:t>Return</w:t>
                              </w:r>
                              <w:r>
                                <w:rPr>
                                  <w:b/>
                                  <w:spacing w:val="-4"/>
                                  <w:sz w:val="17"/>
                                </w:rPr>
                                <w:t xml:space="preserve"> </w:t>
                              </w:r>
                              <w:r>
                                <w:rPr>
                                  <w:b/>
                                  <w:spacing w:val="-2"/>
                                  <w:sz w:val="17"/>
                                </w:rPr>
                                <w:t>Time:</w:t>
                              </w:r>
                            </w:p>
                          </w:tc>
                          <w:tc>
                            <w:tcPr>
                              <w:tcW w:w="2964" w:type="dxa"/>
                              <w:tcBorders>
                                <w:bottom w:val="single" w:sz="2" w:space="0" w:color="000000"/>
                              </w:tcBorders>
                            </w:tcPr>
                            <w:p w14:paraId="56E192FF" w14:textId="77777777" w:rsidR="000637B2" w:rsidRDefault="000637B2">
                              <w:pPr>
                                <w:pStyle w:val="TableParagraph"/>
                                <w:rPr>
                                  <w:rFonts w:ascii="Times New Roman"/>
                                  <w:sz w:val="14"/>
                                </w:rPr>
                              </w:pPr>
                            </w:p>
                          </w:tc>
                        </w:tr>
                      </w:tbl>
                      <w:p w14:paraId="40617B70" w14:textId="77777777" w:rsidR="000637B2" w:rsidRDefault="000637B2">
                        <w:pPr>
                          <w:pStyle w:val="BodyText"/>
                        </w:pPr>
                      </w:p>
                    </w:txbxContent>
                  </v:textbox>
                  <w10:wrap anchorx="page"/>
                </v:shape>
              </w:pict>
            </mc:Fallback>
          </mc:AlternateContent>
        </w:r>
        <w:r w:rsidDel="004A606D">
          <w:rPr>
            <w:rFonts w:ascii="Arial"/>
            <w:noProof/>
            <w:sz w:val="17"/>
          </w:rPr>
          <mc:AlternateContent>
            <mc:Choice Requires="wps">
              <w:drawing>
                <wp:anchor distT="0" distB="0" distL="0" distR="0" simplePos="0" relativeHeight="251661824" behindDoc="0" locked="0" layoutInCell="1" allowOverlap="1" wp14:anchorId="02081067" wp14:editId="79302472">
                  <wp:simplePos x="0" y="0"/>
                  <wp:positionH relativeFrom="page">
                    <wp:posOffset>612648</wp:posOffset>
                  </wp:positionH>
                  <wp:positionV relativeFrom="paragraph">
                    <wp:posOffset>850012</wp:posOffset>
                  </wp:positionV>
                  <wp:extent cx="4282440" cy="234696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82440" cy="234696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18"/>
                                <w:gridCol w:w="986"/>
                              </w:tblGrid>
                              <w:tr w:rsidR="000637B2" w14:paraId="3F5DB188" w14:textId="77777777">
                                <w:trPr>
                                  <w:trHeight w:val="539"/>
                                </w:trPr>
                                <w:tc>
                                  <w:tcPr>
                                    <w:tcW w:w="6604" w:type="dxa"/>
                                    <w:gridSpan w:val="2"/>
                                    <w:shd w:val="clear" w:color="auto" w:fill="D9D9D9"/>
                                  </w:tcPr>
                                  <w:p w14:paraId="25A829F0" w14:textId="77777777" w:rsidR="000637B2" w:rsidRDefault="000C2105">
                                    <w:pPr>
                                      <w:pStyle w:val="TableParagraph"/>
                                      <w:spacing w:before="166"/>
                                      <w:ind w:left="1777"/>
                                      <w:rPr>
                                        <w:b/>
                                        <w:sz w:val="17"/>
                                      </w:rPr>
                                    </w:pPr>
                                    <w:r>
                                      <w:rPr>
                                        <w:b/>
                                        <w:sz w:val="17"/>
                                      </w:rPr>
                                      <w:t>Travel</w:t>
                                    </w:r>
                                    <w:r>
                                      <w:rPr>
                                        <w:b/>
                                        <w:spacing w:val="-7"/>
                                        <w:sz w:val="17"/>
                                      </w:rPr>
                                      <w:t xml:space="preserve"> </w:t>
                                    </w:r>
                                    <w:r>
                                      <w:rPr>
                                        <w:b/>
                                        <w:sz w:val="17"/>
                                      </w:rPr>
                                      <w:t>Expenses</w:t>
                                    </w:r>
                                    <w:r>
                                      <w:rPr>
                                        <w:b/>
                                        <w:spacing w:val="-5"/>
                                        <w:sz w:val="17"/>
                                      </w:rPr>
                                      <w:t xml:space="preserve"> </w:t>
                                    </w:r>
                                    <w:r>
                                      <w:rPr>
                                        <w:b/>
                                        <w:sz w:val="17"/>
                                      </w:rPr>
                                      <w:t>for</w:t>
                                    </w:r>
                                    <w:r>
                                      <w:rPr>
                                        <w:b/>
                                        <w:spacing w:val="-3"/>
                                        <w:sz w:val="17"/>
                                      </w:rPr>
                                      <w:t xml:space="preserve"> </w:t>
                                    </w:r>
                                    <w:r>
                                      <w:rPr>
                                        <w:b/>
                                        <w:sz w:val="17"/>
                                      </w:rPr>
                                      <w:t>On</w:t>
                                    </w:r>
                                    <w:r>
                                      <w:rPr>
                                        <w:b/>
                                        <w:spacing w:val="-5"/>
                                        <w:sz w:val="17"/>
                                      </w:rPr>
                                      <w:t xml:space="preserve"> </w:t>
                                    </w:r>
                                    <w:r>
                                      <w:rPr>
                                        <w:b/>
                                        <w:sz w:val="17"/>
                                      </w:rPr>
                                      <w:t>Site</w:t>
                                    </w:r>
                                    <w:r>
                                      <w:rPr>
                                        <w:b/>
                                        <w:spacing w:val="-3"/>
                                        <w:sz w:val="17"/>
                                      </w:rPr>
                                      <w:t xml:space="preserve"> </w:t>
                                    </w:r>
                                    <w:r>
                                      <w:rPr>
                                        <w:b/>
                                        <w:spacing w:val="-2"/>
                                        <w:sz w:val="17"/>
                                      </w:rPr>
                                      <w:t>Meetings</w:t>
                                    </w:r>
                                  </w:p>
                                </w:tc>
                              </w:tr>
                              <w:tr w:rsidR="000637B2" w14:paraId="5F197592" w14:textId="77777777">
                                <w:trPr>
                                  <w:trHeight w:val="203"/>
                                </w:trPr>
                                <w:tc>
                                  <w:tcPr>
                                    <w:tcW w:w="5618" w:type="dxa"/>
                                    <w:shd w:val="clear" w:color="auto" w:fill="D9D9D9"/>
                                  </w:tcPr>
                                  <w:p w14:paraId="087083FA" w14:textId="77777777" w:rsidR="000637B2" w:rsidRDefault="000C2105">
                                    <w:pPr>
                                      <w:pStyle w:val="TableParagraph"/>
                                      <w:spacing w:line="183" w:lineRule="exact"/>
                                      <w:ind w:left="153"/>
                                      <w:rPr>
                                        <w:b/>
                                        <w:sz w:val="17"/>
                                      </w:rPr>
                                    </w:pPr>
                                    <w:r>
                                      <w:rPr>
                                        <w:b/>
                                        <w:sz w:val="17"/>
                                      </w:rPr>
                                      <w:t>Travel</w:t>
                                    </w:r>
                                    <w:r>
                                      <w:rPr>
                                        <w:b/>
                                        <w:spacing w:val="-3"/>
                                        <w:sz w:val="17"/>
                                      </w:rPr>
                                      <w:t xml:space="preserve"> </w:t>
                                    </w:r>
                                    <w:r>
                                      <w:rPr>
                                        <w:b/>
                                        <w:sz w:val="17"/>
                                      </w:rPr>
                                      <w:t>Expense</w:t>
                                    </w:r>
                                    <w:r>
                                      <w:rPr>
                                        <w:b/>
                                        <w:spacing w:val="-5"/>
                                        <w:sz w:val="17"/>
                                      </w:rPr>
                                      <w:t xml:space="preserve"> </w:t>
                                    </w:r>
                                    <w:r>
                                      <w:rPr>
                                        <w:b/>
                                        <w:sz w:val="17"/>
                                      </w:rPr>
                                      <w:t>(list</w:t>
                                    </w:r>
                                    <w:r>
                                      <w:rPr>
                                        <w:b/>
                                        <w:spacing w:val="-6"/>
                                        <w:sz w:val="17"/>
                                      </w:rPr>
                                      <w:t xml:space="preserve"> </w:t>
                                    </w:r>
                                    <w:r>
                                      <w:rPr>
                                        <w:b/>
                                        <w:sz w:val="17"/>
                                      </w:rPr>
                                      <w:t>each</w:t>
                                    </w:r>
                                    <w:r>
                                      <w:rPr>
                                        <w:b/>
                                        <w:spacing w:val="-5"/>
                                        <w:sz w:val="17"/>
                                      </w:rPr>
                                      <w:t xml:space="preserve"> </w:t>
                                    </w:r>
                                    <w:r>
                                      <w:rPr>
                                        <w:b/>
                                        <w:sz w:val="17"/>
                                      </w:rPr>
                                      <w:t>item</w:t>
                                    </w:r>
                                    <w:r>
                                      <w:rPr>
                                        <w:b/>
                                        <w:spacing w:val="-7"/>
                                        <w:sz w:val="17"/>
                                      </w:rPr>
                                      <w:t xml:space="preserve"> </w:t>
                                    </w:r>
                                    <w:r>
                                      <w:rPr>
                                        <w:b/>
                                        <w:sz w:val="17"/>
                                      </w:rPr>
                                      <w:t>on</w:t>
                                    </w:r>
                                    <w:r>
                                      <w:rPr>
                                        <w:b/>
                                        <w:spacing w:val="-5"/>
                                        <w:sz w:val="17"/>
                                      </w:rPr>
                                      <w:t xml:space="preserve"> </w:t>
                                    </w:r>
                                    <w:r>
                                      <w:rPr>
                                        <w:b/>
                                        <w:sz w:val="17"/>
                                      </w:rPr>
                                      <w:t>a</w:t>
                                    </w:r>
                                    <w:r>
                                      <w:rPr>
                                        <w:b/>
                                        <w:spacing w:val="-3"/>
                                        <w:sz w:val="17"/>
                                      </w:rPr>
                                      <w:t xml:space="preserve"> </w:t>
                                    </w:r>
                                    <w:r>
                                      <w:rPr>
                                        <w:b/>
                                        <w:sz w:val="17"/>
                                      </w:rPr>
                                      <w:t>separate</w:t>
                                    </w:r>
                                    <w:r>
                                      <w:rPr>
                                        <w:b/>
                                        <w:spacing w:val="-2"/>
                                        <w:sz w:val="17"/>
                                      </w:rPr>
                                      <w:t xml:space="preserve"> </w:t>
                                    </w:r>
                                    <w:r>
                                      <w:rPr>
                                        <w:b/>
                                        <w:spacing w:val="-4"/>
                                        <w:sz w:val="17"/>
                                      </w:rPr>
                                      <w:t>line)</w:t>
                                    </w:r>
                                  </w:p>
                                </w:tc>
                                <w:tc>
                                  <w:tcPr>
                                    <w:tcW w:w="986" w:type="dxa"/>
                                    <w:shd w:val="clear" w:color="auto" w:fill="D9D9D9"/>
                                  </w:tcPr>
                                  <w:p w14:paraId="5F83D1EE" w14:textId="77777777" w:rsidR="000637B2" w:rsidRDefault="000C2105">
                                    <w:pPr>
                                      <w:pStyle w:val="TableParagraph"/>
                                      <w:spacing w:line="183" w:lineRule="exact"/>
                                      <w:ind w:left="153"/>
                                      <w:rPr>
                                        <w:b/>
                                        <w:sz w:val="17"/>
                                      </w:rPr>
                                    </w:pPr>
                                    <w:r>
                                      <w:rPr>
                                        <w:b/>
                                        <w:spacing w:val="-4"/>
                                        <w:sz w:val="17"/>
                                      </w:rPr>
                                      <w:t>Cost</w:t>
                                    </w:r>
                                  </w:p>
                                </w:tc>
                              </w:tr>
                              <w:tr w:rsidR="000637B2" w14:paraId="4CA575D0" w14:textId="77777777">
                                <w:trPr>
                                  <w:trHeight w:val="205"/>
                                </w:trPr>
                                <w:tc>
                                  <w:tcPr>
                                    <w:tcW w:w="5618" w:type="dxa"/>
                                  </w:tcPr>
                                  <w:p w14:paraId="6EC04145" w14:textId="77777777" w:rsidR="000637B2" w:rsidRDefault="000637B2">
                                    <w:pPr>
                                      <w:pStyle w:val="TableParagraph"/>
                                      <w:rPr>
                                        <w:rFonts w:ascii="Times New Roman"/>
                                        <w:sz w:val="14"/>
                                      </w:rPr>
                                    </w:pPr>
                                  </w:p>
                                </w:tc>
                                <w:tc>
                                  <w:tcPr>
                                    <w:tcW w:w="986" w:type="dxa"/>
                                  </w:tcPr>
                                  <w:p w14:paraId="6094EF19" w14:textId="77777777" w:rsidR="000637B2" w:rsidRDefault="000637B2">
                                    <w:pPr>
                                      <w:pStyle w:val="TableParagraph"/>
                                      <w:rPr>
                                        <w:rFonts w:ascii="Times New Roman"/>
                                        <w:sz w:val="14"/>
                                      </w:rPr>
                                    </w:pPr>
                                  </w:p>
                                </w:tc>
                              </w:tr>
                              <w:tr w:rsidR="000637B2" w14:paraId="489611FA" w14:textId="77777777">
                                <w:trPr>
                                  <w:trHeight w:val="203"/>
                                </w:trPr>
                                <w:tc>
                                  <w:tcPr>
                                    <w:tcW w:w="5618" w:type="dxa"/>
                                  </w:tcPr>
                                  <w:p w14:paraId="02A57D57" w14:textId="77777777" w:rsidR="000637B2" w:rsidRDefault="000637B2">
                                    <w:pPr>
                                      <w:pStyle w:val="TableParagraph"/>
                                      <w:rPr>
                                        <w:rFonts w:ascii="Times New Roman"/>
                                        <w:sz w:val="14"/>
                                      </w:rPr>
                                    </w:pPr>
                                  </w:p>
                                </w:tc>
                                <w:tc>
                                  <w:tcPr>
                                    <w:tcW w:w="986" w:type="dxa"/>
                                  </w:tcPr>
                                  <w:p w14:paraId="21C61EBE" w14:textId="77777777" w:rsidR="000637B2" w:rsidRDefault="000637B2">
                                    <w:pPr>
                                      <w:pStyle w:val="TableParagraph"/>
                                      <w:rPr>
                                        <w:rFonts w:ascii="Times New Roman"/>
                                        <w:sz w:val="14"/>
                                      </w:rPr>
                                    </w:pPr>
                                  </w:p>
                                </w:tc>
                              </w:tr>
                              <w:tr w:rsidR="000637B2" w14:paraId="666A631D" w14:textId="77777777">
                                <w:trPr>
                                  <w:trHeight w:val="203"/>
                                </w:trPr>
                                <w:tc>
                                  <w:tcPr>
                                    <w:tcW w:w="5618" w:type="dxa"/>
                                  </w:tcPr>
                                  <w:p w14:paraId="403C8215" w14:textId="77777777" w:rsidR="000637B2" w:rsidRDefault="000637B2">
                                    <w:pPr>
                                      <w:pStyle w:val="TableParagraph"/>
                                      <w:rPr>
                                        <w:rFonts w:ascii="Times New Roman"/>
                                        <w:sz w:val="14"/>
                                      </w:rPr>
                                    </w:pPr>
                                  </w:p>
                                </w:tc>
                                <w:tc>
                                  <w:tcPr>
                                    <w:tcW w:w="986" w:type="dxa"/>
                                  </w:tcPr>
                                  <w:p w14:paraId="6C57266F" w14:textId="77777777" w:rsidR="000637B2" w:rsidRDefault="000637B2">
                                    <w:pPr>
                                      <w:pStyle w:val="TableParagraph"/>
                                      <w:rPr>
                                        <w:rFonts w:ascii="Times New Roman"/>
                                        <w:sz w:val="14"/>
                                      </w:rPr>
                                    </w:pPr>
                                  </w:p>
                                </w:tc>
                              </w:tr>
                              <w:tr w:rsidR="000637B2" w14:paraId="4313D1F1" w14:textId="77777777">
                                <w:trPr>
                                  <w:trHeight w:val="205"/>
                                </w:trPr>
                                <w:tc>
                                  <w:tcPr>
                                    <w:tcW w:w="5618" w:type="dxa"/>
                                  </w:tcPr>
                                  <w:p w14:paraId="1A6933DE" w14:textId="77777777" w:rsidR="000637B2" w:rsidRDefault="000637B2">
                                    <w:pPr>
                                      <w:pStyle w:val="TableParagraph"/>
                                      <w:rPr>
                                        <w:rFonts w:ascii="Times New Roman"/>
                                        <w:sz w:val="14"/>
                                      </w:rPr>
                                    </w:pPr>
                                  </w:p>
                                </w:tc>
                                <w:tc>
                                  <w:tcPr>
                                    <w:tcW w:w="986" w:type="dxa"/>
                                  </w:tcPr>
                                  <w:p w14:paraId="50F78771" w14:textId="77777777" w:rsidR="000637B2" w:rsidRDefault="000637B2">
                                    <w:pPr>
                                      <w:pStyle w:val="TableParagraph"/>
                                      <w:rPr>
                                        <w:rFonts w:ascii="Times New Roman"/>
                                        <w:sz w:val="14"/>
                                      </w:rPr>
                                    </w:pPr>
                                  </w:p>
                                </w:tc>
                              </w:tr>
                              <w:tr w:rsidR="000637B2" w14:paraId="224659C9" w14:textId="77777777">
                                <w:trPr>
                                  <w:trHeight w:val="203"/>
                                </w:trPr>
                                <w:tc>
                                  <w:tcPr>
                                    <w:tcW w:w="5618" w:type="dxa"/>
                                  </w:tcPr>
                                  <w:p w14:paraId="6A69E6DC" w14:textId="77777777" w:rsidR="000637B2" w:rsidRDefault="000637B2">
                                    <w:pPr>
                                      <w:pStyle w:val="TableParagraph"/>
                                      <w:rPr>
                                        <w:rFonts w:ascii="Times New Roman"/>
                                        <w:sz w:val="14"/>
                                      </w:rPr>
                                    </w:pPr>
                                  </w:p>
                                </w:tc>
                                <w:tc>
                                  <w:tcPr>
                                    <w:tcW w:w="986" w:type="dxa"/>
                                  </w:tcPr>
                                  <w:p w14:paraId="7BCA7DBB" w14:textId="77777777" w:rsidR="000637B2" w:rsidRDefault="000637B2">
                                    <w:pPr>
                                      <w:pStyle w:val="TableParagraph"/>
                                      <w:rPr>
                                        <w:rFonts w:ascii="Times New Roman"/>
                                        <w:sz w:val="14"/>
                                      </w:rPr>
                                    </w:pPr>
                                  </w:p>
                                </w:tc>
                              </w:tr>
                              <w:tr w:rsidR="000637B2" w14:paraId="76D1496C" w14:textId="77777777">
                                <w:trPr>
                                  <w:trHeight w:val="203"/>
                                </w:trPr>
                                <w:tc>
                                  <w:tcPr>
                                    <w:tcW w:w="5618" w:type="dxa"/>
                                  </w:tcPr>
                                  <w:p w14:paraId="7FEF2864" w14:textId="77777777" w:rsidR="000637B2" w:rsidRDefault="000637B2">
                                    <w:pPr>
                                      <w:pStyle w:val="TableParagraph"/>
                                      <w:rPr>
                                        <w:rFonts w:ascii="Times New Roman"/>
                                        <w:sz w:val="14"/>
                                      </w:rPr>
                                    </w:pPr>
                                  </w:p>
                                </w:tc>
                                <w:tc>
                                  <w:tcPr>
                                    <w:tcW w:w="986" w:type="dxa"/>
                                  </w:tcPr>
                                  <w:p w14:paraId="14ED8342" w14:textId="77777777" w:rsidR="000637B2" w:rsidRDefault="000637B2">
                                    <w:pPr>
                                      <w:pStyle w:val="TableParagraph"/>
                                      <w:rPr>
                                        <w:rFonts w:ascii="Times New Roman"/>
                                        <w:sz w:val="14"/>
                                      </w:rPr>
                                    </w:pPr>
                                  </w:p>
                                </w:tc>
                              </w:tr>
                              <w:tr w:rsidR="000637B2" w14:paraId="71804C9A" w14:textId="77777777">
                                <w:trPr>
                                  <w:trHeight w:val="205"/>
                                </w:trPr>
                                <w:tc>
                                  <w:tcPr>
                                    <w:tcW w:w="5618" w:type="dxa"/>
                                  </w:tcPr>
                                  <w:p w14:paraId="55FABB41" w14:textId="77777777" w:rsidR="000637B2" w:rsidRDefault="000637B2">
                                    <w:pPr>
                                      <w:pStyle w:val="TableParagraph"/>
                                      <w:rPr>
                                        <w:rFonts w:ascii="Times New Roman"/>
                                        <w:sz w:val="14"/>
                                      </w:rPr>
                                    </w:pPr>
                                  </w:p>
                                </w:tc>
                                <w:tc>
                                  <w:tcPr>
                                    <w:tcW w:w="986" w:type="dxa"/>
                                  </w:tcPr>
                                  <w:p w14:paraId="0EEE92BE" w14:textId="77777777" w:rsidR="000637B2" w:rsidRDefault="000637B2">
                                    <w:pPr>
                                      <w:pStyle w:val="TableParagraph"/>
                                      <w:rPr>
                                        <w:rFonts w:ascii="Times New Roman"/>
                                        <w:sz w:val="14"/>
                                      </w:rPr>
                                    </w:pPr>
                                  </w:p>
                                </w:tc>
                              </w:tr>
                              <w:tr w:rsidR="000637B2" w14:paraId="70B597C9" w14:textId="77777777">
                                <w:trPr>
                                  <w:trHeight w:val="203"/>
                                </w:trPr>
                                <w:tc>
                                  <w:tcPr>
                                    <w:tcW w:w="5618" w:type="dxa"/>
                                  </w:tcPr>
                                  <w:p w14:paraId="62079805" w14:textId="77777777" w:rsidR="000637B2" w:rsidRDefault="000637B2">
                                    <w:pPr>
                                      <w:pStyle w:val="TableParagraph"/>
                                      <w:rPr>
                                        <w:rFonts w:ascii="Times New Roman"/>
                                        <w:sz w:val="14"/>
                                      </w:rPr>
                                    </w:pPr>
                                  </w:p>
                                </w:tc>
                                <w:tc>
                                  <w:tcPr>
                                    <w:tcW w:w="986" w:type="dxa"/>
                                  </w:tcPr>
                                  <w:p w14:paraId="585FDD31" w14:textId="77777777" w:rsidR="000637B2" w:rsidRDefault="000637B2">
                                    <w:pPr>
                                      <w:pStyle w:val="TableParagraph"/>
                                      <w:rPr>
                                        <w:rFonts w:ascii="Times New Roman"/>
                                        <w:sz w:val="14"/>
                                      </w:rPr>
                                    </w:pPr>
                                  </w:p>
                                </w:tc>
                              </w:tr>
                              <w:tr w:rsidR="000637B2" w14:paraId="19AD7F8E" w14:textId="77777777">
                                <w:trPr>
                                  <w:trHeight w:val="203"/>
                                </w:trPr>
                                <w:tc>
                                  <w:tcPr>
                                    <w:tcW w:w="5618" w:type="dxa"/>
                                  </w:tcPr>
                                  <w:p w14:paraId="018CE4F2" w14:textId="77777777" w:rsidR="000637B2" w:rsidRDefault="000637B2">
                                    <w:pPr>
                                      <w:pStyle w:val="TableParagraph"/>
                                      <w:rPr>
                                        <w:rFonts w:ascii="Times New Roman"/>
                                        <w:sz w:val="14"/>
                                      </w:rPr>
                                    </w:pPr>
                                  </w:p>
                                </w:tc>
                                <w:tc>
                                  <w:tcPr>
                                    <w:tcW w:w="986" w:type="dxa"/>
                                  </w:tcPr>
                                  <w:p w14:paraId="1537D32F" w14:textId="77777777" w:rsidR="000637B2" w:rsidRDefault="000637B2">
                                    <w:pPr>
                                      <w:pStyle w:val="TableParagraph"/>
                                      <w:rPr>
                                        <w:rFonts w:ascii="Times New Roman"/>
                                        <w:sz w:val="14"/>
                                      </w:rPr>
                                    </w:pPr>
                                  </w:p>
                                </w:tc>
                              </w:tr>
                              <w:tr w:rsidR="000637B2" w14:paraId="34C693EF" w14:textId="77777777">
                                <w:trPr>
                                  <w:trHeight w:val="205"/>
                                </w:trPr>
                                <w:tc>
                                  <w:tcPr>
                                    <w:tcW w:w="5618" w:type="dxa"/>
                                  </w:tcPr>
                                  <w:p w14:paraId="30032285" w14:textId="77777777" w:rsidR="000637B2" w:rsidRDefault="000637B2">
                                    <w:pPr>
                                      <w:pStyle w:val="TableParagraph"/>
                                      <w:rPr>
                                        <w:rFonts w:ascii="Times New Roman"/>
                                        <w:sz w:val="14"/>
                                      </w:rPr>
                                    </w:pPr>
                                  </w:p>
                                </w:tc>
                                <w:tc>
                                  <w:tcPr>
                                    <w:tcW w:w="986" w:type="dxa"/>
                                  </w:tcPr>
                                  <w:p w14:paraId="035025CB" w14:textId="77777777" w:rsidR="000637B2" w:rsidRDefault="000637B2">
                                    <w:pPr>
                                      <w:pStyle w:val="TableParagraph"/>
                                      <w:rPr>
                                        <w:rFonts w:ascii="Times New Roman"/>
                                        <w:sz w:val="14"/>
                                      </w:rPr>
                                    </w:pPr>
                                  </w:p>
                                </w:tc>
                              </w:tr>
                              <w:tr w:rsidR="000637B2" w14:paraId="70698F02" w14:textId="77777777">
                                <w:trPr>
                                  <w:trHeight w:val="203"/>
                                </w:trPr>
                                <w:tc>
                                  <w:tcPr>
                                    <w:tcW w:w="5618" w:type="dxa"/>
                                  </w:tcPr>
                                  <w:p w14:paraId="4125F5FB" w14:textId="77777777" w:rsidR="000637B2" w:rsidRDefault="000637B2">
                                    <w:pPr>
                                      <w:pStyle w:val="TableParagraph"/>
                                      <w:rPr>
                                        <w:rFonts w:ascii="Times New Roman"/>
                                        <w:sz w:val="14"/>
                                      </w:rPr>
                                    </w:pPr>
                                  </w:p>
                                </w:tc>
                                <w:tc>
                                  <w:tcPr>
                                    <w:tcW w:w="986" w:type="dxa"/>
                                  </w:tcPr>
                                  <w:p w14:paraId="685A6F37" w14:textId="77777777" w:rsidR="000637B2" w:rsidRDefault="000637B2">
                                    <w:pPr>
                                      <w:pStyle w:val="TableParagraph"/>
                                      <w:rPr>
                                        <w:rFonts w:ascii="Times New Roman"/>
                                        <w:sz w:val="14"/>
                                      </w:rPr>
                                    </w:pPr>
                                  </w:p>
                                </w:tc>
                              </w:tr>
                              <w:tr w:rsidR="000637B2" w14:paraId="7FC49381" w14:textId="77777777">
                                <w:trPr>
                                  <w:trHeight w:val="203"/>
                                </w:trPr>
                                <w:tc>
                                  <w:tcPr>
                                    <w:tcW w:w="5618" w:type="dxa"/>
                                  </w:tcPr>
                                  <w:p w14:paraId="1CA02D80" w14:textId="77777777" w:rsidR="000637B2" w:rsidRDefault="000637B2">
                                    <w:pPr>
                                      <w:pStyle w:val="TableParagraph"/>
                                      <w:rPr>
                                        <w:rFonts w:ascii="Times New Roman"/>
                                        <w:sz w:val="14"/>
                                      </w:rPr>
                                    </w:pPr>
                                  </w:p>
                                </w:tc>
                                <w:tc>
                                  <w:tcPr>
                                    <w:tcW w:w="986" w:type="dxa"/>
                                  </w:tcPr>
                                  <w:p w14:paraId="47FE3F06" w14:textId="77777777" w:rsidR="000637B2" w:rsidRDefault="000637B2">
                                    <w:pPr>
                                      <w:pStyle w:val="TableParagraph"/>
                                      <w:rPr>
                                        <w:rFonts w:ascii="Times New Roman"/>
                                        <w:sz w:val="14"/>
                                      </w:rPr>
                                    </w:pPr>
                                  </w:p>
                                </w:tc>
                              </w:tr>
                              <w:tr w:rsidR="000637B2" w14:paraId="62CD5898" w14:textId="77777777">
                                <w:trPr>
                                  <w:trHeight w:val="205"/>
                                </w:trPr>
                                <w:tc>
                                  <w:tcPr>
                                    <w:tcW w:w="5618" w:type="dxa"/>
                                    <w:tcBorders>
                                      <w:bottom w:val="single" w:sz="2" w:space="0" w:color="000000"/>
                                    </w:tcBorders>
                                    <w:shd w:val="clear" w:color="auto" w:fill="D9D9D9"/>
                                  </w:tcPr>
                                  <w:p w14:paraId="335BC343" w14:textId="77777777" w:rsidR="000637B2" w:rsidRDefault="000C2105">
                                    <w:pPr>
                                      <w:pStyle w:val="TableParagraph"/>
                                      <w:spacing w:line="184" w:lineRule="exact"/>
                                      <w:jc w:val="right"/>
                                      <w:rPr>
                                        <w:b/>
                                        <w:sz w:val="17"/>
                                      </w:rPr>
                                    </w:pPr>
                                    <w:r>
                                      <w:rPr>
                                        <w:b/>
                                        <w:sz w:val="17"/>
                                      </w:rPr>
                                      <w:t>Total</w:t>
                                    </w:r>
                                    <w:r>
                                      <w:rPr>
                                        <w:b/>
                                        <w:spacing w:val="-3"/>
                                        <w:sz w:val="17"/>
                                      </w:rPr>
                                      <w:t xml:space="preserve"> </w:t>
                                    </w:r>
                                    <w:r>
                                      <w:rPr>
                                        <w:b/>
                                        <w:sz w:val="17"/>
                                      </w:rPr>
                                      <w:t>Travel</w:t>
                                    </w:r>
                                    <w:r>
                                      <w:rPr>
                                        <w:b/>
                                        <w:spacing w:val="-2"/>
                                        <w:sz w:val="17"/>
                                      </w:rPr>
                                      <w:t xml:space="preserve"> Costs</w:t>
                                    </w:r>
                                  </w:p>
                                </w:tc>
                                <w:tc>
                                  <w:tcPr>
                                    <w:tcW w:w="986" w:type="dxa"/>
                                    <w:tcBorders>
                                      <w:bottom w:val="single" w:sz="2" w:space="0" w:color="000000"/>
                                    </w:tcBorders>
                                    <w:shd w:val="clear" w:color="auto" w:fill="D9D9D9"/>
                                  </w:tcPr>
                                  <w:p w14:paraId="625E9D81" w14:textId="77777777" w:rsidR="000637B2" w:rsidRDefault="000C2105">
                                    <w:pPr>
                                      <w:pStyle w:val="TableParagraph"/>
                                      <w:spacing w:line="184" w:lineRule="exact"/>
                                      <w:ind w:left="530"/>
                                      <w:rPr>
                                        <w:sz w:val="17"/>
                                      </w:rPr>
                                    </w:pPr>
                                    <w:r>
                                      <w:rPr>
                                        <w:spacing w:val="-2"/>
                                        <w:sz w:val="17"/>
                                      </w:rPr>
                                      <w:t>$0.00</w:t>
                                    </w:r>
                                  </w:p>
                                </w:tc>
                              </w:tr>
                            </w:tbl>
                            <w:p w14:paraId="7ACCAD49" w14:textId="77777777" w:rsidR="000637B2" w:rsidRDefault="000637B2">
                              <w:pPr>
                                <w:pStyle w:val="BodyText"/>
                              </w:pPr>
                            </w:p>
                          </w:txbxContent>
                        </wps:txbx>
                        <wps:bodyPr wrap="square" lIns="0" tIns="0" rIns="0" bIns="0" rtlCol="0">
                          <a:noAutofit/>
                        </wps:bodyPr>
                      </wps:wsp>
                    </a:graphicData>
                  </a:graphic>
                </wp:anchor>
              </w:drawing>
            </mc:Choice>
            <mc:Fallback>
              <w:pict>
                <v:shape w14:anchorId="02081067" id="Textbox 26" o:spid="_x0000_s1030" type="#_x0000_t202" style="position:absolute;left:0;text-align:left;margin-left:48.25pt;margin-top:66.95pt;width:337.2pt;height:184.8pt;z-index:25166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18"/>
                          <w:gridCol w:w="986"/>
                        </w:tblGrid>
                        <w:tr w:rsidR="000637B2" w14:paraId="3F5DB188" w14:textId="77777777">
                          <w:trPr>
                            <w:trHeight w:val="539"/>
                          </w:trPr>
                          <w:tc>
                            <w:tcPr>
                              <w:tcW w:w="6604" w:type="dxa"/>
                              <w:gridSpan w:val="2"/>
                              <w:shd w:val="clear" w:color="auto" w:fill="D9D9D9"/>
                            </w:tcPr>
                            <w:p w14:paraId="25A829F0" w14:textId="77777777" w:rsidR="000637B2" w:rsidRDefault="000C2105">
                              <w:pPr>
                                <w:pStyle w:val="TableParagraph"/>
                                <w:spacing w:before="166"/>
                                <w:ind w:left="1777"/>
                                <w:rPr>
                                  <w:b/>
                                  <w:sz w:val="17"/>
                                </w:rPr>
                              </w:pPr>
                              <w:r>
                                <w:rPr>
                                  <w:b/>
                                  <w:sz w:val="17"/>
                                </w:rPr>
                                <w:t>Travel</w:t>
                              </w:r>
                              <w:r>
                                <w:rPr>
                                  <w:b/>
                                  <w:spacing w:val="-7"/>
                                  <w:sz w:val="17"/>
                                </w:rPr>
                                <w:t xml:space="preserve"> </w:t>
                              </w:r>
                              <w:r>
                                <w:rPr>
                                  <w:b/>
                                  <w:sz w:val="17"/>
                                </w:rPr>
                                <w:t>Expenses</w:t>
                              </w:r>
                              <w:r>
                                <w:rPr>
                                  <w:b/>
                                  <w:spacing w:val="-5"/>
                                  <w:sz w:val="17"/>
                                </w:rPr>
                                <w:t xml:space="preserve"> </w:t>
                              </w:r>
                              <w:r>
                                <w:rPr>
                                  <w:b/>
                                  <w:sz w:val="17"/>
                                </w:rPr>
                                <w:t>for</w:t>
                              </w:r>
                              <w:r>
                                <w:rPr>
                                  <w:b/>
                                  <w:spacing w:val="-3"/>
                                  <w:sz w:val="17"/>
                                </w:rPr>
                                <w:t xml:space="preserve"> </w:t>
                              </w:r>
                              <w:r>
                                <w:rPr>
                                  <w:b/>
                                  <w:sz w:val="17"/>
                                </w:rPr>
                                <w:t>On</w:t>
                              </w:r>
                              <w:r>
                                <w:rPr>
                                  <w:b/>
                                  <w:spacing w:val="-5"/>
                                  <w:sz w:val="17"/>
                                </w:rPr>
                                <w:t xml:space="preserve"> </w:t>
                              </w:r>
                              <w:r>
                                <w:rPr>
                                  <w:b/>
                                  <w:sz w:val="17"/>
                                </w:rPr>
                                <w:t>Site</w:t>
                              </w:r>
                              <w:r>
                                <w:rPr>
                                  <w:b/>
                                  <w:spacing w:val="-3"/>
                                  <w:sz w:val="17"/>
                                </w:rPr>
                                <w:t xml:space="preserve"> </w:t>
                              </w:r>
                              <w:r>
                                <w:rPr>
                                  <w:b/>
                                  <w:spacing w:val="-2"/>
                                  <w:sz w:val="17"/>
                                </w:rPr>
                                <w:t>Meetings</w:t>
                              </w:r>
                            </w:p>
                          </w:tc>
                        </w:tr>
                        <w:tr w:rsidR="000637B2" w14:paraId="5F197592" w14:textId="77777777">
                          <w:trPr>
                            <w:trHeight w:val="203"/>
                          </w:trPr>
                          <w:tc>
                            <w:tcPr>
                              <w:tcW w:w="5618" w:type="dxa"/>
                              <w:shd w:val="clear" w:color="auto" w:fill="D9D9D9"/>
                            </w:tcPr>
                            <w:p w14:paraId="087083FA" w14:textId="77777777" w:rsidR="000637B2" w:rsidRDefault="000C2105">
                              <w:pPr>
                                <w:pStyle w:val="TableParagraph"/>
                                <w:spacing w:line="183" w:lineRule="exact"/>
                                <w:ind w:left="153"/>
                                <w:rPr>
                                  <w:b/>
                                  <w:sz w:val="17"/>
                                </w:rPr>
                              </w:pPr>
                              <w:r>
                                <w:rPr>
                                  <w:b/>
                                  <w:sz w:val="17"/>
                                </w:rPr>
                                <w:t>Travel</w:t>
                              </w:r>
                              <w:r>
                                <w:rPr>
                                  <w:b/>
                                  <w:spacing w:val="-3"/>
                                  <w:sz w:val="17"/>
                                </w:rPr>
                                <w:t xml:space="preserve"> </w:t>
                              </w:r>
                              <w:r>
                                <w:rPr>
                                  <w:b/>
                                  <w:sz w:val="17"/>
                                </w:rPr>
                                <w:t>Expense</w:t>
                              </w:r>
                              <w:r>
                                <w:rPr>
                                  <w:b/>
                                  <w:spacing w:val="-5"/>
                                  <w:sz w:val="17"/>
                                </w:rPr>
                                <w:t xml:space="preserve"> </w:t>
                              </w:r>
                              <w:r>
                                <w:rPr>
                                  <w:b/>
                                  <w:sz w:val="17"/>
                                </w:rPr>
                                <w:t>(list</w:t>
                              </w:r>
                              <w:r>
                                <w:rPr>
                                  <w:b/>
                                  <w:spacing w:val="-6"/>
                                  <w:sz w:val="17"/>
                                </w:rPr>
                                <w:t xml:space="preserve"> </w:t>
                              </w:r>
                              <w:r>
                                <w:rPr>
                                  <w:b/>
                                  <w:sz w:val="17"/>
                                </w:rPr>
                                <w:t>each</w:t>
                              </w:r>
                              <w:r>
                                <w:rPr>
                                  <w:b/>
                                  <w:spacing w:val="-5"/>
                                  <w:sz w:val="17"/>
                                </w:rPr>
                                <w:t xml:space="preserve"> </w:t>
                              </w:r>
                              <w:r>
                                <w:rPr>
                                  <w:b/>
                                  <w:sz w:val="17"/>
                                </w:rPr>
                                <w:t>item</w:t>
                              </w:r>
                              <w:r>
                                <w:rPr>
                                  <w:b/>
                                  <w:spacing w:val="-7"/>
                                  <w:sz w:val="17"/>
                                </w:rPr>
                                <w:t xml:space="preserve"> </w:t>
                              </w:r>
                              <w:r>
                                <w:rPr>
                                  <w:b/>
                                  <w:sz w:val="17"/>
                                </w:rPr>
                                <w:t>on</w:t>
                              </w:r>
                              <w:r>
                                <w:rPr>
                                  <w:b/>
                                  <w:spacing w:val="-5"/>
                                  <w:sz w:val="17"/>
                                </w:rPr>
                                <w:t xml:space="preserve"> </w:t>
                              </w:r>
                              <w:r>
                                <w:rPr>
                                  <w:b/>
                                  <w:sz w:val="17"/>
                                </w:rPr>
                                <w:t>a</w:t>
                              </w:r>
                              <w:r>
                                <w:rPr>
                                  <w:b/>
                                  <w:spacing w:val="-3"/>
                                  <w:sz w:val="17"/>
                                </w:rPr>
                                <w:t xml:space="preserve"> </w:t>
                              </w:r>
                              <w:r>
                                <w:rPr>
                                  <w:b/>
                                  <w:sz w:val="17"/>
                                </w:rPr>
                                <w:t>separate</w:t>
                              </w:r>
                              <w:r>
                                <w:rPr>
                                  <w:b/>
                                  <w:spacing w:val="-2"/>
                                  <w:sz w:val="17"/>
                                </w:rPr>
                                <w:t xml:space="preserve"> </w:t>
                              </w:r>
                              <w:r>
                                <w:rPr>
                                  <w:b/>
                                  <w:spacing w:val="-4"/>
                                  <w:sz w:val="17"/>
                                </w:rPr>
                                <w:t>line)</w:t>
                              </w:r>
                            </w:p>
                          </w:tc>
                          <w:tc>
                            <w:tcPr>
                              <w:tcW w:w="986" w:type="dxa"/>
                              <w:shd w:val="clear" w:color="auto" w:fill="D9D9D9"/>
                            </w:tcPr>
                            <w:p w14:paraId="5F83D1EE" w14:textId="77777777" w:rsidR="000637B2" w:rsidRDefault="000C2105">
                              <w:pPr>
                                <w:pStyle w:val="TableParagraph"/>
                                <w:spacing w:line="183" w:lineRule="exact"/>
                                <w:ind w:left="153"/>
                                <w:rPr>
                                  <w:b/>
                                  <w:sz w:val="17"/>
                                </w:rPr>
                              </w:pPr>
                              <w:r>
                                <w:rPr>
                                  <w:b/>
                                  <w:spacing w:val="-4"/>
                                  <w:sz w:val="17"/>
                                </w:rPr>
                                <w:t>Cost</w:t>
                              </w:r>
                            </w:p>
                          </w:tc>
                        </w:tr>
                        <w:tr w:rsidR="000637B2" w14:paraId="4CA575D0" w14:textId="77777777">
                          <w:trPr>
                            <w:trHeight w:val="205"/>
                          </w:trPr>
                          <w:tc>
                            <w:tcPr>
                              <w:tcW w:w="5618" w:type="dxa"/>
                            </w:tcPr>
                            <w:p w14:paraId="6EC04145" w14:textId="77777777" w:rsidR="000637B2" w:rsidRDefault="000637B2">
                              <w:pPr>
                                <w:pStyle w:val="TableParagraph"/>
                                <w:rPr>
                                  <w:rFonts w:ascii="Times New Roman"/>
                                  <w:sz w:val="14"/>
                                </w:rPr>
                              </w:pPr>
                            </w:p>
                          </w:tc>
                          <w:tc>
                            <w:tcPr>
                              <w:tcW w:w="986" w:type="dxa"/>
                            </w:tcPr>
                            <w:p w14:paraId="6094EF19" w14:textId="77777777" w:rsidR="000637B2" w:rsidRDefault="000637B2">
                              <w:pPr>
                                <w:pStyle w:val="TableParagraph"/>
                                <w:rPr>
                                  <w:rFonts w:ascii="Times New Roman"/>
                                  <w:sz w:val="14"/>
                                </w:rPr>
                              </w:pPr>
                            </w:p>
                          </w:tc>
                        </w:tr>
                        <w:tr w:rsidR="000637B2" w14:paraId="489611FA" w14:textId="77777777">
                          <w:trPr>
                            <w:trHeight w:val="203"/>
                          </w:trPr>
                          <w:tc>
                            <w:tcPr>
                              <w:tcW w:w="5618" w:type="dxa"/>
                            </w:tcPr>
                            <w:p w14:paraId="02A57D57" w14:textId="77777777" w:rsidR="000637B2" w:rsidRDefault="000637B2">
                              <w:pPr>
                                <w:pStyle w:val="TableParagraph"/>
                                <w:rPr>
                                  <w:rFonts w:ascii="Times New Roman"/>
                                  <w:sz w:val="14"/>
                                </w:rPr>
                              </w:pPr>
                            </w:p>
                          </w:tc>
                          <w:tc>
                            <w:tcPr>
                              <w:tcW w:w="986" w:type="dxa"/>
                            </w:tcPr>
                            <w:p w14:paraId="21C61EBE" w14:textId="77777777" w:rsidR="000637B2" w:rsidRDefault="000637B2">
                              <w:pPr>
                                <w:pStyle w:val="TableParagraph"/>
                                <w:rPr>
                                  <w:rFonts w:ascii="Times New Roman"/>
                                  <w:sz w:val="14"/>
                                </w:rPr>
                              </w:pPr>
                            </w:p>
                          </w:tc>
                        </w:tr>
                        <w:tr w:rsidR="000637B2" w14:paraId="666A631D" w14:textId="77777777">
                          <w:trPr>
                            <w:trHeight w:val="203"/>
                          </w:trPr>
                          <w:tc>
                            <w:tcPr>
                              <w:tcW w:w="5618" w:type="dxa"/>
                            </w:tcPr>
                            <w:p w14:paraId="403C8215" w14:textId="77777777" w:rsidR="000637B2" w:rsidRDefault="000637B2">
                              <w:pPr>
                                <w:pStyle w:val="TableParagraph"/>
                                <w:rPr>
                                  <w:rFonts w:ascii="Times New Roman"/>
                                  <w:sz w:val="14"/>
                                </w:rPr>
                              </w:pPr>
                            </w:p>
                          </w:tc>
                          <w:tc>
                            <w:tcPr>
                              <w:tcW w:w="986" w:type="dxa"/>
                            </w:tcPr>
                            <w:p w14:paraId="6C57266F" w14:textId="77777777" w:rsidR="000637B2" w:rsidRDefault="000637B2">
                              <w:pPr>
                                <w:pStyle w:val="TableParagraph"/>
                                <w:rPr>
                                  <w:rFonts w:ascii="Times New Roman"/>
                                  <w:sz w:val="14"/>
                                </w:rPr>
                              </w:pPr>
                            </w:p>
                          </w:tc>
                        </w:tr>
                        <w:tr w:rsidR="000637B2" w14:paraId="4313D1F1" w14:textId="77777777">
                          <w:trPr>
                            <w:trHeight w:val="205"/>
                          </w:trPr>
                          <w:tc>
                            <w:tcPr>
                              <w:tcW w:w="5618" w:type="dxa"/>
                            </w:tcPr>
                            <w:p w14:paraId="1A6933DE" w14:textId="77777777" w:rsidR="000637B2" w:rsidRDefault="000637B2">
                              <w:pPr>
                                <w:pStyle w:val="TableParagraph"/>
                                <w:rPr>
                                  <w:rFonts w:ascii="Times New Roman"/>
                                  <w:sz w:val="14"/>
                                </w:rPr>
                              </w:pPr>
                            </w:p>
                          </w:tc>
                          <w:tc>
                            <w:tcPr>
                              <w:tcW w:w="986" w:type="dxa"/>
                            </w:tcPr>
                            <w:p w14:paraId="50F78771" w14:textId="77777777" w:rsidR="000637B2" w:rsidRDefault="000637B2">
                              <w:pPr>
                                <w:pStyle w:val="TableParagraph"/>
                                <w:rPr>
                                  <w:rFonts w:ascii="Times New Roman"/>
                                  <w:sz w:val="14"/>
                                </w:rPr>
                              </w:pPr>
                            </w:p>
                          </w:tc>
                        </w:tr>
                        <w:tr w:rsidR="000637B2" w14:paraId="224659C9" w14:textId="77777777">
                          <w:trPr>
                            <w:trHeight w:val="203"/>
                          </w:trPr>
                          <w:tc>
                            <w:tcPr>
                              <w:tcW w:w="5618" w:type="dxa"/>
                            </w:tcPr>
                            <w:p w14:paraId="6A69E6DC" w14:textId="77777777" w:rsidR="000637B2" w:rsidRDefault="000637B2">
                              <w:pPr>
                                <w:pStyle w:val="TableParagraph"/>
                                <w:rPr>
                                  <w:rFonts w:ascii="Times New Roman"/>
                                  <w:sz w:val="14"/>
                                </w:rPr>
                              </w:pPr>
                            </w:p>
                          </w:tc>
                          <w:tc>
                            <w:tcPr>
                              <w:tcW w:w="986" w:type="dxa"/>
                            </w:tcPr>
                            <w:p w14:paraId="7BCA7DBB" w14:textId="77777777" w:rsidR="000637B2" w:rsidRDefault="000637B2">
                              <w:pPr>
                                <w:pStyle w:val="TableParagraph"/>
                                <w:rPr>
                                  <w:rFonts w:ascii="Times New Roman"/>
                                  <w:sz w:val="14"/>
                                </w:rPr>
                              </w:pPr>
                            </w:p>
                          </w:tc>
                        </w:tr>
                        <w:tr w:rsidR="000637B2" w14:paraId="76D1496C" w14:textId="77777777">
                          <w:trPr>
                            <w:trHeight w:val="203"/>
                          </w:trPr>
                          <w:tc>
                            <w:tcPr>
                              <w:tcW w:w="5618" w:type="dxa"/>
                            </w:tcPr>
                            <w:p w14:paraId="7FEF2864" w14:textId="77777777" w:rsidR="000637B2" w:rsidRDefault="000637B2">
                              <w:pPr>
                                <w:pStyle w:val="TableParagraph"/>
                                <w:rPr>
                                  <w:rFonts w:ascii="Times New Roman"/>
                                  <w:sz w:val="14"/>
                                </w:rPr>
                              </w:pPr>
                            </w:p>
                          </w:tc>
                          <w:tc>
                            <w:tcPr>
                              <w:tcW w:w="986" w:type="dxa"/>
                            </w:tcPr>
                            <w:p w14:paraId="14ED8342" w14:textId="77777777" w:rsidR="000637B2" w:rsidRDefault="000637B2">
                              <w:pPr>
                                <w:pStyle w:val="TableParagraph"/>
                                <w:rPr>
                                  <w:rFonts w:ascii="Times New Roman"/>
                                  <w:sz w:val="14"/>
                                </w:rPr>
                              </w:pPr>
                            </w:p>
                          </w:tc>
                        </w:tr>
                        <w:tr w:rsidR="000637B2" w14:paraId="71804C9A" w14:textId="77777777">
                          <w:trPr>
                            <w:trHeight w:val="205"/>
                          </w:trPr>
                          <w:tc>
                            <w:tcPr>
                              <w:tcW w:w="5618" w:type="dxa"/>
                            </w:tcPr>
                            <w:p w14:paraId="55FABB41" w14:textId="77777777" w:rsidR="000637B2" w:rsidRDefault="000637B2">
                              <w:pPr>
                                <w:pStyle w:val="TableParagraph"/>
                                <w:rPr>
                                  <w:rFonts w:ascii="Times New Roman"/>
                                  <w:sz w:val="14"/>
                                </w:rPr>
                              </w:pPr>
                            </w:p>
                          </w:tc>
                          <w:tc>
                            <w:tcPr>
                              <w:tcW w:w="986" w:type="dxa"/>
                            </w:tcPr>
                            <w:p w14:paraId="0EEE92BE" w14:textId="77777777" w:rsidR="000637B2" w:rsidRDefault="000637B2">
                              <w:pPr>
                                <w:pStyle w:val="TableParagraph"/>
                                <w:rPr>
                                  <w:rFonts w:ascii="Times New Roman"/>
                                  <w:sz w:val="14"/>
                                </w:rPr>
                              </w:pPr>
                            </w:p>
                          </w:tc>
                        </w:tr>
                        <w:tr w:rsidR="000637B2" w14:paraId="70B597C9" w14:textId="77777777">
                          <w:trPr>
                            <w:trHeight w:val="203"/>
                          </w:trPr>
                          <w:tc>
                            <w:tcPr>
                              <w:tcW w:w="5618" w:type="dxa"/>
                            </w:tcPr>
                            <w:p w14:paraId="62079805" w14:textId="77777777" w:rsidR="000637B2" w:rsidRDefault="000637B2">
                              <w:pPr>
                                <w:pStyle w:val="TableParagraph"/>
                                <w:rPr>
                                  <w:rFonts w:ascii="Times New Roman"/>
                                  <w:sz w:val="14"/>
                                </w:rPr>
                              </w:pPr>
                            </w:p>
                          </w:tc>
                          <w:tc>
                            <w:tcPr>
                              <w:tcW w:w="986" w:type="dxa"/>
                            </w:tcPr>
                            <w:p w14:paraId="585FDD31" w14:textId="77777777" w:rsidR="000637B2" w:rsidRDefault="000637B2">
                              <w:pPr>
                                <w:pStyle w:val="TableParagraph"/>
                                <w:rPr>
                                  <w:rFonts w:ascii="Times New Roman"/>
                                  <w:sz w:val="14"/>
                                </w:rPr>
                              </w:pPr>
                            </w:p>
                          </w:tc>
                        </w:tr>
                        <w:tr w:rsidR="000637B2" w14:paraId="19AD7F8E" w14:textId="77777777">
                          <w:trPr>
                            <w:trHeight w:val="203"/>
                          </w:trPr>
                          <w:tc>
                            <w:tcPr>
                              <w:tcW w:w="5618" w:type="dxa"/>
                            </w:tcPr>
                            <w:p w14:paraId="018CE4F2" w14:textId="77777777" w:rsidR="000637B2" w:rsidRDefault="000637B2">
                              <w:pPr>
                                <w:pStyle w:val="TableParagraph"/>
                                <w:rPr>
                                  <w:rFonts w:ascii="Times New Roman"/>
                                  <w:sz w:val="14"/>
                                </w:rPr>
                              </w:pPr>
                            </w:p>
                          </w:tc>
                          <w:tc>
                            <w:tcPr>
                              <w:tcW w:w="986" w:type="dxa"/>
                            </w:tcPr>
                            <w:p w14:paraId="1537D32F" w14:textId="77777777" w:rsidR="000637B2" w:rsidRDefault="000637B2">
                              <w:pPr>
                                <w:pStyle w:val="TableParagraph"/>
                                <w:rPr>
                                  <w:rFonts w:ascii="Times New Roman"/>
                                  <w:sz w:val="14"/>
                                </w:rPr>
                              </w:pPr>
                            </w:p>
                          </w:tc>
                        </w:tr>
                        <w:tr w:rsidR="000637B2" w14:paraId="34C693EF" w14:textId="77777777">
                          <w:trPr>
                            <w:trHeight w:val="205"/>
                          </w:trPr>
                          <w:tc>
                            <w:tcPr>
                              <w:tcW w:w="5618" w:type="dxa"/>
                            </w:tcPr>
                            <w:p w14:paraId="30032285" w14:textId="77777777" w:rsidR="000637B2" w:rsidRDefault="000637B2">
                              <w:pPr>
                                <w:pStyle w:val="TableParagraph"/>
                                <w:rPr>
                                  <w:rFonts w:ascii="Times New Roman"/>
                                  <w:sz w:val="14"/>
                                </w:rPr>
                              </w:pPr>
                            </w:p>
                          </w:tc>
                          <w:tc>
                            <w:tcPr>
                              <w:tcW w:w="986" w:type="dxa"/>
                            </w:tcPr>
                            <w:p w14:paraId="035025CB" w14:textId="77777777" w:rsidR="000637B2" w:rsidRDefault="000637B2">
                              <w:pPr>
                                <w:pStyle w:val="TableParagraph"/>
                                <w:rPr>
                                  <w:rFonts w:ascii="Times New Roman"/>
                                  <w:sz w:val="14"/>
                                </w:rPr>
                              </w:pPr>
                            </w:p>
                          </w:tc>
                        </w:tr>
                        <w:tr w:rsidR="000637B2" w14:paraId="70698F02" w14:textId="77777777">
                          <w:trPr>
                            <w:trHeight w:val="203"/>
                          </w:trPr>
                          <w:tc>
                            <w:tcPr>
                              <w:tcW w:w="5618" w:type="dxa"/>
                            </w:tcPr>
                            <w:p w14:paraId="4125F5FB" w14:textId="77777777" w:rsidR="000637B2" w:rsidRDefault="000637B2">
                              <w:pPr>
                                <w:pStyle w:val="TableParagraph"/>
                                <w:rPr>
                                  <w:rFonts w:ascii="Times New Roman"/>
                                  <w:sz w:val="14"/>
                                </w:rPr>
                              </w:pPr>
                            </w:p>
                          </w:tc>
                          <w:tc>
                            <w:tcPr>
                              <w:tcW w:w="986" w:type="dxa"/>
                            </w:tcPr>
                            <w:p w14:paraId="685A6F37" w14:textId="77777777" w:rsidR="000637B2" w:rsidRDefault="000637B2">
                              <w:pPr>
                                <w:pStyle w:val="TableParagraph"/>
                                <w:rPr>
                                  <w:rFonts w:ascii="Times New Roman"/>
                                  <w:sz w:val="14"/>
                                </w:rPr>
                              </w:pPr>
                            </w:p>
                          </w:tc>
                        </w:tr>
                        <w:tr w:rsidR="000637B2" w14:paraId="7FC49381" w14:textId="77777777">
                          <w:trPr>
                            <w:trHeight w:val="203"/>
                          </w:trPr>
                          <w:tc>
                            <w:tcPr>
                              <w:tcW w:w="5618" w:type="dxa"/>
                            </w:tcPr>
                            <w:p w14:paraId="1CA02D80" w14:textId="77777777" w:rsidR="000637B2" w:rsidRDefault="000637B2">
                              <w:pPr>
                                <w:pStyle w:val="TableParagraph"/>
                                <w:rPr>
                                  <w:rFonts w:ascii="Times New Roman"/>
                                  <w:sz w:val="14"/>
                                </w:rPr>
                              </w:pPr>
                            </w:p>
                          </w:tc>
                          <w:tc>
                            <w:tcPr>
                              <w:tcW w:w="986" w:type="dxa"/>
                            </w:tcPr>
                            <w:p w14:paraId="47FE3F06" w14:textId="77777777" w:rsidR="000637B2" w:rsidRDefault="000637B2">
                              <w:pPr>
                                <w:pStyle w:val="TableParagraph"/>
                                <w:rPr>
                                  <w:rFonts w:ascii="Times New Roman"/>
                                  <w:sz w:val="14"/>
                                </w:rPr>
                              </w:pPr>
                            </w:p>
                          </w:tc>
                        </w:tr>
                        <w:tr w:rsidR="000637B2" w14:paraId="62CD5898" w14:textId="77777777">
                          <w:trPr>
                            <w:trHeight w:val="205"/>
                          </w:trPr>
                          <w:tc>
                            <w:tcPr>
                              <w:tcW w:w="5618" w:type="dxa"/>
                              <w:tcBorders>
                                <w:bottom w:val="single" w:sz="2" w:space="0" w:color="000000"/>
                              </w:tcBorders>
                              <w:shd w:val="clear" w:color="auto" w:fill="D9D9D9"/>
                            </w:tcPr>
                            <w:p w14:paraId="335BC343" w14:textId="77777777" w:rsidR="000637B2" w:rsidRDefault="000C2105">
                              <w:pPr>
                                <w:pStyle w:val="TableParagraph"/>
                                <w:spacing w:line="184" w:lineRule="exact"/>
                                <w:jc w:val="right"/>
                                <w:rPr>
                                  <w:b/>
                                  <w:sz w:val="17"/>
                                </w:rPr>
                              </w:pPr>
                              <w:r>
                                <w:rPr>
                                  <w:b/>
                                  <w:sz w:val="17"/>
                                </w:rPr>
                                <w:t>Total</w:t>
                              </w:r>
                              <w:r>
                                <w:rPr>
                                  <w:b/>
                                  <w:spacing w:val="-3"/>
                                  <w:sz w:val="17"/>
                                </w:rPr>
                                <w:t xml:space="preserve"> </w:t>
                              </w:r>
                              <w:r>
                                <w:rPr>
                                  <w:b/>
                                  <w:sz w:val="17"/>
                                </w:rPr>
                                <w:t>Travel</w:t>
                              </w:r>
                              <w:r>
                                <w:rPr>
                                  <w:b/>
                                  <w:spacing w:val="-2"/>
                                  <w:sz w:val="17"/>
                                </w:rPr>
                                <w:t xml:space="preserve"> Costs</w:t>
                              </w:r>
                            </w:p>
                          </w:tc>
                          <w:tc>
                            <w:tcPr>
                              <w:tcW w:w="986" w:type="dxa"/>
                              <w:tcBorders>
                                <w:bottom w:val="single" w:sz="2" w:space="0" w:color="000000"/>
                              </w:tcBorders>
                              <w:shd w:val="clear" w:color="auto" w:fill="D9D9D9"/>
                            </w:tcPr>
                            <w:p w14:paraId="625E9D81" w14:textId="77777777" w:rsidR="000637B2" w:rsidRDefault="000C2105">
                              <w:pPr>
                                <w:pStyle w:val="TableParagraph"/>
                                <w:spacing w:line="184" w:lineRule="exact"/>
                                <w:ind w:left="530"/>
                                <w:rPr>
                                  <w:sz w:val="17"/>
                                </w:rPr>
                              </w:pPr>
                              <w:r>
                                <w:rPr>
                                  <w:spacing w:val="-2"/>
                                  <w:sz w:val="17"/>
                                </w:rPr>
                                <w:t>$0.00</w:t>
                              </w:r>
                            </w:p>
                          </w:tc>
                        </w:tr>
                      </w:tbl>
                      <w:p w14:paraId="7ACCAD49" w14:textId="77777777" w:rsidR="000637B2" w:rsidRDefault="000637B2">
                        <w:pPr>
                          <w:pStyle w:val="BodyText"/>
                        </w:pPr>
                      </w:p>
                    </w:txbxContent>
                  </v:textbox>
                  <w10:wrap anchorx="page"/>
                </v:shape>
              </w:pict>
            </mc:Fallback>
          </mc:AlternateContent>
        </w:r>
        <w:r w:rsidDel="004A606D">
          <w:rPr>
            <w:rFonts w:ascii="Arial"/>
            <w:sz w:val="17"/>
          </w:rPr>
          <w:delText>Enter the first day of travel and time when travel was initiated Enter</w:delText>
        </w:r>
        <w:r w:rsidDel="004A606D">
          <w:rPr>
            <w:rFonts w:ascii="Arial"/>
            <w:spacing w:val="-2"/>
            <w:sz w:val="17"/>
          </w:rPr>
          <w:delText xml:space="preserve"> </w:delText>
        </w:r>
        <w:r w:rsidDel="004A606D">
          <w:rPr>
            <w:rFonts w:ascii="Arial"/>
            <w:sz w:val="17"/>
          </w:rPr>
          <w:delText>the</w:delText>
        </w:r>
        <w:r w:rsidDel="004A606D">
          <w:rPr>
            <w:rFonts w:ascii="Arial"/>
            <w:spacing w:val="-2"/>
            <w:sz w:val="17"/>
          </w:rPr>
          <w:delText xml:space="preserve"> </w:delText>
        </w:r>
        <w:r w:rsidDel="004A606D">
          <w:rPr>
            <w:rFonts w:ascii="Arial"/>
            <w:sz w:val="17"/>
          </w:rPr>
          <w:delText>last</w:delText>
        </w:r>
        <w:r w:rsidDel="004A606D">
          <w:rPr>
            <w:rFonts w:ascii="Arial"/>
            <w:spacing w:val="-4"/>
            <w:sz w:val="17"/>
          </w:rPr>
          <w:delText xml:space="preserve"> </w:delText>
        </w:r>
        <w:r w:rsidDel="004A606D">
          <w:rPr>
            <w:rFonts w:ascii="Arial"/>
            <w:sz w:val="17"/>
          </w:rPr>
          <w:delText>day</w:delText>
        </w:r>
        <w:r w:rsidDel="004A606D">
          <w:rPr>
            <w:rFonts w:ascii="Arial"/>
            <w:spacing w:val="-4"/>
            <w:sz w:val="17"/>
          </w:rPr>
          <w:delText xml:space="preserve"> </w:delText>
        </w:r>
        <w:r w:rsidDel="004A606D">
          <w:rPr>
            <w:rFonts w:ascii="Arial"/>
            <w:sz w:val="17"/>
          </w:rPr>
          <w:delText>of</w:delText>
        </w:r>
        <w:r w:rsidDel="004A606D">
          <w:rPr>
            <w:rFonts w:ascii="Arial"/>
            <w:spacing w:val="-4"/>
            <w:sz w:val="17"/>
          </w:rPr>
          <w:delText xml:space="preserve"> </w:delText>
        </w:r>
        <w:r w:rsidDel="004A606D">
          <w:rPr>
            <w:rFonts w:ascii="Arial"/>
            <w:sz w:val="17"/>
          </w:rPr>
          <w:delText>travel</w:delText>
        </w:r>
        <w:r w:rsidDel="004A606D">
          <w:rPr>
            <w:rFonts w:ascii="Arial"/>
            <w:spacing w:val="-5"/>
            <w:sz w:val="17"/>
          </w:rPr>
          <w:delText xml:space="preserve"> </w:delText>
        </w:r>
        <w:r w:rsidDel="004A606D">
          <w:rPr>
            <w:rFonts w:ascii="Arial"/>
            <w:sz w:val="17"/>
          </w:rPr>
          <w:delText>and</w:delText>
        </w:r>
        <w:r w:rsidDel="004A606D">
          <w:rPr>
            <w:rFonts w:ascii="Arial"/>
            <w:spacing w:val="-4"/>
            <w:sz w:val="17"/>
          </w:rPr>
          <w:delText xml:space="preserve"> </w:delText>
        </w:r>
        <w:r w:rsidDel="004A606D">
          <w:rPr>
            <w:rFonts w:ascii="Arial"/>
            <w:sz w:val="17"/>
          </w:rPr>
          <w:delText>time</w:delText>
        </w:r>
        <w:r w:rsidDel="004A606D">
          <w:rPr>
            <w:rFonts w:ascii="Arial"/>
            <w:spacing w:val="-2"/>
            <w:sz w:val="17"/>
          </w:rPr>
          <w:delText xml:space="preserve"> </w:delText>
        </w:r>
        <w:r w:rsidDel="004A606D">
          <w:rPr>
            <w:rFonts w:ascii="Arial"/>
            <w:sz w:val="17"/>
          </w:rPr>
          <w:delText>when</w:delText>
        </w:r>
        <w:r w:rsidDel="004A606D">
          <w:rPr>
            <w:rFonts w:ascii="Arial"/>
            <w:spacing w:val="-2"/>
            <w:sz w:val="17"/>
          </w:rPr>
          <w:delText xml:space="preserve"> </w:delText>
        </w:r>
        <w:r w:rsidDel="004A606D">
          <w:rPr>
            <w:rFonts w:ascii="Arial"/>
            <w:sz w:val="17"/>
          </w:rPr>
          <w:delText>travel</w:delText>
        </w:r>
        <w:r w:rsidDel="004A606D">
          <w:rPr>
            <w:rFonts w:ascii="Arial"/>
            <w:spacing w:val="-2"/>
            <w:sz w:val="17"/>
          </w:rPr>
          <w:delText xml:space="preserve"> </w:delText>
        </w:r>
        <w:r w:rsidDel="004A606D">
          <w:rPr>
            <w:rFonts w:ascii="Arial"/>
            <w:sz w:val="17"/>
          </w:rPr>
          <w:delText>was</w:delText>
        </w:r>
        <w:r w:rsidDel="004A606D">
          <w:rPr>
            <w:rFonts w:ascii="Arial"/>
            <w:spacing w:val="-4"/>
            <w:sz w:val="17"/>
          </w:rPr>
          <w:delText xml:space="preserve"> </w:delText>
        </w:r>
        <w:r w:rsidDel="004A606D">
          <w:rPr>
            <w:rFonts w:ascii="Arial"/>
            <w:sz w:val="17"/>
          </w:rPr>
          <w:delText>completed</w:delText>
        </w:r>
      </w:del>
    </w:p>
    <w:p w14:paraId="00842EA8" w14:textId="4A71CB8F" w:rsidR="000637B2" w:rsidDel="004A606D" w:rsidRDefault="000637B2">
      <w:pPr>
        <w:spacing w:before="77"/>
        <w:ind w:left="661"/>
        <w:jc w:val="center"/>
        <w:rPr>
          <w:del w:id="371" w:author="Morgan Wills" w:date="2026-10-01T11:30:00Z"/>
          <w:rFonts w:ascii="Arial"/>
          <w:sz w:val="17"/>
        </w:rPr>
        <w:pPrChange w:id="372" w:author="Morgan Wills" w:date="2026-10-01T11:30:00Z">
          <w:pPr>
            <w:pStyle w:val="BodyText"/>
          </w:pPr>
        </w:pPrChange>
      </w:pPr>
    </w:p>
    <w:p w14:paraId="69FE9528" w14:textId="0A9B19C0" w:rsidR="000637B2" w:rsidDel="004A606D" w:rsidRDefault="000637B2">
      <w:pPr>
        <w:spacing w:before="77"/>
        <w:ind w:left="661"/>
        <w:jc w:val="center"/>
        <w:rPr>
          <w:del w:id="373" w:author="Morgan Wills" w:date="2026-10-01T11:30:00Z"/>
          <w:rFonts w:ascii="Arial"/>
          <w:sz w:val="17"/>
        </w:rPr>
        <w:pPrChange w:id="374" w:author="Morgan Wills" w:date="2026-10-01T11:30:00Z">
          <w:pPr>
            <w:pStyle w:val="BodyText"/>
          </w:pPr>
        </w:pPrChange>
      </w:pPr>
    </w:p>
    <w:p w14:paraId="66AD0D3A" w14:textId="7B378455" w:rsidR="000637B2" w:rsidDel="004A606D" w:rsidRDefault="000637B2">
      <w:pPr>
        <w:spacing w:before="77"/>
        <w:ind w:left="661"/>
        <w:jc w:val="center"/>
        <w:rPr>
          <w:del w:id="375" w:author="Morgan Wills" w:date="2026-10-01T11:30:00Z"/>
          <w:rFonts w:ascii="Arial"/>
          <w:sz w:val="17"/>
        </w:rPr>
        <w:pPrChange w:id="376" w:author="Morgan Wills" w:date="2026-10-01T11:30:00Z">
          <w:pPr>
            <w:pStyle w:val="BodyText"/>
          </w:pPr>
        </w:pPrChange>
      </w:pPr>
    </w:p>
    <w:p w14:paraId="17E14C61" w14:textId="1BDCA9D1" w:rsidR="000637B2" w:rsidDel="004A606D" w:rsidRDefault="000637B2">
      <w:pPr>
        <w:spacing w:before="77"/>
        <w:ind w:left="661"/>
        <w:jc w:val="center"/>
        <w:rPr>
          <w:del w:id="377" w:author="Morgan Wills" w:date="2026-10-01T11:30:00Z"/>
          <w:rFonts w:ascii="Arial"/>
          <w:sz w:val="17"/>
        </w:rPr>
        <w:pPrChange w:id="378" w:author="Morgan Wills" w:date="2026-10-01T11:30:00Z">
          <w:pPr>
            <w:pStyle w:val="BodyText"/>
          </w:pPr>
        </w:pPrChange>
      </w:pPr>
    </w:p>
    <w:p w14:paraId="393BE4B4" w14:textId="7B6B70FE" w:rsidR="000637B2" w:rsidDel="004A606D" w:rsidRDefault="000637B2">
      <w:pPr>
        <w:spacing w:before="77"/>
        <w:ind w:left="661"/>
        <w:jc w:val="center"/>
        <w:rPr>
          <w:del w:id="379" w:author="Morgan Wills" w:date="2026-10-01T11:30:00Z"/>
          <w:rFonts w:ascii="Arial"/>
          <w:sz w:val="17"/>
        </w:rPr>
        <w:pPrChange w:id="380" w:author="Morgan Wills" w:date="2026-10-01T11:30:00Z">
          <w:pPr>
            <w:pStyle w:val="BodyText"/>
          </w:pPr>
        </w:pPrChange>
      </w:pPr>
    </w:p>
    <w:p w14:paraId="49C1A176" w14:textId="63DAB7B5" w:rsidR="000637B2" w:rsidDel="004A606D" w:rsidRDefault="000637B2">
      <w:pPr>
        <w:spacing w:before="77"/>
        <w:ind w:left="661"/>
        <w:jc w:val="center"/>
        <w:rPr>
          <w:del w:id="381" w:author="Morgan Wills" w:date="2026-10-01T11:30:00Z"/>
          <w:rFonts w:ascii="Arial"/>
          <w:sz w:val="17"/>
        </w:rPr>
        <w:pPrChange w:id="382" w:author="Morgan Wills" w:date="2026-10-01T11:30:00Z">
          <w:pPr>
            <w:pStyle w:val="BodyText"/>
            <w:spacing w:before="61"/>
          </w:pPr>
        </w:pPrChange>
      </w:pPr>
    </w:p>
    <w:p w14:paraId="245BFE11" w14:textId="557CB657" w:rsidR="000637B2" w:rsidDel="004A606D" w:rsidRDefault="000C2105">
      <w:pPr>
        <w:spacing w:before="77"/>
        <w:ind w:left="661"/>
        <w:jc w:val="center"/>
        <w:rPr>
          <w:del w:id="383" w:author="Morgan Wills" w:date="2026-10-01T11:30:00Z"/>
          <w:rFonts w:ascii="Arial"/>
          <w:sz w:val="17"/>
        </w:rPr>
        <w:pPrChange w:id="384" w:author="Morgan Wills" w:date="2026-10-01T11:30:00Z">
          <w:pPr>
            <w:spacing w:line="276" w:lineRule="auto"/>
            <w:ind w:left="6931" w:right="212"/>
          </w:pPr>
        </w:pPrChange>
      </w:pPr>
      <w:del w:id="385" w:author="Morgan Wills" w:date="2026-10-01T11:30:00Z">
        <w:r w:rsidDel="004A606D">
          <w:rPr>
            <w:rFonts w:ascii="Arial"/>
            <w:sz w:val="17"/>
          </w:rPr>
          <w:delText>Itemize</w:delText>
        </w:r>
        <w:r w:rsidDel="004A606D">
          <w:rPr>
            <w:rFonts w:ascii="Arial"/>
            <w:spacing w:val="-2"/>
            <w:sz w:val="17"/>
          </w:rPr>
          <w:delText xml:space="preserve"> </w:delText>
        </w:r>
        <w:r w:rsidDel="004A606D">
          <w:rPr>
            <w:rFonts w:ascii="Arial"/>
            <w:sz w:val="17"/>
          </w:rPr>
          <w:delText>travel</w:delText>
        </w:r>
        <w:r w:rsidDel="004A606D">
          <w:rPr>
            <w:rFonts w:ascii="Arial"/>
            <w:spacing w:val="-5"/>
            <w:sz w:val="17"/>
          </w:rPr>
          <w:delText xml:space="preserve"> </w:delText>
        </w:r>
        <w:r w:rsidDel="004A606D">
          <w:rPr>
            <w:rFonts w:ascii="Arial"/>
            <w:sz w:val="17"/>
          </w:rPr>
          <w:delText>expenses</w:delText>
        </w:r>
        <w:r w:rsidDel="004A606D">
          <w:rPr>
            <w:rFonts w:ascii="Arial"/>
            <w:spacing w:val="-1"/>
            <w:sz w:val="17"/>
          </w:rPr>
          <w:delText xml:space="preserve"> </w:delText>
        </w:r>
        <w:r w:rsidDel="004A606D">
          <w:rPr>
            <w:rFonts w:ascii="Arial"/>
            <w:sz w:val="17"/>
          </w:rPr>
          <w:delText>with</w:delText>
        </w:r>
        <w:r w:rsidDel="004A606D">
          <w:rPr>
            <w:rFonts w:ascii="Arial"/>
            <w:spacing w:val="-4"/>
            <w:sz w:val="17"/>
          </w:rPr>
          <w:delText xml:space="preserve"> </w:delText>
        </w:r>
        <w:r w:rsidDel="004A606D">
          <w:rPr>
            <w:rFonts w:ascii="Arial"/>
            <w:sz w:val="17"/>
          </w:rPr>
          <w:delText>separate</w:delText>
        </w:r>
        <w:r w:rsidDel="004A606D">
          <w:rPr>
            <w:rFonts w:ascii="Arial"/>
            <w:spacing w:val="-4"/>
            <w:sz w:val="17"/>
          </w:rPr>
          <w:delText xml:space="preserve"> </w:delText>
        </w:r>
        <w:r w:rsidDel="004A606D">
          <w:rPr>
            <w:rFonts w:ascii="Arial"/>
            <w:sz w:val="17"/>
          </w:rPr>
          <w:delText>entries</w:delText>
        </w:r>
        <w:r w:rsidDel="004A606D">
          <w:rPr>
            <w:rFonts w:ascii="Arial"/>
            <w:spacing w:val="-1"/>
            <w:sz w:val="17"/>
          </w:rPr>
          <w:delText xml:space="preserve"> </w:delText>
        </w:r>
        <w:r w:rsidDel="004A606D">
          <w:rPr>
            <w:rFonts w:ascii="Arial"/>
            <w:sz w:val="17"/>
          </w:rPr>
          <w:delText>for</w:delText>
        </w:r>
        <w:r w:rsidDel="004A606D">
          <w:rPr>
            <w:rFonts w:ascii="Arial"/>
            <w:spacing w:val="-4"/>
            <w:sz w:val="17"/>
          </w:rPr>
          <w:delText xml:space="preserve"> </w:delText>
        </w:r>
        <w:r w:rsidDel="004A606D">
          <w:rPr>
            <w:rFonts w:ascii="Arial"/>
            <w:sz w:val="17"/>
          </w:rPr>
          <w:delText>airfare,</w:delText>
        </w:r>
        <w:r w:rsidDel="004A606D">
          <w:rPr>
            <w:rFonts w:ascii="Arial"/>
            <w:spacing w:val="-4"/>
            <w:sz w:val="17"/>
          </w:rPr>
          <w:delText xml:space="preserve"> </w:delText>
        </w:r>
        <w:r w:rsidDel="004A606D">
          <w:rPr>
            <w:rFonts w:ascii="Arial"/>
            <w:sz w:val="17"/>
          </w:rPr>
          <w:delText>car</w:delText>
        </w:r>
        <w:r w:rsidDel="004A606D">
          <w:rPr>
            <w:rFonts w:ascii="Arial"/>
            <w:spacing w:val="-4"/>
            <w:sz w:val="17"/>
          </w:rPr>
          <w:delText xml:space="preserve"> </w:delText>
        </w:r>
        <w:r w:rsidDel="004A606D">
          <w:rPr>
            <w:rFonts w:ascii="Arial"/>
            <w:sz w:val="17"/>
          </w:rPr>
          <w:delText>rental,</w:delText>
        </w:r>
        <w:r w:rsidDel="004A606D">
          <w:rPr>
            <w:rFonts w:ascii="Arial"/>
            <w:spacing w:val="-2"/>
            <w:sz w:val="17"/>
          </w:rPr>
          <w:delText xml:space="preserve"> </w:delText>
        </w:r>
        <w:r w:rsidDel="004A606D">
          <w:rPr>
            <w:rFonts w:ascii="Arial"/>
            <w:sz w:val="17"/>
          </w:rPr>
          <w:delText>mileage,</w:delText>
        </w:r>
        <w:r w:rsidDel="004A606D">
          <w:rPr>
            <w:rFonts w:ascii="Arial"/>
            <w:spacing w:val="-4"/>
            <w:sz w:val="17"/>
          </w:rPr>
          <w:delText xml:space="preserve"> </w:delText>
        </w:r>
        <w:r w:rsidDel="004A606D">
          <w:rPr>
            <w:rFonts w:ascii="Arial"/>
            <w:sz w:val="17"/>
          </w:rPr>
          <w:delText>hotel,</w:delText>
        </w:r>
        <w:r w:rsidDel="004A606D">
          <w:rPr>
            <w:rFonts w:ascii="Arial"/>
            <w:spacing w:val="-4"/>
            <w:sz w:val="17"/>
          </w:rPr>
          <w:delText xml:space="preserve"> </w:delText>
        </w:r>
        <w:r w:rsidDel="004A606D">
          <w:rPr>
            <w:rFonts w:ascii="Arial"/>
            <w:sz w:val="17"/>
          </w:rPr>
          <w:delText>etc. If you are claiming mileage,</w:delText>
        </w:r>
        <w:r w:rsidDel="004A606D">
          <w:rPr>
            <w:rFonts w:ascii="Arial"/>
            <w:spacing w:val="40"/>
            <w:sz w:val="17"/>
          </w:rPr>
          <w:delText xml:space="preserve"> </w:delText>
        </w:r>
        <w:r w:rsidDel="004A606D">
          <w:rPr>
            <w:rFonts w:ascii="Arial"/>
            <w:sz w:val="17"/>
          </w:rPr>
          <w:delText>enter the total miles and leave the cost entry blank</w:delText>
        </w:r>
      </w:del>
    </w:p>
    <w:p w14:paraId="782E8F9D" w14:textId="15E3E8C3" w:rsidR="000637B2" w:rsidDel="004A606D" w:rsidRDefault="000C2105">
      <w:pPr>
        <w:spacing w:before="77"/>
        <w:ind w:left="661"/>
        <w:jc w:val="center"/>
        <w:rPr>
          <w:del w:id="386" w:author="Morgan Wills" w:date="2026-10-01T11:30:00Z"/>
          <w:rFonts w:ascii="Arial"/>
          <w:sz w:val="17"/>
        </w:rPr>
        <w:pPrChange w:id="387" w:author="Morgan Wills" w:date="2026-10-01T11:30:00Z">
          <w:pPr>
            <w:spacing w:line="190" w:lineRule="exact"/>
            <w:ind w:left="6931"/>
          </w:pPr>
        </w:pPrChange>
      </w:pPr>
      <w:del w:id="388" w:author="Morgan Wills" w:date="2026-10-01T11:30:00Z">
        <w:r w:rsidDel="004A606D">
          <w:rPr>
            <w:rFonts w:ascii="Arial"/>
            <w:sz w:val="17"/>
          </w:rPr>
          <w:delText>Make</w:delText>
        </w:r>
        <w:r w:rsidDel="004A606D">
          <w:rPr>
            <w:rFonts w:ascii="Arial"/>
            <w:spacing w:val="-5"/>
            <w:sz w:val="17"/>
          </w:rPr>
          <w:delText xml:space="preserve"> </w:delText>
        </w:r>
        <w:r w:rsidDel="004A606D">
          <w:rPr>
            <w:rFonts w:ascii="Arial"/>
            <w:sz w:val="17"/>
          </w:rPr>
          <w:delText>sure</w:delText>
        </w:r>
        <w:r w:rsidDel="004A606D">
          <w:rPr>
            <w:rFonts w:ascii="Arial"/>
            <w:spacing w:val="-5"/>
            <w:sz w:val="17"/>
          </w:rPr>
          <w:delText xml:space="preserve"> </w:delText>
        </w:r>
        <w:r w:rsidDel="004A606D">
          <w:rPr>
            <w:rFonts w:ascii="Arial"/>
            <w:sz w:val="17"/>
          </w:rPr>
          <w:delText>to</w:delText>
        </w:r>
        <w:r w:rsidDel="004A606D">
          <w:rPr>
            <w:rFonts w:ascii="Arial"/>
            <w:spacing w:val="-5"/>
            <w:sz w:val="17"/>
          </w:rPr>
          <w:delText xml:space="preserve"> </w:delText>
        </w:r>
        <w:r w:rsidDel="004A606D">
          <w:rPr>
            <w:rFonts w:ascii="Arial"/>
            <w:sz w:val="17"/>
          </w:rPr>
          <w:delText>attach</w:delText>
        </w:r>
        <w:r w:rsidDel="004A606D">
          <w:rPr>
            <w:rFonts w:ascii="Arial"/>
            <w:spacing w:val="-4"/>
            <w:sz w:val="17"/>
          </w:rPr>
          <w:delText xml:space="preserve"> </w:delText>
        </w:r>
        <w:r w:rsidDel="004A606D">
          <w:rPr>
            <w:rFonts w:ascii="Arial"/>
            <w:sz w:val="17"/>
          </w:rPr>
          <w:delText>a</w:delText>
        </w:r>
        <w:r w:rsidDel="004A606D">
          <w:rPr>
            <w:rFonts w:ascii="Arial"/>
            <w:spacing w:val="-5"/>
            <w:sz w:val="17"/>
          </w:rPr>
          <w:delText xml:space="preserve"> </w:delText>
        </w:r>
        <w:r w:rsidDel="004A606D">
          <w:rPr>
            <w:rFonts w:ascii="Arial"/>
            <w:sz w:val="17"/>
          </w:rPr>
          <w:delText>receipt</w:delText>
        </w:r>
        <w:r w:rsidDel="004A606D">
          <w:rPr>
            <w:rFonts w:ascii="Arial"/>
            <w:spacing w:val="-3"/>
            <w:sz w:val="17"/>
          </w:rPr>
          <w:delText xml:space="preserve"> </w:delText>
        </w:r>
        <w:r w:rsidDel="004A606D">
          <w:rPr>
            <w:rFonts w:ascii="Arial"/>
            <w:sz w:val="17"/>
          </w:rPr>
          <w:delText>for</w:delText>
        </w:r>
        <w:r w:rsidDel="004A606D">
          <w:rPr>
            <w:rFonts w:ascii="Arial"/>
            <w:spacing w:val="-6"/>
            <w:sz w:val="17"/>
          </w:rPr>
          <w:delText xml:space="preserve"> </w:delText>
        </w:r>
        <w:r w:rsidDel="004A606D">
          <w:rPr>
            <w:rFonts w:ascii="Arial"/>
            <w:sz w:val="17"/>
          </w:rPr>
          <w:delText>each</w:delText>
        </w:r>
        <w:r w:rsidDel="004A606D">
          <w:rPr>
            <w:rFonts w:ascii="Arial"/>
            <w:spacing w:val="-2"/>
            <w:sz w:val="17"/>
          </w:rPr>
          <w:delText xml:space="preserve"> expense</w:delText>
        </w:r>
      </w:del>
    </w:p>
    <w:p w14:paraId="2D487824" w14:textId="63654D0A" w:rsidR="000637B2" w:rsidDel="004A606D" w:rsidRDefault="000637B2">
      <w:pPr>
        <w:spacing w:before="77"/>
        <w:ind w:left="661"/>
        <w:jc w:val="center"/>
        <w:rPr>
          <w:del w:id="389" w:author="Morgan Wills" w:date="2026-10-01T11:30:00Z"/>
          <w:rFonts w:ascii="Arial"/>
          <w:sz w:val="17"/>
        </w:rPr>
        <w:sectPr w:rsidR="000637B2" w:rsidDel="004A606D" w:rsidSect="004A606D">
          <w:pgSz w:w="12240" w:h="15840" w:orient="portrait"/>
          <w:pgMar w:top="720" w:right="720" w:bottom="720" w:left="720" w:header="720" w:footer="720" w:gutter="0"/>
          <w:cols w:space="720"/>
          <w:docGrid w:linePitch="299"/>
          <w:sectPrChange w:id="390" w:author="Morgan Wills" w:date="2026-10-01T11:31:00Z">
            <w:sectPr w:rsidR="000637B2" w:rsidDel="004A606D" w:rsidSect="004A606D">
              <w:pgSz w:w="15840" w:h="12240" w:orient="landscape"/>
              <w:pgMar w:top="1020" w:right="1440" w:bottom="280" w:left="720" w:header="720" w:footer="720" w:gutter="0"/>
              <w:docGrid w:linePitch="0"/>
            </w:sectPr>
          </w:sectPrChange>
        </w:sectPr>
        <w:pPrChange w:id="391" w:author="Morgan Wills" w:date="2026-10-01T11:30:00Z">
          <w:pPr>
            <w:spacing w:line="190" w:lineRule="exact"/>
          </w:pPr>
        </w:pPrChange>
      </w:pPr>
    </w:p>
    <w:p w14:paraId="5035CB87" w14:textId="53F63B98" w:rsidR="000637B2" w:rsidDel="004A606D" w:rsidRDefault="000C2105">
      <w:pPr>
        <w:spacing w:before="77"/>
        <w:ind w:left="661"/>
        <w:jc w:val="center"/>
        <w:rPr>
          <w:del w:id="392" w:author="Morgan Wills" w:date="2026-10-01T11:30:00Z"/>
          <w:rFonts w:ascii="Arial"/>
          <w:b/>
          <w:sz w:val="23"/>
        </w:rPr>
        <w:pPrChange w:id="393" w:author="Morgan Wills" w:date="2026-10-01T11:30:00Z">
          <w:pPr>
            <w:spacing w:before="70" w:line="226" w:lineRule="exact"/>
            <w:ind w:left="1" w:right="274"/>
            <w:jc w:val="center"/>
          </w:pPr>
        </w:pPrChange>
      </w:pPr>
      <w:del w:id="394" w:author="Morgan Wills" w:date="2026-10-01T11:30:00Z">
        <w:r w:rsidDel="004A606D">
          <w:rPr>
            <w:rFonts w:ascii="Arial"/>
            <w:b/>
            <w:spacing w:val="-2"/>
            <w:sz w:val="23"/>
          </w:rPr>
          <w:delText>Appendix</w:delText>
        </w:r>
        <w:r w:rsidDel="004A606D">
          <w:rPr>
            <w:rFonts w:ascii="Arial"/>
            <w:b/>
            <w:spacing w:val="-7"/>
            <w:sz w:val="23"/>
          </w:rPr>
          <w:delText xml:space="preserve"> </w:delText>
        </w:r>
        <w:r w:rsidDel="004A606D">
          <w:rPr>
            <w:rFonts w:ascii="Arial"/>
            <w:b/>
            <w:spacing w:val="-10"/>
            <w:sz w:val="23"/>
          </w:rPr>
          <w:delText>C</w:delText>
        </w:r>
      </w:del>
    </w:p>
    <w:p w14:paraId="3ACDDAB3" w14:textId="43F75937" w:rsidR="000637B2" w:rsidDel="004A606D" w:rsidRDefault="000C2105">
      <w:pPr>
        <w:spacing w:before="77"/>
        <w:ind w:left="661"/>
        <w:jc w:val="center"/>
        <w:rPr>
          <w:del w:id="395" w:author="Morgan Wills" w:date="2026-10-01T11:30:00Z"/>
          <w:rFonts w:ascii="Arial"/>
          <w:position w:val="2"/>
          <w:sz w:val="13"/>
        </w:rPr>
        <w:pPrChange w:id="396" w:author="Morgan Wills" w:date="2026-10-01T11:30:00Z">
          <w:pPr>
            <w:tabs>
              <w:tab w:val="left" w:pos="8999"/>
            </w:tabs>
            <w:spacing w:after="6" w:line="146" w:lineRule="exact"/>
            <w:ind w:left="360"/>
          </w:pPr>
        </w:pPrChange>
      </w:pPr>
      <w:del w:id="397" w:author="Morgan Wills" w:date="2026-10-01T11:30:00Z">
        <w:r w:rsidDel="004A606D">
          <w:rPr>
            <w:rFonts w:ascii="Arial"/>
            <w:sz w:val="16"/>
          </w:rPr>
          <w:delText>State</w:delText>
        </w:r>
        <w:r w:rsidDel="004A606D">
          <w:rPr>
            <w:rFonts w:ascii="Arial"/>
            <w:spacing w:val="-8"/>
            <w:sz w:val="16"/>
          </w:rPr>
          <w:delText xml:space="preserve"> </w:delText>
        </w:r>
        <w:r w:rsidDel="004A606D">
          <w:rPr>
            <w:rFonts w:ascii="Arial"/>
            <w:sz w:val="16"/>
          </w:rPr>
          <w:delText>of</w:delText>
        </w:r>
        <w:r w:rsidDel="004A606D">
          <w:rPr>
            <w:rFonts w:ascii="Arial"/>
            <w:spacing w:val="-4"/>
            <w:sz w:val="16"/>
          </w:rPr>
          <w:delText xml:space="preserve"> </w:delText>
        </w:r>
        <w:r w:rsidDel="004A606D">
          <w:rPr>
            <w:rFonts w:ascii="Arial"/>
            <w:spacing w:val="-2"/>
            <w:sz w:val="16"/>
          </w:rPr>
          <w:delText>Kansas</w:delText>
        </w:r>
        <w:r w:rsidDel="004A606D">
          <w:rPr>
            <w:rFonts w:ascii="Arial"/>
            <w:sz w:val="16"/>
          </w:rPr>
          <w:tab/>
          <w:delText>Contract</w:delText>
        </w:r>
        <w:r w:rsidDel="004A606D">
          <w:rPr>
            <w:rFonts w:ascii="Arial"/>
            <w:spacing w:val="2"/>
            <w:sz w:val="16"/>
          </w:rPr>
          <w:delText xml:space="preserve"> </w:delText>
        </w:r>
        <w:r w:rsidDel="004A606D">
          <w:rPr>
            <w:rFonts w:ascii="Arial"/>
            <w:sz w:val="16"/>
          </w:rPr>
          <w:delText>#</w:delText>
        </w:r>
        <w:r w:rsidDel="004A606D">
          <w:rPr>
            <w:rFonts w:ascii="Arial"/>
            <w:spacing w:val="-5"/>
            <w:sz w:val="16"/>
          </w:rPr>
          <w:delText xml:space="preserve"> </w:delText>
        </w:r>
        <w:r w:rsidDel="004A606D">
          <w:rPr>
            <w:rFonts w:ascii="Arial"/>
            <w:position w:val="2"/>
            <w:sz w:val="13"/>
          </w:rPr>
          <w:delText>A23-0044-</w:delText>
        </w:r>
        <w:r w:rsidDel="004A606D">
          <w:rPr>
            <w:rFonts w:ascii="Arial"/>
            <w:spacing w:val="-4"/>
            <w:position w:val="2"/>
            <w:sz w:val="13"/>
          </w:rPr>
          <w:delText>S103</w:delText>
        </w:r>
      </w:del>
    </w:p>
    <w:p w14:paraId="064BEB02" w14:textId="55E88CEB" w:rsidR="000637B2" w:rsidDel="004A606D" w:rsidRDefault="000C2105">
      <w:pPr>
        <w:spacing w:before="77"/>
        <w:ind w:left="661"/>
        <w:jc w:val="center"/>
        <w:rPr>
          <w:del w:id="398" w:author="Morgan Wills" w:date="2026-10-01T11:30:00Z"/>
          <w:rFonts w:ascii="Arial"/>
          <w:sz w:val="2"/>
        </w:rPr>
        <w:pPrChange w:id="399" w:author="Morgan Wills" w:date="2026-10-01T11:30:00Z">
          <w:pPr>
            <w:spacing w:line="20" w:lineRule="exact"/>
            <w:ind w:left="9755"/>
          </w:pPr>
        </w:pPrChange>
      </w:pPr>
      <w:del w:id="400" w:author="Morgan Wills" w:date="2026-10-01T11:30:00Z">
        <w:r w:rsidDel="004A606D">
          <w:rPr>
            <w:rFonts w:ascii="Arial"/>
            <w:noProof/>
            <w:sz w:val="2"/>
          </w:rPr>
          <mc:AlternateContent>
            <mc:Choice Requires="wpg">
              <w:drawing>
                <wp:inline distT="0" distB="0" distL="0" distR="0" wp14:anchorId="1AA9CE9F" wp14:editId="7F687534">
                  <wp:extent cx="732790" cy="6985"/>
                  <wp:effectExtent l="9525" t="0" r="634" b="2539"/>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2790" cy="6985"/>
                            <a:chOff x="0" y="0"/>
                            <a:chExt cx="732790" cy="6985"/>
                          </a:xfrm>
                        </wpg:grpSpPr>
                        <wps:wsp>
                          <wps:cNvPr id="28" name="Graphic 28"/>
                          <wps:cNvSpPr/>
                          <wps:spPr>
                            <a:xfrm>
                              <a:off x="0" y="3213"/>
                              <a:ext cx="732790" cy="1270"/>
                            </a:xfrm>
                            <a:custGeom>
                              <a:avLst/>
                              <a:gdLst/>
                              <a:ahLst/>
                              <a:cxnLst/>
                              <a:rect l="l" t="t" r="r" b="b"/>
                              <a:pathLst>
                                <a:path w="732790">
                                  <a:moveTo>
                                    <a:pt x="0" y="0"/>
                                  </a:moveTo>
                                  <a:lnTo>
                                    <a:pt x="732726" y="0"/>
                                  </a:lnTo>
                                </a:path>
                              </a:pathLst>
                            </a:custGeom>
                            <a:ln w="642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6162D2" id="Group 27" o:spid="_x0000_s1026" style="width:57.7pt;height:.55pt;mso-position-horizontal-relative:char;mso-position-vertical-relative:line" coordsize="732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">
                  <v:shape id="Graphic 28" o:spid="_x0000_s1027" style="position:absolute;top:32;width:7327;height:12;visibility:visible;mso-wrap-style:square;v-text-anchor:top" coordsize="732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" path="m,l732726,e" filled="f" strokeweight=".1785mm">
                    <v:path arrowok="t"/>
                  </v:shape>
                  <w10:anchorlock/>
                </v:group>
              </w:pict>
            </mc:Fallback>
          </mc:AlternateContent>
        </w:r>
      </w:del>
    </w:p>
    <w:p w14:paraId="2983675F" w14:textId="55730496" w:rsidR="000637B2" w:rsidDel="004A606D" w:rsidRDefault="000637B2">
      <w:pPr>
        <w:spacing w:before="77"/>
        <w:ind w:left="661"/>
        <w:jc w:val="center"/>
        <w:rPr>
          <w:del w:id="401" w:author="Morgan Wills" w:date="2026-10-01T11:30:00Z"/>
          <w:rFonts w:ascii="Arial"/>
          <w:sz w:val="16"/>
        </w:rPr>
        <w:pPrChange w:id="402" w:author="Morgan Wills" w:date="2026-10-01T11:30:00Z">
          <w:pPr>
            <w:pStyle w:val="BodyText"/>
            <w:spacing w:before="93"/>
          </w:pPr>
        </w:pPrChange>
      </w:pPr>
    </w:p>
    <w:p w14:paraId="31217178" w14:textId="5675944F" w:rsidR="000637B2" w:rsidDel="004A606D" w:rsidRDefault="000C2105">
      <w:pPr>
        <w:spacing w:before="77"/>
        <w:ind w:left="661"/>
        <w:jc w:val="center"/>
        <w:rPr>
          <w:del w:id="403" w:author="Morgan Wills" w:date="2026-10-01T11:30:00Z"/>
          <w:rFonts w:ascii="Arial"/>
          <w:sz w:val="16"/>
        </w:rPr>
        <w:pPrChange w:id="404" w:author="Morgan Wills" w:date="2026-10-01T11:30:00Z">
          <w:pPr>
            <w:tabs>
              <w:tab w:val="left" w:pos="8999"/>
            </w:tabs>
            <w:spacing w:before="1" w:after="4"/>
            <w:ind w:left="360"/>
          </w:pPr>
        </w:pPrChange>
      </w:pPr>
      <w:del w:id="405" w:author="Morgan Wills" w:date="2026-10-01T11:30:00Z">
        <w:r w:rsidDel="004A606D">
          <w:rPr>
            <w:rFonts w:ascii="Arial"/>
            <w:sz w:val="16"/>
          </w:rPr>
          <w:delText>Kansas</w:delText>
        </w:r>
        <w:r w:rsidDel="004A606D">
          <w:rPr>
            <w:rFonts w:ascii="Arial"/>
            <w:spacing w:val="-10"/>
            <w:sz w:val="16"/>
          </w:rPr>
          <w:delText xml:space="preserve"> </w:delText>
        </w:r>
        <w:r w:rsidDel="004A606D">
          <w:rPr>
            <w:rFonts w:ascii="Arial"/>
            <w:sz w:val="16"/>
          </w:rPr>
          <w:delText>State</w:delText>
        </w:r>
        <w:r w:rsidDel="004A606D">
          <w:rPr>
            <w:rFonts w:ascii="Arial"/>
            <w:spacing w:val="-9"/>
            <w:sz w:val="16"/>
          </w:rPr>
          <w:delText xml:space="preserve"> </w:delText>
        </w:r>
        <w:r w:rsidDel="004A606D">
          <w:rPr>
            <w:rFonts w:ascii="Arial"/>
            <w:spacing w:val="-2"/>
            <w:sz w:val="16"/>
          </w:rPr>
          <w:delText>University</w:delText>
        </w:r>
        <w:r w:rsidDel="004A606D">
          <w:rPr>
            <w:rFonts w:ascii="Arial"/>
            <w:sz w:val="16"/>
          </w:rPr>
          <w:tab/>
        </w:r>
        <w:r w:rsidDel="004A606D">
          <w:rPr>
            <w:rFonts w:ascii="Arial"/>
            <w:spacing w:val="-2"/>
            <w:sz w:val="16"/>
          </w:rPr>
          <w:delText>Initials</w:delText>
        </w:r>
      </w:del>
    </w:p>
    <w:p w14:paraId="6B0AC6C8" w14:textId="0F7A9042" w:rsidR="000637B2" w:rsidDel="004A606D" w:rsidRDefault="000C2105">
      <w:pPr>
        <w:spacing w:before="77"/>
        <w:ind w:left="661"/>
        <w:jc w:val="center"/>
        <w:rPr>
          <w:del w:id="406" w:author="Morgan Wills" w:date="2026-10-01T11:30:00Z"/>
          <w:rFonts w:ascii="Arial"/>
          <w:sz w:val="2"/>
        </w:rPr>
        <w:pPrChange w:id="407" w:author="Morgan Wills" w:date="2026-10-01T11:30:00Z">
          <w:pPr>
            <w:spacing w:line="20" w:lineRule="exact"/>
            <w:ind w:left="9738"/>
          </w:pPr>
        </w:pPrChange>
      </w:pPr>
      <w:del w:id="408" w:author="Morgan Wills" w:date="2026-10-01T11:30:00Z">
        <w:r w:rsidDel="004A606D">
          <w:rPr>
            <w:rFonts w:ascii="Arial"/>
            <w:noProof/>
            <w:sz w:val="2"/>
          </w:rPr>
          <mc:AlternateContent>
            <mc:Choice Requires="wpg">
              <w:drawing>
                <wp:inline distT="0" distB="0" distL="0" distR="0" wp14:anchorId="65653979" wp14:editId="775AB6A3">
                  <wp:extent cx="732790" cy="6985"/>
                  <wp:effectExtent l="9525" t="0" r="634" b="2539"/>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2790" cy="6985"/>
                            <a:chOff x="0" y="0"/>
                            <a:chExt cx="732790" cy="6985"/>
                          </a:xfrm>
                        </wpg:grpSpPr>
                        <wps:wsp>
                          <wps:cNvPr id="30" name="Graphic 30"/>
                          <wps:cNvSpPr/>
                          <wps:spPr>
                            <a:xfrm>
                              <a:off x="0" y="3213"/>
                              <a:ext cx="732790" cy="1270"/>
                            </a:xfrm>
                            <a:custGeom>
                              <a:avLst/>
                              <a:gdLst/>
                              <a:ahLst/>
                              <a:cxnLst/>
                              <a:rect l="l" t="t" r="r" b="b"/>
                              <a:pathLst>
                                <a:path w="732790">
                                  <a:moveTo>
                                    <a:pt x="0" y="0"/>
                                  </a:moveTo>
                                  <a:lnTo>
                                    <a:pt x="732726" y="0"/>
                                  </a:lnTo>
                                </a:path>
                              </a:pathLst>
                            </a:custGeom>
                            <a:ln w="642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A5AE17F" id="Group 29" o:spid="_x0000_s1026" style="width:57.7pt;height:.55pt;mso-position-horizontal-relative:char;mso-position-vertical-relative:line" coordsize="732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">
                  <v:shape id="Graphic 30" o:spid="_x0000_s1027" style="position:absolute;top:32;width:7327;height:12;visibility:visible;mso-wrap-style:square;v-text-anchor:top" coordsize="732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" path="m,l732726,e" filled="f" strokeweight=".1785mm">
                    <v:path arrowok="t"/>
                  </v:shape>
                  <w10:anchorlock/>
                </v:group>
              </w:pict>
            </mc:Fallback>
          </mc:AlternateContent>
        </w:r>
      </w:del>
    </w:p>
    <w:p w14:paraId="1778DDB8" w14:textId="6F2495E6" w:rsidR="000637B2" w:rsidDel="004A606D" w:rsidRDefault="000C2105">
      <w:pPr>
        <w:spacing w:before="77"/>
        <w:ind w:left="661"/>
        <w:jc w:val="center"/>
        <w:rPr>
          <w:del w:id="409" w:author="Morgan Wills" w:date="2026-10-01T11:30:00Z"/>
          <w:rFonts w:ascii="Arial"/>
          <w:sz w:val="16"/>
        </w:rPr>
        <w:pPrChange w:id="410" w:author="Morgan Wills" w:date="2026-10-01T11:30:00Z">
          <w:pPr>
            <w:ind w:left="360"/>
          </w:pPr>
        </w:pPrChange>
      </w:pPr>
      <w:del w:id="411" w:author="Morgan Wills" w:date="2026-10-01T11:30:00Z">
        <w:r w:rsidDel="004A606D">
          <w:rPr>
            <w:rFonts w:ascii="Arial"/>
            <w:sz w:val="16"/>
          </w:rPr>
          <w:delText>KSU-146a</w:delText>
        </w:r>
        <w:r w:rsidDel="004A606D">
          <w:rPr>
            <w:rFonts w:ascii="Arial"/>
            <w:spacing w:val="-12"/>
            <w:sz w:val="16"/>
          </w:rPr>
          <w:delText xml:space="preserve"> </w:delText>
        </w:r>
        <w:r w:rsidDel="004A606D">
          <w:rPr>
            <w:rFonts w:ascii="Arial"/>
            <w:sz w:val="16"/>
          </w:rPr>
          <w:delText>(Rev.</w:delText>
        </w:r>
        <w:r w:rsidDel="004A606D">
          <w:rPr>
            <w:rFonts w:ascii="Arial"/>
            <w:spacing w:val="-7"/>
            <w:sz w:val="16"/>
          </w:rPr>
          <w:delText xml:space="preserve"> </w:delText>
        </w:r>
        <w:r w:rsidDel="004A606D">
          <w:rPr>
            <w:rFonts w:ascii="Arial"/>
            <w:sz w:val="16"/>
          </w:rPr>
          <w:delText>7-</w:delText>
        </w:r>
        <w:r w:rsidDel="004A606D">
          <w:rPr>
            <w:rFonts w:ascii="Arial"/>
            <w:spacing w:val="-5"/>
            <w:sz w:val="16"/>
          </w:rPr>
          <w:delText>20)</w:delText>
        </w:r>
      </w:del>
    </w:p>
    <w:p w14:paraId="12DEA773" w14:textId="10C2BC26" w:rsidR="000637B2" w:rsidDel="004A606D" w:rsidRDefault="000C2105">
      <w:pPr>
        <w:spacing w:before="77"/>
        <w:ind w:left="661"/>
        <w:jc w:val="center"/>
        <w:rPr>
          <w:del w:id="412" w:author="Morgan Wills" w:date="2026-10-01T11:30:00Z"/>
          <w:rFonts w:ascii="Arial"/>
          <w:b/>
          <w:sz w:val="16"/>
        </w:rPr>
        <w:pPrChange w:id="413" w:author="Morgan Wills" w:date="2026-10-01T11:30:00Z">
          <w:pPr>
            <w:spacing w:before="154"/>
            <w:ind w:left="274" w:right="273"/>
            <w:jc w:val="center"/>
          </w:pPr>
        </w:pPrChange>
      </w:pPr>
      <w:del w:id="414" w:author="Morgan Wills" w:date="2026-10-01T11:30:00Z">
        <w:r w:rsidDel="004A606D">
          <w:rPr>
            <w:rFonts w:ascii="Arial"/>
            <w:b/>
            <w:spacing w:val="-2"/>
            <w:sz w:val="16"/>
          </w:rPr>
          <w:delText>CONTRACTUAL</w:delText>
        </w:r>
        <w:r w:rsidDel="004A606D">
          <w:rPr>
            <w:rFonts w:ascii="Arial"/>
            <w:b/>
            <w:spacing w:val="1"/>
            <w:sz w:val="16"/>
          </w:rPr>
          <w:delText xml:space="preserve"> </w:delText>
        </w:r>
        <w:r w:rsidDel="004A606D">
          <w:rPr>
            <w:rFonts w:ascii="Arial"/>
            <w:b/>
            <w:spacing w:val="-2"/>
            <w:sz w:val="16"/>
          </w:rPr>
          <w:delText>PROVISIONS</w:delText>
        </w:r>
        <w:r w:rsidDel="004A606D">
          <w:rPr>
            <w:rFonts w:ascii="Arial"/>
            <w:b/>
            <w:spacing w:val="7"/>
            <w:sz w:val="16"/>
          </w:rPr>
          <w:delText xml:space="preserve"> </w:delText>
        </w:r>
        <w:r w:rsidDel="004A606D">
          <w:rPr>
            <w:rFonts w:ascii="Arial"/>
            <w:b/>
            <w:spacing w:val="-2"/>
            <w:sz w:val="16"/>
          </w:rPr>
          <w:delText>ATTACHMENT</w:delText>
        </w:r>
      </w:del>
    </w:p>
    <w:p w14:paraId="02CAA4D2" w14:textId="19B8BDF2" w:rsidR="000637B2" w:rsidDel="004A606D" w:rsidRDefault="000637B2">
      <w:pPr>
        <w:spacing w:before="77"/>
        <w:ind w:left="661"/>
        <w:jc w:val="center"/>
        <w:rPr>
          <w:del w:id="415" w:author="Morgan Wills" w:date="2026-10-01T11:30:00Z"/>
          <w:rFonts w:ascii="Arial"/>
          <w:b/>
          <w:sz w:val="16"/>
        </w:rPr>
        <w:pPrChange w:id="416" w:author="Morgan Wills" w:date="2026-10-01T11:30:00Z">
          <w:pPr>
            <w:pStyle w:val="BodyText"/>
            <w:spacing w:before="7"/>
          </w:pPr>
        </w:pPrChange>
      </w:pPr>
    </w:p>
    <w:p w14:paraId="3321CF0D" w14:textId="1097EA4E" w:rsidR="000637B2" w:rsidDel="004A606D" w:rsidRDefault="000C2105">
      <w:pPr>
        <w:spacing w:before="77"/>
        <w:ind w:left="661"/>
        <w:jc w:val="center"/>
        <w:rPr>
          <w:del w:id="417" w:author="Morgan Wills" w:date="2026-10-01T11:30:00Z"/>
          <w:rFonts w:ascii="Arial" w:hAnsi="Arial"/>
          <w:sz w:val="15"/>
        </w:rPr>
        <w:pPrChange w:id="418" w:author="Morgan Wills" w:date="2026-10-01T11:30:00Z">
          <w:pPr>
            <w:spacing w:line="237" w:lineRule="auto"/>
            <w:ind w:left="1312" w:right="349" w:hanging="953"/>
            <w:jc w:val="both"/>
          </w:pPr>
        </w:pPrChange>
      </w:pPr>
      <w:del w:id="419" w:author="Morgan Wills" w:date="2026-10-01T11:30:00Z">
        <w:r w:rsidDel="004A606D">
          <w:rPr>
            <w:rFonts w:ascii="Arial" w:hAnsi="Arial"/>
            <w:sz w:val="15"/>
          </w:rPr>
          <w:delText>Important:</w:delText>
        </w:r>
        <w:r w:rsidDel="004A606D">
          <w:rPr>
            <w:rFonts w:ascii="Arial" w:hAnsi="Arial"/>
            <w:spacing w:val="80"/>
            <w:sz w:val="15"/>
          </w:rPr>
          <w:delText xml:space="preserve"> </w:delText>
        </w:r>
        <w:r w:rsidDel="004A606D">
          <w:rPr>
            <w:rFonts w:ascii="Arial" w:hAnsi="Arial"/>
            <w:sz w:val="15"/>
          </w:rPr>
          <w:delText>This form contains mandatory contract provisions and must be attached to and specifically incorporated in all contractual agreements by adding the following</w:delText>
        </w:r>
        <w:r w:rsidDel="004A606D">
          <w:rPr>
            <w:rFonts w:ascii="Arial" w:hAnsi="Arial"/>
            <w:spacing w:val="-2"/>
            <w:sz w:val="15"/>
          </w:rPr>
          <w:delText xml:space="preserve"> </w:delText>
        </w:r>
        <w:r w:rsidDel="004A606D">
          <w:rPr>
            <w:rFonts w:ascii="Arial" w:hAnsi="Arial"/>
            <w:sz w:val="15"/>
          </w:rPr>
          <w:delText>statement</w:delText>
        </w:r>
        <w:r w:rsidDel="004A606D">
          <w:rPr>
            <w:rFonts w:ascii="Arial" w:hAnsi="Arial"/>
            <w:spacing w:val="-4"/>
            <w:sz w:val="15"/>
          </w:rPr>
          <w:delText xml:space="preserve"> </w:delText>
        </w:r>
        <w:r w:rsidDel="004A606D">
          <w:rPr>
            <w:rFonts w:ascii="Arial" w:hAnsi="Arial"/>
            <w:sz w:val="15"/>
          </w:rPr>
          <w:delText>to</w:delText>
        </w:r>
        <w:r w:rsidDel="004A606D">
          <w:rPr>
            <w:rFonts w:ascii="Arial" w:hAnsi="Arial"/>
            <w:spacing w:val="-5"/>
            <w:sz w:val="15"/>
          </w:rPr>
          <w:delText xml:space="preserve"> </w:delText>
        </w:r>
        <w:r w:rsidDel="004A606D">
          <w:rPr>
            <w:rFonts w:ascii="Arial" w:hAnsi="Arial"/>
            <w:sz w:val="15"/>
          </w:rPr>
          <w:delText>the</w:delText>
        </w:r>
        <w:r w:rsidDel="004A606D">
          <w:rPr>
            <w:rFonts w:ascii="Arial" w:hAnsi="Arial"/>
            <w:spacing w:val="-10"/>
            <w:sz w:val="15"/>
          </w:rPr>
          <w:delText xml:space="preserve"> </w:delText>
        </w:r>
        <w:r w:rsidDel="004A606D">
          <w:rPr>
            <w:rFonts w:ascii="Arial" w:hAnsi="Arial"/>
            <w:sz w:val="15"/>
          </w:rPr>
          <w:delText>main</w:delText>
        </w:r>
        <w:r w:rsidDel="004A606D">
          <w:rPr>
            <w:rFonts w:ascii="Arial" w:hAnsi="Arial"/>
            <w:spacing w:val="-5"/>
            <w:sz w:val="15"/>
          </w:rPr>
          <w:delText xml:space="preserve"> </w:delText>
        </w:r>
        <w:r w:rsidDel="004A606D">
          <w:rPr>
            <w:rFonts w:ascii="Arial" w:hAnsi="Arial"/>
            <w:sz w:val="15"/>
          </w:rPr>
          <w:delText>body</w:delText>
        </w:r>
        <w:r w:rsidDel="004A606D">
          <w:rPr>
            <w:rFonts w:ascii="Arial" w:hAnsi="Arial"/>
            <w:spacing w:val="-6"/>
            <w:sz w:val="15"/>
          </w:rPr>
          <w:delText xml:space="preserve"> </w:delText>
        </w:r>
        <w:r w:rsidDel="004A606D">
          <w:rPr>
            <w:rFonts w:ascii="Arial" w:hAnsi="Arial"/>
            <w:sz w:val="15"/>
          </w:rPr>
          <w:delText>of</w:delText>
        </w:r>
        <w:r w:rsidDel="004A606D">
          <w:rPr>
            <w:rFonts w:ascii="Arial" w:hAnsi="Arial"/>
            <w:spacing w:val="-4"/>
            <w:sz w:val="15"/>
          </w:rPr>
          <w:delText xml:space="preserve"> </w:delText>
        </w:r>
        <w:r w:rsidDel="004A606D">
          <w:rPr>
            <w:rFonts w:ascii="Arial" w:hAnsi="Arial"/>
            <w:sz w:val="15"/>
          </w:rPr>
          <w:delText>the</w:delText>
        </w:r>
        <w:r w:rsidDel="004A606D">
          <w:rPr>
            <w:rFonts w:ascii="Arial" w:hAnsi="Arial"/>
            <w:spacing w:val="-7"/>
            <w:sz w:val="15"/>
          </w:rPr>
          <w:delText xml:space="preserve"> </w:delText>
        </w:r>
        <w:r w:rsidDel="004A606D">
          <w:rPr>
            <w:rFonts w:ascii="Arial" w:hAnsi="Arial"/>
            <w:sz w:val="15"/>
          </w:rPr>
          <w:delText>contract:</w:delText>
        </w:r>
        <w:r w:rsidDel="004A606D">
          <w:rPr>
            <w:rFonts w:ascii="Arial" w:hAnsi="Arial"/>
            <w:spacing w:val="-4"/>
            <w:sz w:val="15"/>
          </w:rPr>
          <w:delText xml:space="preserve"> </w:delText>
        </w:r>
        <w:r w:rsidDel="004A606D">
          <w:rPr>
            <w:rFonts w:ascii="Arial" w:hAnsi="Arial"/>
            <w:sz w:val="15"/>
          </w:rPr>
          <w:delText>“The</w:delText>
        </w:r>
        <w:r w:rsidDel="004A606D">
          <w:rPr>
            <w:rFonts w:ascii="Arial" w:hAnsi="Arial"/>
            <w:spacing w:val="-5"/>
            <w:sz w:val="15"/>
          </w:rPr>
          <w:delText xml:space="preserve"> </w:delText>
        </w:r>
        <w:r w:rsidDel="004A606D">
          <w:rPr>
            <w:rFonts w:ascii="Arial" w:hAnsi="Arial"/>
            <w:sz w:val="15"/>
          </w:rPr>
          <w:delText>Provisions</w:delText>
        </w:r>
        <w:r w:rsidDel="004A606D">
          <w:rPr>
            <w:rFonts w:ascii="Arial" w:hAnsi="Arial"/>
            <w:spacing w:val="-4"/>
            <w:sz w:val="15"/>
          </w:rPr>
          <w:delText xml:space="preserve"> </w:delText>
        </w:r>
        <w:r w:rsidDel="004A606D">
          <w:rPr>
            <w:rFonts w:ascii="Arial" w:hAnsi="Arial"/>
            <w:sz w:val="15"/>
          </w:rPr>
          <w:delText>found in</w:delText>
        </w:r>
        <w:r w:rsidDel="004A606D">
          <w:rPr>
            <w:rFonts w:ascii="Arial" w:hAnsi="Arial"/>
            <w:spacing w:val="-7"/>
            <w:sz w:val="15"/>
          </w:rPr>
          <w:delText xml:space="preserve"> </w:delText>
        </w:r>
        <w:r w:rsidDel="004A606D">
          <w:rPr>
            <w:rFonts w:ascii="Arial" w:hAnsi="Arial"/>
            <w:sz w:val="15"/>
          </w:rPr>
          <w:delText>Contractual</w:delText>
        </w:r>
        <w:r w:rsidDel="004A606D">
          <w:rPr>
            <w:rFonts w:ascii="Arial" w:hAnsi="Arial"/>
            <w:spacing w:val="-5"/>
            <w:sz w:val="15"/>
          </w:rPr>
          <w:delText xml:space="preserve"> </w:delText>
        </w:r>
        <w:r w:rsidDel="004A606D">
          <w:rPr>
            <w:rFonts w:ascii="Arial" w:hAnsi="Arial"/>
            <w:sz w:val="15"/>
          </w:rPr>
          <w:delText>Provisions</w:delText>
        </w:r>
        <w:r w:rsidDel="004A606D">
          <w:rPr>
            <w:rFonts w:ascii="Arial" w:hAnsi="Arial"/>
            <w:spacing w:val="-4"/>
            <w:sz w:val="15"/>
          </w:rPr>
          <w:delText xml:space="preserve"> </w:delText>
        </w:r>
        <w:r w:rsidDel="004A606D">
          <w:rPr>
            <w:rFonts w:ascii="Arial" w:hAnsi="Arial"/>
            <w:sz w:val="15"/>
          </w:rPr>
          <w:delText>Attachment</w:delText>
        </w:r>
        <w:r w:rsidDel="004A606D">
          <w:rPr>
            <w:rFonts w:ascii="Arial" w:hAnsi="Arial"/>
            <w:spacing w:val="-4"/>
            <w:sz w:val="15"/>
          </w:rPr>
          <w:delText xml:space="preserve"> </w:delText>
        </w:r>
        <w:r w:rsidDel="004A606D">
          <w:rPr>
            <w:rFonts w:ascii="Arial" w:hAnsi="Arial"/>
            <w:sz w:val="15"/>
          </w:rPr>
          <w:delText>(Form</w:delText>
        </w:r>
        <w:r w:rsidDel="004A606D">
          <w:rPr>
            <w:rFonts w:ascii="Arial" w:hAnsi="Arial"/>
            <w:spacing w:val="-1"/>
            <w:sz w:val="15"/>
          </w:rPr>
          <w:delText xml:space="preserve"> </w:delText>
        </w:r>
        <w:r w:rsidDel="004A606D">
          <w:rPr>
            <w:rFonts w:ascii="Arial" w:hAnsi="Arial"/>
            <w:sz w:val="15"/>
          </w:rPr>
          <w:delText>KSU-146a,</w:delText>
        </w:r>
        <w:r w:rsidDel="004A606D">
          <w:rPr>
            <w:rFonts w:ascii="Arial" w:hAnsi="Arial"/>
            <w:spacing w:val="-6"/>
            <w:sz w:val="15"/>
          </w:rPr>
          <w:delText xml:space="preserve"> </w:delText>
        </w:r>
        <w:r w:rsidDel="004A606D">
          <w:rPr>
            <w:rFonts w:ascii="Arial" w:hAnsi="Arial"/>
            <w:sz w:val="15"/>
          </w:rPr>
          <w:delText>Rev.</w:delText>
        </w:r>
        <w:r w:rsidDel="004A606D">
          <w:rPr>
            <w:rFonts w:ascii="Arial" w:hAnsi="Arial"/>
            <w:spacing w:val="-4"/>
            <w:sz w:val="15"/>
          </w:rPr>
          <w:delText xml:space="preserve"> </w:delText>
        </w:r>
        <w:r w:rsidDel="004A606D">
          <w:rPr>
            <w:rFonts w:ascii="Arial" w:hAnsi="Arial"/>
            <w:sz w:val="15"/>
          </w:rPr>
          <w:delText>7-20),</w:delText>
        </w:r>
        <w:r w:rsidDel="004A606D">
          <w:rPr>
            <w:rFonts w:ascii="Arial" w:hAnsi="Arial"/>
            <w:spacing w:val="-6"/>
            <w:sz w:val="15"/>
          </w:rPr>
          <w:delText xml:space="preserve"> </w:delText>
        </w:r>
        <w:r w:rsidDel="004A606D">
          <w:rPr>
            <w:rFonts w:ascii="Arial" w:hAnsi="Arial"/>
            <w:sz w:val="15"/>
          </w:rPr>
          <w:delText>which is attached hereto, are hereby incorporated in this contract and made a part hereof.”</w:delText>
        </w:r>
      </w:del>
    </w:p>
    <w:p w14:paraId="3310F97F" w14:textId="58CB3117" w:rsidR="000637B2" w:rsidDel="004A606D" w:rsidRDefault="000C2105">
      <w:pPr>
        <w:spacing w:before="77"/>
        <w:ind w:left="661"/>
        <w:jc w:val="center"/>
        <w:rPr>
          <w:del w:id="420" w:author="Morgan Wills" w:date="2026-10-01T11:30:00Z"/>
          <w:sz w:val="15"/>
        </w:rPr>
        <w:pPrChange w:id="421" w:author="Morgan Wills" w:date="2026-10-01T11:30:00Z">
          <w:pPr>
            <w:pStyle w:val="ListParagraph"/>
            <w:numPr>
              <w:numId w:val="1"/>
            </w:numPr>
            <w:tabs>
              <w:tab w:val="left" w:pos="1075"/>
            </w:tabs>
            <w:spacing w:before="171" w:line="244" w:lineRule="auto"/>
            <w:ind w:left="359" w:right="349" w:hanging="358"/>
            <w:jc w:val="left"/>
          </w:pPr>
        </w:pPrChange>
      </w:pPr>
      <w:del w:id="422" w:author="Morgan Wills" w:date="2026-10-01T11:30:00Z">
        <w:r w:rsidDel="004A606D">
          <w:rPr>
            <w:b/>
            <w:sz w:val="15"/>
            <w:u w:val="single"/>
          </w:rPr>
          <w:delText>Controlling Provisions</w:delText>
        </w:r>
        <w:r w:rsidDel="004A606D">
          <w:rPr>
            <w:sz w:val="15"/>
          </w:rPr>
          <w:delText>:</w:delText>
        </w:r>
        <w:r w:rsidDel="004A606D">
          <w:rPr>
            <w:spacing w:val="40"/>
            <w:sz w:val="15"/>
          </w:rPr>
          <w:delText xml:space="preserve"> </w:delText>
        </w:r>
        <w:r w:rsidDel="004A606D">
          <w:rPr>
            <w:sz w:val="15"/>
          </w:rPr>
          <w:delText>It is expressly agreed that the terms of each and every provision in this attachment shall prevail and control over the terms of any other conflicting provision in the contract (including, without limitation, all other attachments) in which this attachment is incorporated.</w:delText>
        </w:r>
        <w:r w:rsidDel="004A606D">
          <w:rPr>
            <w:spacing w:val="40"/>
            <w:sz w:val="15"/>
          </w:rPr>
          <w:delText xml:space="preserve"> </w:delText>
        </w:r>
        <w:r w:rsidDel="004A606D">
          <w:rPr>
            <w:sz w:val="15"/>
          </w:rPr>
          <w:delText>Any terms that conflict with or could be interpreted to conflict with this attachment are nullified.</w:delText>
        </w:r>
      </w:del>
    </w:p>
    <w:p w14:paraId="2D404A77" w14:textId="0AC4DA5C" w:rsidR="000637B2" w:rsidDel="004A606D" w:rsidRDefault="000C2105">
      <w:pPr>
        <w:spacing w:before="77"/>
        <w:ind w:left="661"/>
        <w:jc w:val="center"/>
        <w:rPr>
          <w:del w:id="423" w:author="Morgan Wills" w:date="2026-10-01T11:30:00Z"/>
          <w:sz w:val="15"/>
        </w:rPr>
        <w:pPrChange w:id="424" w:author="Morgan Wills" w:date="2026-10-01T11:30:00Z">
          <w:pPr>
            <w:pStyle w:val="ListParagraph"/>
            <w:numPr>
              <w:numId w:val="1"/>
            </w:numPr>
            <w:tabs>
              <w:tab w:val="left" w:pos="1075"/>
            </w:tabs>
            <w:spacing w:line="244" w:lineRule="auto"/>
            <w:ind w:left="359" w:firstLine="359"/>
            <w:jc w:val="left"/>
          </w:pPr>
        </w:pPrChange>
      </w:pPr>
      <w:del w:id="425" w:author="Morgan Wills" w:date="2026-10-01T11:30:00Z">
        <w:r w:rsidDel="004A606D">
          <w:rPr>
            <w:b/>
            <w:sz w:val="15"/>
            <w:u w:val="single"/>
          </w:rPr>
          <w:delText>Kansas</w:delText>
        </w:r>
        <w:r w:rsidDel="004A606D">
          <w:rPr>
            <w:b/>
            <w:spacing w:val="-5"/>
            <w:sz w:val="15"/>
            <w:u w:val="single"/>
          </w:rPr>
          <w:delText xml:space="preserve"> </w:delText>
        </w:r>
        <w:r w:rsidDel="004A606D">
          <w:rPr>
            <w:b/>
            <w:sz w:val="15"/>
            <w:u w:val="single"/>
          </w:rPr>
          <w:delText>Law</w:delText>
        </w:r>
        <w:r w:rsidDel="004A606D">
          <w:rPr>
            <w:b/>
            <w:spacing w:val="-5"/>
            <w:sz w:val="15"/>
            <w:u w:val="single"/>
          </w:rPr>
          <w:delText xml:space="preserve"> </w:delText>
        </w:r>
        <w:r w:rsidDel="004A606D">
          <w:rPr>
            <w:b/>
            <w:sz w:val="15"/>
            <w:u w:val="single"/>
          </w:rPr>
          <w:delText>and</w:delText>
        </w:r>
        <w:r w:rsidDel="004A606D">
          <w:rPr>
            <w:b/>
            <w:spacing w:val="-4"/>
            <w:sz w:val="15"/>
            <w:u w:val="single"/>
          </w:rPr>
          <w:delText xml:space="preserve"> </w:delText>
        </w:r>
        <w:r w:rsidDel="004A606D">
          <w:rPr>
            <w:b/>
            <w:sz w:val="15"/>
            <w:u w:val="single"/>
          </w:rPr>
          <w:delText>Venue</w:delText>
        </w:r>
        <w:r w:rsidDel="004A606D">
          <w:rPr>
            <w:sz w:val="15"/>
          </w:rPr>
          <w:delText>:</w:delText>
        </w:r>
        <w:r w:rsidDel="004A606D">
          <w:rPr>
            <w:spacing w:val="39"/>
            <w:sz w:val="15"/>
          </w:rPr>
          <w:delText xml:space="preserve"> </w:delText>
        </w:r>
        <w:r w:rsidDel="004A606D">
          <w:rPr>
            <w:sz w:val="15"/>
          </w:rPr>
          <w:delText>All</w:delText>
        </w:r>
        <w:r w:rsidDel="004A606D">
          <w:rPr>
            <w:spacing w:val="-7"/>
            <w:sz w:val="15"/>
          </w:rPr>
          <w:delText xml:space="preserve"> </w:delText>
        </w:r>
        <w:r w:rsidDel="004A606D">
          <w:rPr>
            <w:sz w:val="15"/>
          </w:rPr>
          <w:delText>matters</w:delText>
        </w:r>
        <w:r w:rsidDel="004A606D">
          <w:rPr>
            <w:spacing w:val="-1"/>
            <w:sz w:val="15"/>
          </w:rPr>
          <w:delText xml:space="preserve"> </w:delText>
        </w:r>
        <w:r w:rsidDel="004A606D">
          <w:rPr>
            <w:sz w:val="15"/>
          </w:rPr>
          <w:delText>arising</w:delText>
        </w:r>
        <w:r w:rsidDel="004A606D">
          <w:rPr>
            <w:spacing w:val="-5"/>
            <w:sz w:val="15"/>
          </w:rPr>
          <w:delText xml:space="preserve"> </w:delText>
        </w:r>
        <w:r w:rsidDel="004A606D">
          <w:rPr>
            <w:sz w:val="15"/>
          </w:rPr>
          <w:delText>out</w:delText>
        </w:r>
        <w:r w:rsidDel="004A606D">
          <w:rPr>
            <w:spacing w:val="-4"/>
            <w:sz w:val="15"/>
          </w:rPr>
          <w:delText xml:space="preserve"> </w:delText>
        </w:r>
        <w:r w:rsidDel="004A606D">
          <w:rPr>
            <w:sz w:val="15"/>
          </w:rPr>
          <w:delText>of</w:delText>
        </w:r>
        <w:r w:rsidDel="004A606D">
          <w:rPr>
            <w:spacing w:val="-1"/>
            <w:sz w:val="15"/>
          </w:rPr>
          <w:delText xml:space="preserve"> </w:delText>
        </w:r>
        <w:r w:rsidDel="004A606D">
          <w:rPr>
            <w:sz w:val="15"/>
          </w:rPr>
          <w:delText>or</w:delText>
        </w:r>
        <w:r w:rsidDel="004A606D">
          <w:rPr>
            <w:spacing w:val="-2"/>
            <w:sz w:val="15"/>
          </w:rPr>
          <w:delText xml:space="preserve"> </w:delText>
        </w:r>
        <w:r w:rsidDel="004A606D">
          <w:rPr>
            <w:sz w:val="15"/>
          </w:rPr>
          <w:delText>related</w:delText>
        </w:r>
        <w:r w:rsidDel="004A606D">
          <w:rPr>
            <w:spacing w:val="-7"/>
            <w:sz w:val="15"/>
          </w:rPr>
          <w:delText xml:space="preserve"> </w:delText>
        </w:r>
        <w:r w:rsidDel="004A606D">
          <w:rPr>
            <w:sz w:val="15"/>
          </w:rPr>
          <w:delText>to</w:delText>
        </w:r>
        <w:r w:rsidDel="004A606D">
          <w:rPr>
            <w:spacing w:val="-5"/>
            <w:sz w:val="15"/>
          </w:rPr>
          <w:delText xml:space="preserve"> </w:delText>
        </w:r>
        <w:r w:rsidDel="004A606D">
          <w:rPr>
            <w:sz w:val="15"/>
          </w:rPr>
          <w:delText>this</w:delText>
        </w:r>
        <w:r w:rsidDel="004A606D">
          <w:rPr>
            <w:spacing w:val="-6"/>
            <w:sz w:val="15"/>
          </w:rPr>
          <w:delText xml:space="preserve"> </w:delText>
        </w:r>
        <w:r w:rsidDel="004A606D">
          <w:rPr>
            <w:sz w:val="15"/>
          </w:rPr>
          <w:delText>contract</w:delText>
        </w:r>
        <w:r w:rsidDel="004A606D">
          <w:rPr>
            <w:spacing w:val="-3"/>
            <w:sz w:val="15"/>
          </w:rPr>
          <w:delText xml:space="preserve"> </w:delText>
        </w:r>
        <w:r w:rsidDel="004A606D">
          <w:rPr>
            <w:sz w:val="15"/>
          </w:rPr>
          <w:delText>shall</w:delText>
        </w:r>
        <w:r w:rsidDel="004A606D">
          <w:rPr>
            <w:spacing w:val="-5"/>
            <w:sz w:val="15"/>
          </w:rPr>
          <w:delText xml:space="preserve"> </w:delText>
        </w:r>
        <w:r w:rsidDel="004A606D">
          <w:rPr>
            <w:sz w:val="15"/>
          </w:rPr>
          <w:delText>be</w:delText>
        </w:r>
        <w:r w:rsidDel="004A606D">
          <w:rPr>
            <w:spacing w:val="-7"/>
            <w:sz w:val="15"/>
          </w:rPr>
          <w:delText xml:space="preserve"> </w:delText>
        </w:r>
        <w:r w:rsidDel="004A606D">
          <w:rPr>
            <w:sz w:val="15"/>
          </w:rPr>
          <w:delText>subject</w:delText>
        </w:r>
        <w:r w:rsidDel="004A606D">
          <w:rPr>
            <w:spacing w:val="-6"/>
            <w:sz w:val="15"/>
          </w:rPr>
          <w:delText xml:space="preserve"> </w:delText>
        </w:r>
        <w:r w:rsidDel="004A606D">
          <w:rPr>
            <w:sz w:val="15"/>
          </w:rPr>
          <w:delText>to, governed</w:delText>
        </w:r>
        <w:r w:rsidDel="004A606D">
          <w:rPr>
            <w:spacing w:val="-5"/>
            <w:sz w:val="15"/>
          </w:rPr>
          <w:delText xml:space="preserve"> </w:delText>
        </w:r>
        <w:r w:rsidDel="004A606D">
          <w:rPr>
            <w:sz w:val="15"/>
          </w:rPr>
          <w:delText>by,</w:delText>
        </w:r>
        <w:r w:rsidDel="004A606D">
          <w:rPr>
            <w:spacing w:val="-4"/>
            <w:sz w:val="15"/>
          </w:rPr>
          <w:delText xml:space="preserve"> </w:delText>
        </w:r>
        <w:r w:rsidDel="004A606D">
          <w:rPr>
            <w:sz w:val="15"/>
          </w:rPr>
          <w:delText>and</w:delText>
        </w:r>
        <w:r w:rsidDel="004A606D">
          <w:rPr>
            <w:spacing w:val="-5"/>
            <w:sz w:val="15"/>
          </w:rPr>
          <w:delText xml:space="preserve"> </w:delText>
        </w:r>
        <w:r w:rsidDel="004A606D">
          <w:rPr>
            <w:sz w:val="15"/>
          </w:rPr>
          <w:delText>construed</w:delText>
        </w:r>
        <w:r w:rsidDel="004A606D">
          <w:rPr>
            <w:spacing w:val="-5"/>
            <w:sz w:val="15"/>
          </w:rPr>
          <w:delText xml:space="preserve"> </w:delText>
        </w:r>
        <w:r w:rsidDel="004A606D">
          <w:rPr>
            <w:sz w:val="15"/>
          </w:rPr>
          <w:delText>according</w:delText>
        </w:r>
        <w:r w:rsidDel="004A606D">
          <w:rPr>
            <w:spacing w:val="-10"/>
            <w:sz w:val="15"/>
          </w:rPr>
          <w:delText xml:space="preserve"> </w:delText>
        </w:r>
        <w:r w:rsidDel="004A606D">
          <w:rPr>
            <w:sz w:val="15"/>
          </w:rPr>
          <w:delText>to</w:delText>
        </w:r>
        <w:r w:rsidDel="004A606D">
          <w:rPr>
            <w:spacing w:val="-5"/>
            <w:sz w:val="15"/>
          </w:rPr>
          <w:delText xml:space="preserve"> </w:delText>
        </w:r>
        <w:r w:rsidDel="004A606D">
          <w:rPr>
            <w:sz w:val="15"/>
          </w:rPr>
          <w:delText>the</w:delText>
        </w:r>
        <w:r w:rsidDel="004A606D">
          <w:rPr>
            <w:spacing w:val="-2"/>
            <w:sz w:val="15"/>
          </w:rPr>
          <w:delText xml:space="preserve"> </w:delText>
        </w:r>
        <w:r w:rsidDel="004A606D">
          <w:rPr>
            <w:sz w:val="15"/>
          </w:rPr>
          <w:delText>laws</w:delText>
        </w:r>
        <w:r w:rsidDel="004A606D">
          <w:rPr>
            <w:spacing w:val="-1"/>
            <w:sz w:val="15"/>
          </w:rPr>
          <w:delText xml:space="preserve"> </w:delText>
        </w:r>
        <w:r w:rsidDel="004A606D">
          <w:rPr>
            <w:sz w:val="15"/>
          </w:rPr>
          <w:delText>of</w:delText>
        </w:r>
        <w:r w:rsidDel="004A606D">
          <w:rPr>
            <w:spacing w:val="-4"/>
            <w:sz w:val="15"/>
          </w:rPr>
          <w:delText xml:space="preserve"> </w:delText>
        </w:r>
        <w:r w:rsidDel="004A606D">
          <w:rPr>
            <w:sz w:val="15"/>
          </w:rPr>
          <w:delText>the State of Kansas, and jurisdiction and</w:delText>
        </w:r>
        <w:r w:rsidDel="004A606D">
          <w:rPr>
            <w:spacing w:val="-1"/>
            <w:sz w:val="15"/>
          </w:rPr>
          <w:delText xml:space="preserve"> </w:delText>
        </w:r>
        <w:r w:rsidDel="004A606D">
          <w:rPr>
            <w:sz w:val="15"/>
          </w:rPr>
          <w:delText>venue of any suit arising out of or related</w:delText>
        </w:r>
        <w:r w:rsidDel="004A606D">
          <w:rPr>
            <w:spacing w:val="-1"/>
            <w:sz w:val="15"/>
          </w:rPr>
          <w:delText xml:space="preserve"> </w:delText>
        </w:r>
        <w:r w:rsidDel="004A606D">
          <w:rPr>
            <w:sz w:val="15"/>
          </w:rPr>
          <w:delText>to</w:delText>
        </w:r>
        <w:r w:rsidDel="004A606D">
          <w:rPr>
            <w:spacing w:val="-1"/>
            <w:sz w:val="15"/>
          </w:rPr>
          <w:delText xml:space="preserve"> </w:delText>
        </w:r>
        <w:r w:rsidDel="004A606D">
          <w:rPr>
            <w:sz w:val="15"/>
          </w:rPr>
          <w:delText>this contract shall reside only in courts located in the State of Kansas.</w:delText>
        </w:r>
      </w:del>
    </w:p>
    <w:p w14:paraId="16757C18" w14:textId="01A47742" w:rsidR="000637B2" w:rsidDel="004A606D" w:rsidRDefault="000C2105">
      <w:pPr>
        <w:spacing w:before="77"/>
        <w:ind w:left="661"/>
        <w:jc w:val="center"/>
        <w:rPr>
          <w:del w:id="426" w:author="Morgan Wills" w:date="2026-10-01T11:30:00Z"/>
          <w:sz w:val="15"/>
        </w:rPr>
        <w:pPrChange w:id="427" w:author="Morgan Wills" w:date="2026-10-01T11:30:00Z">
          <w:pPr>
            <w:pStyle w:val="ListParagraph"/>
            <w:numPr>
              <w:numId w:val="1"/>
            </w:numPr>
            <w:tabs>
              <w:tab w:val="left" w:pos="1076"/>
            </w:tabs>
            <w:ind w:left="359" w:right="348" w:hanging="358"/>
            <w:jc w:val="left"/>
          </w:pPr>
        </w:pPrChange>
      </w:pPr>
      <w:del w:id="428" w:author="Morgan Wills" w:date="2026-10-01T11:30:00Z">
        <w:r w:rsidDel="004A606D">
          <w:rPr>
            <w:b/>
            <w:sz w:val="15"/>
            <w:u w:val="single"/>
          </w:rPr>
          <w:delText>Disclaimer Of Liability</w:delText>
        </w:r>
        <w:r w:rsidDel="004A606D">
          <w:rPr>
            <w:sz w:val="15"/>
          </w:rPr>
          <w:delText>:</w:delText>
        </w:r>
        <w:r w:rsidDel="004A606D">
          <w:rPr>
            <w:spacing w:val="40"/>
            <w:sz w:val="15"/>
          </w:rPr>
          <w:delText xml:space="preserve"> </w:delText>
        </w:r>
        <w:r w:rsidDel="004A606D">
          <w:rPr>
            <w:sz w:val="15"/>
          </w:rPr>
          <w:delText>No provision of this contract will be given effect that attempts to require Kansas State University or any of its controlled corporations (collectively “University”) to defend, hold harmless, or indemnify any contractor or third party for any acts or omissions. The terms, conditions, and limitations</w:delText>
        </w:r>
        <w:r w:rsidDel="004A606D">
          <w:rPr>
            <w:spacing w:val="-3"/>
            <w:sz w:val="15"/>
          </w:rPr>
          <w:delText xml:space="preserve"> </w:delText>
        </w:r>
        <w:r w:rsidDel="004A606D">
          <w:rPr>
            <w:sz w:val="15"/>
          </w:rPr>
          <w:delText>of</w:delText>
        </w:r>
        <w:r w:rsidDel="004A606D">
          <w:rPr>
            <w:spacing w:val="-3"/>
            <w:sz w:val="15"/>
          </w:rPr>
          <w:delText xml:space="preserve"> </w:delText>
        </w:r>
        <w:r w:rsidDel="004A606D">
          <w:rPr>
            <w:sz w:val="15"/>
          </w:rPr>
          <w:delText>liability</w:delText>
        </w:r>
        <w:r w:rsidDel="004A606D">
          <w:rPr>
            <w:spacing w:val="-3"/>
            <w:sz w:val="15"/>
          </w:rPr>
          <w:delText xml:space="preserve"> </w:delText>
        </w:r>
        <w:r w:rsidDel="004A606D">
          <w:rPr>
            <w:sz w:val="15"/>
          </w:rPr>
          <w:delText>of</w:delText>
        </w:r>
        <w:r w:rsidDel="004A606D">
          <w:rPr>
            <w:spacing w:val="-3"/>
            <w:sz w:val="15"/>
          </w:rPr>
          <w:delText xml:space="preserve"> </w:delText>
        </w:r>
        <w:r w:rsidDel="004A606D">
          <w:rPr>
            <w:sz w:val="15"/>
          </w:rPr>
          <w:delText>the</w:delText>
        </w:r>
        <w:r w:rsidDel="004A606D">
          <w:rPr>
            <w:spacing w:val="-4"/>
            <w:sz w:val="15"/>
          </w:rPr>
          <w:delText xml:space="preserve"> </w:delText>
        </w:r>
        <w:r w:rsidDel="004A606D">
          <w:rPr>
            <w:sz w:val="15"/>
          </w:rPr>
          <w:delText>State</w:delText>
        </w:r>
        <w:r w:rsidDel="004A606D">
          <w:rPr>
            <w:spacing w:val="-2"/>
            <w:sz w:val="15"/>
          </w:rPr>
          <w:delText xml:space="preserve"> </w:delText>
        </w:r>
        <w:r w:rsidDel="004A606D">
          <w:rPr>
            <w:sz w:val="15"/>
          </w:rPr>
          <w:delText>of</w:delText>
        </w:r>
        <w:r w:rsidDel="004A606D">
          <w:rPr>
            <w:spacing w:val="-1"/>
            <w:sz w:val="15"/>
          </w:rPr>
          <w:delText xml:space="preserve"> </w:delText>
        </w:r>
        <w:r w:rsidDel="004A606D">
          <w:rPr>
            <w:sz w:val="15"/>
          </w:rPr>
          <w:delText>Kansas,</w:delText>
        </w:r>
        <w:r w:rsidDel="004A606D">
          <w:rPr>
            <w:spacing w:val="-3"/>
            <w:sz w:val="15"/>
          </w:rPr>
          <w:delText xml:space="preserve"> </w:delText>
        </w:r>
        <w:r w:rsidDel="004A606D">
          <w:rPr>
            <w:sz w:val="15"/>
          </w:rPr>
          <w:delText>the</w:delText>
        </w:r>
        <w:r w:rsidDel="004A606D">
          <w:rPr>
            <w:spacing w:val="-8"/>
            <w:sz w:val="15"/>
          </w:rPr>
          <w:delText xml:space="preserve"> </w:delText>
        </w:r>
        <w:r w:rsidDel="004A606D">
          <w:rPr>
            <w:sz w:val="15"/>
          </w:rPr>
          <w:delText>University,</w:delText>
        </w:r>
        <w:r w:rsidDel="004A606D">
          <w:rPr>
            <w:spacing w:val="-3"/>
            <w:sz w:val="15"/>
          </w:rPr>
          <w:delText xml:space="preserve"> </w:delText>
        </w:r>
        <w:r w:rsidDel="004A606D">
          <w:rPr>
            <w:sz w:val="15"/>
          </w:rPr>
          <w:delText>and</w:delText>
        </w:r>
        <w:r w:rsidDel="004A606D">
          <w:rPr>
            <w:spacing w:val="-8"/>
            <w:sz w:val="15"/>
          </w:rPr>
          <w:delText xml:space="preserve"> </w:delText>
        </w:r>
        <w:r w:rsidDel="004A606D">
          <w:rPr>
            <w:sz w:val="15"/>
          </w:rPr>
          <w:delText>their</w:delText>
        </w:r>
        <w:r w:rsidDel="004A606D">
          <w:rPr>
            <w:spacing w:val="-4"/>
            <w:sz w:val="15"/>
          </w:rPr>
          <w:delText xml:space="preserve"> </w:delText>
        </w:r>
        <w:r w:rsidDel="004A606D">
          <w:rPr>
            <w:sz w:val="15"/>
          </w:rPr>
          <w:delText>employees</w:delText>
        </w:r>
        <w:r w:rsidDel="004A606D">
          <w:rPr>
            <w:spacing w:val="-3"/>
            <w:sz w:val="15"/>
          </w:rPr>
          <w:delText xml:space="preserve"> </w:delText>
        </w:r>
        <w:r w:rsidDel="004A606D">
          <w:rPr>
            <w:sz w:val="15"/>
          </w:rPr>
          <w:delText>are</w:delText>
        </w:r>
        <w:r w:rsidDel="004A606D">
          <w:rPr>
            <w:spacing w:val="-4"/>
            <w:sz w:val="15"/>
          </w:rPr>
          <w:delText xml:space="preserve"> </w:delText>
        </w:r>
        <w:r w:rsidDel="004A606D">
          <w:rPr>
            <w:sz w:val="15"/>
          </w:rPr>
          <w:delText>exclusively</w:delText>
        </w:r>
        <w:r w:rsidDel="004A606D">
          <w:rPr>
            <w:spacing w:val="-3"/>
            <w:sz w:val="15"/>
          </w:rPr>
          <w:delText xml:space="preserve"> </w:delText>
        </w:r>
        <w:r w:rsidDel="004A606D">
          <w:rPr>
            <w:sz w:val="15"/>
          </w:rPr>
          <w:delText>defined</w:delText>
        </w:r>
        <w:r w:rsidDel="004A606D">
          <w:rPr>
            <w:spacing w:val="-4"/>
            <w:sz w:val="15"/>
          </w:rPr>
          <w:delText xml:space="preserve"> </w:delText>
        </w:r>
        <w:r w:rsidDel="004A606D">
          <w:rPr>
            <w:sz w:val="15"/>
          </w:rPr>
          <w:delText>under</w:delText>
        </w:r>
        <w:r w:rsidDel="004A606D">
          <w:rPr>
            <w:spacing w:val="-10"/>
            <w:sz w:val="15"/>
          </w:rPr>
          <w:delText xml:space="preserve"> </w:delText>
        </w:r>
        <w:r w:rsidDel="004A606D">
          <w:rPr>
            <w:sz w:val="15"/>
          </w:rPr>
          <w:delText>the</w:delText>
        </w:r>
        <w:r w:rsidDel="004A606D">
          <w:rPr>
            <w:spacing w:val="-4"/>
            <w:sz w:val="15"/>
          </w:rPr>
          <w:delText xml:space="preserve"> </w:delText>
        </w:r>
        <w:r w:rsidDel="004A606D">
          <w:rPr>
            <w:sz w:val="15"/>
          </w:rPr>
          <w:delText>Kansas</w:delText>
        </w:r>
        <w:r w:rsidDel="004A606D">
          <w:rPr>
            <w:spacing w:val="-1"/>
            <w:sz w:val="15"/>
          </w:rPr>
          <w:delText xml:space="preserve"> </w:delText>
        </w:r>
        <w:r w:rsidDel="004A606D">
          <w:rPr>
            <w:sz w:val="15"/>
          </w:rPr>
          <w:delText>Tort</w:delText>
        </w:r>
        <w:r w:rsidDel="004A606D">
          <w:rPr>
            <w:spacing w:val="-3"/>
            <w:sz w:val="15"/>
          </w:rPr>
          <w:delText xml:space="preserve"> </w:delText>
        </w:r>
        <w:r w:rsidDel="004A606D">
          <w:rPr>
            <w:sz w:val="15"/>
          </w:rPr>
          <w:delText>Claims Act (K.S.A.</w:delText>
        </w:r>
        <w:r w:rsidDel="004A606D">
          <w:rPr>
            <w:spacing w:val="-1"/>
            <w:sz w:val="15"/>
          </w:rPr>
          <w:delText xml:space="preserve"> </w:delText>
        </w:r>
        <w:r w:rsidDel="004A606D">
          <w:rPr>
            <w:sz w:val="15"/>
          </w:rPr>
          <w:delText>75-6101,</w:delText>
        </w:r>
        <w:r w:rsidDel="004A606D">
          <w:rPr>
            <w:spacing w:val="-3"/>
            <w:sz w:val="15"/>
          </w:rPr>
          <w:delText xml:space="preserve"> </w:delText>
        </w:r>
        <w:r w:rsidDel="004A606D">
          <w:rPr>
            <w:sz w:val="15"/>
            <w:u w:val="single"/>
          </w:rPr>
          <w:delText>et</w:delText>
        </w:r>
        <w:r w:rsidDel="004A606D">
          <w:rPr>
            <w:spacing w:val="-3"/>
            <w:sz w:val="15"/>
            <w:u w:val="single"/>
          </w:rPr>
          <w:delText xml:space="preserve"> </w:delText>
        </w:r>
        <w:r w:rsidDel="004A606D">
          <w:rPr>
            <w:sz w:val="15"/>
            <w:u w:val="single"/>
          </w:rPr>
          <w:delText>seq.</w:delText>
        </w:r>
        <w:r w:rsidDel="004A606D">
          <w:rPr>
            <w:sz w:val="15"/>
          </w:rPr>
          <w:delText>).</w:delText>
        </w:r>
      </w:del>
    </w:p>
    <w:p w14:paraId="3426556C" w14:textId="34FBAF69" w:rsidR="000637B2" w:rsidDel="004A606D" w:rsidRDefault="000C2105">
      <w:pPr>
        <w:spacing w:before="77"/>
        <w:ind w:left="661"/>
        <w:jc w:val="center"/>
        <w:rPr>
          <w:del w:id="429" w:author="Morgan Wills" w:date="2026-10-01T11:30:00Z"/>
          <w:sz w:val="15"/>
        </w:rPr>
        <w:pPrChange w:id="430" w:author="Morgan Wills" w:date="2026-10-01T11:30:00Z">
          <w:pPr>
            <w:pStyle w:val="ListParagraph"/>
            <w:numPr>
              <w:numId w:val="1"/>
            </w:numPr>
            <w:tabs>
              <w:tab w:val="left" w:pos="1076"/>
            </w:tabs>
            <w:spacing w:line="242" w:lineRule="auto"/>
            <w:ind w:left="359" w:right="345" w:hanging="358"/>
            <w:jc w:val="left"/>
          </w:pPr>
        </w:pPrChange>
      </w:pPr>
      <w:del w:id="431" w:author="Morgan Wills" w:date="2026-10-01T11:30:00Z">
        <w:r w:rsidDel="004A606D">
          <w:rPr>
            <w:b/>
            <w:sz w:val="15"/>
            <w:u w:val="single"/>
          </w:rPr>
          <w:delText>Arbitration, Damages, Warranties</w:delText>
        </w:r>
        <w:r w:rsidDel="004A606D">
          <w:rPr>
            <w:sz w:val="15"/>
          </w:rPr>
          <w:delText>:</w:delText>
        </w:r>
        <w:r w:rsidDel="004A606D">
          <w:rPr>
            <w:spacing w:val="40"/>
            <w:sz w:val="15"/>
          </w:rPr>
          <w:delText xml:space="preserve"> </w:delText>
        </w:r>
        <w:r w:rsidDel="004A606D">
          <w:rPr>
            <w:sz w:val="15"/>
          </w:rPr>
          <w:delText>No interpretation of this contract shall find that the University has agreed to binding arbitration, or the payment of damages or</w:delText>
        </w:r>
        <w:r w:rsidDel="004A606D">
          <w:rPr>
            <w:spacing w:val="-2"/>
            <w:sz w:val="15"/>
          </w:rPr>
          <w:delText xml:space="preserve"> </w:delText>
        </w:r>
        <w:r w:rsidDel="004A606D">
          <w:rPr>
            <w:sz w:val="15"/>
          </w:rPr>
          <w:delText>penalties.</w:delText>
        </w:r>
        <w:r w:rsidDel="004A606D">
          <w:rPr>
            <w:spacing w:val="-3"/>
            <w:sz w:val="15"/>
          </w:rPr>
          <w:delText xml:space="preserve"> </w:delText>
        </w:r>
        <w:r w:rsidDel="004A606D">
          <w:rPr>
            <w:sz w:val="15"/>
          </w:rPr>
          <w:delText>Further,</w:delText>
        </w:r>
        <w:r w:rsidDel="004A606D">
          <w:rPr>
            <w:spacing w:val="-4"/>
            <w:sz w:val="15"/>
          </w:rPr>
          <w:delText xml:space="preserve"> </w:delText>
        </w:r>
        <w:r w:rsidDel="004A606D">
          <w:rPr>
            <w:sz w:val="15"/>
          </w:rPr>
          <w:delText>the</w:delText>
        </w:r>
        <w:r w:rsidDel="004A606D">
          <w:rPr>
            <w:spacing w:val="-7"/>
            <w:sz w:val="15"/>
          </w:rPr>
          <w:delText xml:space="preserve"> </w:delText>
        </w:r>
        <w:r w:rsidDel="004A606D">
          <w:rPr>
            <w:sz w:val="15"/>
          </w:rPr>
          <w:delText>University</w:delText>
        </w:r>
        <w:r w:rsidDel="004A606D">
          <w:rPr>
            <w:spacing w:val="-1"/>
            <w:sz w:val="15"/>
          </w:rPr>
          <w:delText xml:space="preserve"> </w:delText>
        </w:r>
        <w:r w:rsidDel="004A606D">
          <w:rPr>
            <w:sz w:val="15"/>
          </w:rPr>
          <w:delText>does not</w:delText>
        </w:r>
        <w:r w:rsidDel="004A606D">
          <w:rPr>
            <w:spacing w:val="-1"/>
            <w:sz w:val="15"/>
          </w:rPr>
          <w:delText xml:space="preserve"> </w:delText>
        </w:r>
        <w:r w:rsidDel="004A606D">
          <w:rPr>
            <w:sz w:val="15"/>
          </w:rPr>
          <w:delText>agree</w:delText>
        </w:r>
        <w:r w:rsidDel="004A606D">
          <w:rPr>
            <w:spacing w:val="-7"/>
            <w:sz w:val="15"/>
          </w:rPr>
          <w:delText xml:space="preserve"> </w:delText>
        </w:r>
        <w:r w:rsidDel="004A606D">
          <w:rPr>
            <w:sz w:val="15"/>
          </w:rPr>
          <w:delText>to</w:delText>
        </w:r>
        <w:r w:rsidDel="004A606D">
          <w:rPr>
            <w:spacing w:val="-2"/>
            <w:sz w:val="15"/>
          </w:rPr>
          <w:delText xml:space="preserve"> </w:delText>
        </w:r>
        <w:r w:rsidDel="004A606D">
          <w:rPr>
            <w:sz w:val="15"/>
          </w:rPr>
          <w:delText>pay</w:delText>
        </w:r>
        <w:r w:rsidDel="004A606D">
          <w:rPr>
            <w:spacing w:val="-4"/>
            <w:sz w:val="15"/>
          </w:rPr>
          <w:delText xml:space="preserve"> </w:delText>
        </w:r>
        <w:r w:rsidDel="004A606D">
          <w:rPr>
            <w:sz w:val="15"/>
          </w:rPr>
          <w:delText>attorney</w:delText>
        </w:r>
        <w:r w:rsidDel="004A606D">
          <w:rPr>
            <w:spacing w:val="-4"/>
            <w:sz w:val="15"/>
          </w:rPr>
          <w:delText xml:space="preserve"> </w:delText>
        </w:r>
        <w:r w:rsidDel="004A606D">
          <w:rPr>
            <w:sz w:val="15"/>
          </w:rPr>
          <w:delText>fees,</w:delText>
        </w:r>
        <w:r w:rsidDel="004A606D">
          <w:rPr>
            <w:spacing w:val="-4"/>
            <w:sz w:val="15"/>
          </w:rPr>
          <w:delText xml:space="preserve"> </w:delText>
        </w:r>
        <w:r w:rsidDel="004A606D">
          <w:rPr>
            <w:sz w:val="15"/>
          </w:rPr>
          <w:delText>costs,</w:delText>
        </w:r>
        <w:r w:rsidDel="004A606D">
          <w:rPr>
            <w:spacing w:val="-4"/>
            <w:sz w:val="15"/>
          </w:rPr>
          <w:delText xml:space="preserve"> </w:delText>
        </w:r>
        <w:r w:rsidDel="004A606D">
          <w:rPr>
            <w:sz w:val="15"/>
          </w:rPr>
          <w:delText>or late</w:delText>
        </w:r>
        <w:r w:rsidDel="004A606D">
          <w:rPr>
            <w:spacing w:val="-5"/>
            <w:sz w:val="15"/>
          </w:rPr>
          <w:delText xml:space="preserve"> </w:delText>
        </w:r>
        <w:r w:rsidDel="004A606D">
          <w:rPr>
            <w:sz w:val="15"/>
          </w:rPr>
          <w:delText>payment</w:delText>
        </w:r>
        <w:r w:rsidDel="004A606D">
          <w:rPr>
            <w:spacing w:val="-4"/>
            <w:sz w:val="15"/>
          </w:rPr>
          <w:delText xml:space="preserve"> </w:delText>
        </w:r>
        <w:r w:rsidDel="004A606D">
          <w:rPr>
            <w:sz w:val="15"/>
          </w:rPr>
          <w:delText>charges</w:delText>
        </w:r>
        <w:r w:rsidDel="004A606D">
          <w:rPr>
            <w:spacing w:val="-4"/>
            <w:sz w:val="15"/>
          </w:rPr>
          <w:delText xml:space="preserve"> </w:delText>
        </w:r>
        <w:r w:rsidDel="004A606D">
          <w:rPr>
            <w:sz w:val="15"/>
          </w:rPr>
          <w:delText>beyond</w:delText>
        </w:r>
        <w:r w:rsidDel="004A606D">
          <w:rPr>
            <w:spacing w:val="-5"/>
            <w:sz w:val="15"/>
          </w:rPr>
          <w:delText xml:space="preserve"> </w:delText>
        </w:r>
        <w:r w:rsidDel="004A606D">
          <w:rPr>
            <w:sz w:val="15"/>
          </w:rPr>
          <w:delText>those</w:delText>
        </w:r>
        <w:r w:rsidDel="004A606D">
          <w:rPr>
            <w:spacing w:val="-2"/>
            <w:sz w:val="15"/>
          </w:rPr>
          <w:delText xml:space="preserve"> </w:delText>
        </w:r>
        <w:r w:rsidDel="004A606D">
          <w:rPr>
            <w:sz w:val="15"/>
          </w:rPr>
          <w:delText>available</w:delText>
        </w:r>
        <w:r w:rsidDel="004A606D">
          <w:rPr>
            <w:spacing w:val="-5"/>
            <w:sz w:val="15"/>
          </w:rPr>
          <w:delText xml:space="preserve"> </w:delText>
        </w:r>
        <w:r w:rsidDel="004A606D">
          <w:rPr>
            <w:sz w:val="15"/>
          </w:rPr>
          <w:delText>under</w:delText>
        </w:r>
        <w:r w:rsidDel="004A606D">
          <w:rPr>
            <w:spacing w:val="-5"/>
            <w:sz w:val="15"/>
          </w:rPr>
          <w:delText xml:space="preserve"> </w:delText>
        </w:r>
        <w:r w:rsidDel="004A606D">
          <w:rPr>
            <w:sz w:val="15"/>
          </w:rPr>
          <w:delText>the Kansas</w:delText>
        </w:r>
        <w:r w:rsidDel="004A606D">
          <w:rPr>
            <w:spacing w:val="-4"/>
            <w:sz w:val="15"/>
          </w:rPr>
          <w:delText xml:space="preserve"> </w:delText>
        </w:r>
        <w:r w:rsidDel="004A606D">
          <w:rPr>
            <w:sz w:val="15"/>
          </w:rPr>
          <w:delText>Prompt Payment</w:delText>
        </w:r>
        <w:r w:rsidDel="004A606D">
          <w:rPr>
            <w:spacing w:val="-1"/>
            <w:sz w:val="15"/>
          </w:rPr>
          <w:delText xml:space="preserve"> </w:delText>
        </w:r>
        <w:r w:rsidDel="004A606D">
          <w:rPr>
            <w:sz w:val="15"/>
          </w:rPr>
          <w:delText>Act</w:delText>
        </w:r>
        <w:r w:rsidDel="004A606D">
          <w:rPr>
            <w:spacing w:val="-1"/>
            <w:sz w:val="15"/>
          </w:rPr>
          <w:delText xml:space="preserve"> </w:delText>
        </w:r>
        <w:r w:rsidDel="004A606D">
          <w:rPr>
            <w:sz w:val="15"/>
          </w:rPr>
          <w:delText>(K.S.A. 75-6403), and</w:delText>
        </w:r>
        <w:r w:rsidDel="004A606D">
          <w:rPr>
            <w:spacing w:val="-2"/>
            <w:sz w:val="15"/>
          </w:rPr>
          <w:delText xml:space="preserve"> </w:delText>
        </w:r>
        <w:r w:rsidDel="004A606D">
          <w:rPr>
            <w:sz w:val="15"/>
          </w:rPr>
          <w:delText>no</w:delText>
        </w:r>
        <w:r w:rsidDel="004A606D">
          <w:rPr>
            <w:spacing w:val="-2"/>
            <w:sz w:val="15"/>
          </w:rPr>
          <w:delText xml:space="preserve"> </w:delText>
        </w:r>
        <w:r w:rsidDel="004A606D">
          <w:rPr>
            <w:sz w:val="15"/>
          </w:rPr>
          <w:delText>provision</w:delText>
        </w:r>
        <w:r w:rsidDel="004A606D">
          <w:rPr>
            <w:spacing w:val="-3"/>
            <w:sz w:val="15"/>
          </w:rPr>
          <w:delText xml:space="preserve"> </w:delText>
        </w:r>
        <w:r w:rsidDel="004A606D">
          <w:rPr>
            <w:sz w:val="15"/>
          </w:rPr>
          <w:delText>will be</w:delText>
        </w:r>
        <w:r w:rsidDel="004A606D">
          <w:rPr>
            <w:spacing w:val="-2"/>
            <w:sz w:val="15"/>
          </w:rPr>
          <w:delText xml:space="preserve"> </w:delText>
        </w:r>
        <w:r w:rsidDel="004A606D">
          <w:rPr>
            <w:sz w:val="15"/>
          </w:rPr>
          <w:delText>given</w:delText>
        </w:r>
        <w:r w:rsidDel="004A606D">
          <w:rPr>
            <w:spacing w:val="-2"/>
            <w:sz w:val="15"/>
          </w:rPr>
          <w:delText xml:space="preserve"> </w:delText>
        </w:r>
        <w:r w:rsidDel="004A606D">
          <w:rPr>
            <w:sz w:val="15"/>
          </w:rPr>
          <w:delText>effect</w:delText>
        </w:r>
        <w:r w:rsidDel="004A606D">
          <w:rPr>
            <w:spacing w:val="-1"/>
            <w:sz w:val="15"/>
          </w:rPr>
          <w:delText xml:space="preserve"> </w:delText>
        </w:r>
        <w:r w:rsidDel="004A606D">
          <w:rPr>
            <w:sz w:val="15"/>
          </w:rPr>
          <w:delText>that</w:delText>
        </w:r>
        <w:r w:rsidDel="004A606D">
          <w:rPr>
            <w:spacing w:val="-4"/>
            <w:sz w:val="15"/>
          </w:rPr>
          <w:delText xml:space="preserve"> </w:delText>
        </w:r>
        <w:r w:rsidDel="004A606D">
          <w:rPr>
            <w:sz w:val="15"/>
          </w:rPr>
          <w:delText>attempts</w:delText>
        </w:r>
        <w:r w:rsidDel="004A606D">
          <w:rPr>
            <w:spacing w:val="-6"/>
            <w:sz w:val="15"/>
          </w:rPr>
          <w:delText xml:space="preserve"> </w:delText>
        </w:r>
        <w:r w:rsidDel="004A606D">
          <w:rPr>
            <w:sz w:val="15"/>
          </w:rPr>
          <w:delText>to</w:delText>
        </w:r>
        <w:r w:rsidDel="004A606D">
          <w:rPr>
            <w:spacing w:val="-2"/>
            <w:sz w:val="15"/>
          </w:rPr>
          <w:delText xml:space="preserve"> </w:delText>
        </w:r>
        <w:r w:rsidDel="004A606D">
          <w:rPr>
            <w:sz w:val="15"/>
          </w:rPr>
          <w:delText>exclude,</w:delText>
        </w:r>
        <w:r w:rsidDel="004A606D">
          <w:rPr>
            <w:spacing w:val="-4"/>
            <w:sz w:val="15"/>
          </w:rPr>
          <w:delText xml:space="preserve"> </w:delText>
        </w:r>
        <w:r w:rsidDel="004A606D">
          <w:rPr>
            <w:sz w:val="15"/>
          </w:rPr>
          <w:delText>modify,</w:delText>
        </w:r>
        <w:r w:rsidDel="004A606D">
          <w:rPr>
            <w:spacing w:val="-4"/>
            <w:sz w:val="15"/>
          </w:rPr>
          <w:delText xml:space="preserve"> </w:delText>
        </w:r>
        <w:r w:rsidDel="004A606D">
          <w:rPr>
            <w:sz w:val="15"/>
          </w:rPr>
          <w:delText>disclaim</w:delText>
        </w:r>
        <w:r w:rsidDel="004A606D">
          <w:rPr>
            <w:spacing w:val="-1"/>
            <w:sz w:val="15"/>
          </w:rPr>
          <w:delText xml:space="preserve"> </w:delText>
        </w:r>
        <w:r w:rsidDel="004A606D">
          <w:rPr>
            <w:sz w:val="15"/>
          </w:rPr>
          <w:delText>or</w:delText>
        </w:r>
        <w:r w:rsidDel="004A606D">
          <w:rPr>
            <w:spacing w:val="-2"/>
            <w:sz w:val="15"/>
          </w:rPr>
          <w:delText xml:space="preserve"> </w:delText>
        </w:r>
        <w:r w:rsidDel="004A606D">
          <w:rPr>
            <w:sz w:val="15"/>
          </w:rPr>
          <w:delText>otherwise attempt</w:delText>
        </w:r>
        <w:r w:rsidDel="004A606D">
          <w:rPr>
            <w:spacing w:val="-1"/>
            <w:sz w:val="15"/>
          </w:rPr>
          <w:delText xml:space="preserve"> </w:delText>
        </w:r>
        <w:r w:rsidDel="004A606D">
          <w:rPr>
            <w:sz w:val="15"/>
          </w:rPr>
          <w:delText>to</w:delText>
        </w:r>
        <w:r w:rsidDel="004A606D">
          <w:rPr>
            <w:spacing w:val="-2"/>
            <w:sz w:val="15"/>
          </w:rPr>
          <w:delText xml:space="preserve"> </w:delText>
        </w:r>
        <w:r w:rsidDel="004A606D">
          <w:rPr>
            <w:sz w:val="15"/>
          </w:rPr>
          <w:delText>limit</w:delText>
        </w:r>
        <w:r w:rsidDel="004A606D">
          <w:rPr>
            <w:spacing w:val="-4"/>
            <w:sz w:val="15"/>
          </w:rPr>
          <w:delText xml:space="preserve"> </w:delText>
        </w:r>
        <w:r w:rsidDel="004A606D">
          <w:rPr>
            <w:sz w:val="15"/>
          </w:rPr>
          <w:delText>any</w:delText>
        </w:r>
        <w:r w:rsidDel="004A606D">
          <w:rPr>
            <w:spacing w:val="-4"/>
            <w:sz w:val="15"/>
          </w:rPr>
          <w:delText xml:space="preserve"> </w:delText>
        </w:r>
        <w:r w:rsidDel="004A606D">
          <w:rPr>
            <w:sz w:val="15"/>
          </w:rPr>
          <w:delText>damages</w:delText>
        </w:r>
        <w:r w:rsidDel="004A606D">
          <w:rPr>
            <w:spacing w:val="-1"/>
            <w:sz w:val="15"/>
          </w:rPr>
          <w:delText xml:space="preserve"> </w:delText>
        </w:r>
        <w:r w:rsidDel="004A606D">
          <w:rPr>
            <w:sz w:val="15"/>
          </w:rPr>
          <w:delText>or</w:delText>
        </w:r>
        <w:r w:rsidDel="004A606D">
          <w:rPr>
            <w:spacing w:val="-2"/>
            <w:sz w:val="15"/>
          </w:rPr>
          <w:delText xml:space="preserve"> </w:delText>
        </w:r>
        <w:r w:rsidDel="004A606D">
          <w:rPr>
            <w:sz w:val="15"/>
          </w:rPr>
          <w:delText>rights</w:delText>
        </w:r>
        <w:r w:rsidDel="004A606D">
          <w:rPr>
            <w:spacing w:val="-1"/>
            <w:sz w:val="15"/>
          </w:rPr>
          <w:delText xml:space="preserve"> </w:delText>
        </w:r>
        <w:r w:rsidDel="004A606D">
          <w:rPr>
            <w:sz w:val="15"/>
          </w:rPr>
          <w:delText>of action available to the</w:delText>
        </w:r>
        <w:r w:rsidDel="004A606D">
          <w:rPr>
            <w:spacing w:val="-1"/>
            <w:sz w:val="15"/>
          </w:rPr>
          <w:delText xml:space="preserve"> </w:delText>
        </w:r>
        <w:r w:rsidDel="004A606D">
          <w:rPr>
            <w:sz w:val="15"/>
          </w:rPr>
          <w:delText>University at law, including but not limited to the implied warranties of merchantability and fitness for a particular purpose.</w:delText>
        </w:r>
      </w:del>
    </w:p>
    <w:p w14:paraId="3DA7EC9F" w14:textId="6655E45A" w:rsidR="000637B2" w:rsidDel="004A606D" w:rsidRDefault="000C2105">
      <w:pPr>
        <w:spacing w:before="77"/>
        <w:ind w:left="661"/>
        <w:jc w:val="center"/>
        <w:rPr>
          <w:del w:id="432" w:author="Morgan Wills" w:date="2026-10-01T11:30:00Z"/>
          <w:sz w:val="15"/>
        </w:rPr>
        <w:pPrChange w:id="433" w:author="Morgan Wills" w:date="2026-10-01T11:30:00Z">
          <w:pPr>
            <w:pStyle w:val="ListParagraph"/>
            <w:numPr>
              <w:numId w:val="1"/>
            </w:numPr>
            <w:tabs>
              <w:tab w:val="left" w:pos="1077"/>
            </w:tabs>
            <w:ind w:left="359" w:right="344" w:firstLine="361"/>
            <w:jc w:val="left"/>
          </w:pPr>
        </w:pPrChange>
      </w:pPr>
      <w:del w:id="434" w:author="Morgan Wills" w:date="2026-10-01T11:30:00Z">
        <w:r w:rsidDel="004A606D">
          <w:rPr>
            <w:b/>
            <w:sz w:val="15"/>
            <w:u w:val="single"/>
          </w:rPr>
          <w:delText>Termination</w:delText>
        </w:r>
        <w:r w:rsidDel="004A606D">
          <w:rPr>
            <w:b/>
            <w:spacing w:val="-1"/>
            <w:sz w:val="15"/>
            <w:u w:val="single"/>
          </w:rPr>
          <w:delText xml:space="preserve"> </w:delText>
        </w:r>
        <w:r w:rsidDel="004A606D">
          <w:rPr>
            <w:b/>
            <w:sz w:val="15"/>
            <w:u w:val="single"/>
          </w:rPr>
          <w:delText>Due</w:delText>
        </w:r>
        <w:r w:rsidDel="004A606D">
          <w:rPr>
            <w:b/>
            <w:spacing w:val="-2"/>
            <w:sz w:val="15"/>
            <w:u w:val="single"/>
          </w:rPr>
          <w:delText xml:space="preserve"> </w:delText>
        </w:r>
        <w:r w:rsidDel="004A606D">
          <w:rPr>
            <w:b/>
            <w:sz w:val="15"/>
            <w:u w:val="single"/>
          </w:rPr>
          <w:delText>To</w:delText>
        </w:r>
        <w:r w:rsidDel="004A606D">
          <w:rPr>
            <w:b/>
            <w:spacing w:val="-1"/>
            <w:sz w:val="15"/>
            <w:u w:val="single"/>
          </w:rPr>
          <w:delText xml:space="preserve"> </w:delText>
        </w:r>
        <w:r w:rsidDel="004A606D">
          <w:rPr>
            <w:b/>
            <w:sz w:val="15"/>
            <w:u w:val="single"/>
          </w:rPr>
          <w:delText>Lack</w:delText>
        </w:r>
        <w:r w:rsidDel="004A606D">
          <w:rPr>
            <w:b/>
            <w:spacing w:val="-2"/>
            <w:sz w:val="15"/>
            <w:u w:val="single"/>
          </w:rPr>
          <w:delText xml:space="preserve"> </w:delText>
        </w:r>
        <w:r w:rsidDel="004A606D">
          <w:rPr>
            <w:b/>
            <w:sz w:val="15"/>
            <w:u w:val="single"/>
          </w:rPr>
          <w:delText>Of Funding</w:delText>
        </w:r>
        <w:r w:rsidDel="004A606D">
          <w:rPr>
            <w:b/>
            <w:spacing w:val="-1"/>
            <w:sz w:val="15"/>
            <w:u w:val="single"/>
          </w:rPr>
          <w:delText xml:space="preserve"> </w:delText>
        </w:r>
        <w:r w:rsidDel="004A606D">
          <w:rPr>
            <w:b/>
            <w:sz w:val="15"/>
            <w:u w:val="single"/>
          </w:rPr>
          <w:delText>Appropriation</w:delText>
        </w:r>
        <w:r w:rsidDel="004A606D">
          <w:rPr>
            <w:sz w:val="15"/>
          </w:rPr>
          <w:delText>:</w:delText>
        </w:r>
        <w:r w:rsidDel="004A606D">
          <w:rPr>
            <w:spacing w:val="-1"/>
            <w:sz w:val="15"/>
          </w:rPr>
          <w:delText xml:space="preserve"> </w:delText>
        </w:r>
        <w:r w:rsidDel="004A606D">
          <w:rPr>
            <w:sz w:val="15"/>
          </w:rPr>
          <w:delText>If</w:delText>
        </w:r>
        <w:r w:rsidDel="004A606D">
          <w:rPr>
            <w:spacing w:val="-1"/>
            <w:sz w:val="15"/>
          </w:rPr>
          <w:delText xml:space="preserve"> </w:delText>
        </w:r>
        <w:r w:rsidDel="004A606D">
          <w:rPr>
            <w:sz w:val="15"/>
          </w:rPr>
          <w:delText>sufficient</w:delText>
        </w:r>
        <w:r w:rsidDel="004A606D">
          <w:rPr>
            <w:spacing w:val="-1"/>
            <w:sz w:val="15"/>
          </w:rPr>
          <w:delText xml:space="preserve"> </w:delText>
        </w:r>
        <w:r w:rsidDel="004A606D">
          <w:rPr>
            <w:sz w:val="15"/>
          </w:rPr>
          <w:delText>funds are not appropriated</w:delText>
        </w:r>
        <w:r w:rsidDel="004A606D">
          <w:rPr>
            <w:spacing w:val="-2"/>
            <w:sz w:val="15"/>
          </w:rPr>
          <w:delText xml:space="preserve"> </w:delText>
        </w:r>
        <w:r w:rsidDel="004A606D">
          <w:rPr>
            <w:sz w:val="15"/>
          </w:rPr>
          <w:delText>to</w:delText>
        </w:r>
        <w:r w:rsidDel="004A606D">
          <w:rPr>
            <w:spacing w:val="-7"/>
            <w:sz w:val="15"/>
          </w:rPr>
          <w:delText xml:space="preserve"> </w:delText>
        </w:r>
        <w:r w:rsidDel="004A606D">
          <w:rPr>
            <w:sz w:val="15"/>
          </w:rPr>
          <w:delText>continue</w:delText>
        </w:r>
        <w:r w:rsidDel="004A606D">
          <w:rPr>
            <w:spacing w:val="-2"/>
            <w:sz w:val="15"/>
          </w:rPr>
          <w:delText xml:space="preserve"> </w:delText>
        </w:r>
        <w:r w:rsidDel="004A606D">
          <w:rPr>
            <w:sz w:val="15"/>
          </w:rPr>
          <w:delText>the function performed in</w:delText>
        </w:r>
        <w:r w:rsidDel="004A606D">
          <w:rPr>
            <w:spacing w:val="-2"/>
            <w:sz w:val="15"/>
          </w:rPr>
          <w:delText xml:space="preserve"> </w:delText>
        </w:r>
        <w:r w:rsidDel="004A606D">
          <w:rPr>
            <w:sz w:val="15"/>
          </w:rPr>
          <w:delText>this agreement and for the payment of the charges hereunder, the University may terminate this agreement at the end of its current fiscal year. The University agrees to give written notice of termination to contractor at least 30 days prior to the end of its current fiscal year, and shall give such notice for a greater period prior to the end of such fiscal</w:delText>
        </w:r>
        <w:r w:rsidDel="004A606D">
          <w:rPr>
            <w:spacing w:val="-1"/>
            <w:sz w:val="15"/>
          </w:rPr>
          <w:delText xml:space="preserve"> </w:delText>
        </w:r>
        <w:r w:rsidDel="004A606D">
          <w:rPr>
            <w:sz w:val="15"/>
          </w:rPr>
          <w:delText>year</w:delText>
        </w:r>
        <w:r w:rsidDel="004A606D">
          <w:rPr>
            <w:spacing w:val="-4"/>
            <w:sz w:val="15"/>
          </w:rPr>
          <w:delText xml:space="preserve"> </w:delText>
        </w:r>
        <w:r w:rsidDel="004A606D">
          <w:rPr>
            <w:sz w:val="15"/>
          </w:rPr>
          <w:delText>as</w:delText>
        </w:r>
        <w:r w:rsidDel="004A606D">
          <w:rPr>
            <w:spacing w:val="-3"/>
            <w:sz w:val="15"/>
          </w:rPr>
          <w:delText xml:space="preserve"> </w:delText>
        </w:r>
        <w:r w:rsidDel="004A606D">
          <w:rPr>
            <w:sz w:val="15"/>
          </w:rPr>
          <w:delText>may</w:delText>
        </w:r>
        <w:r w:rsidDel="004A606D">
          <w:rPr>
            <w:spacing w:val="-5"/>
            <w:sz w:val="15"/>
          </w:rPr>
          <w:delText xml:space="preserve"> </w:delText>
        </w:r>
        <w:r w:rsidDel="004A606D">
          <w:rPr>
            <w:sz w:val="15"/>
          </w:rPr>
          <w:delText>be</w:delText>
        </w:r>
        <w:r w:rsidDel="004A606D">
          <w:rPr>
            <w:spacing w:val="-4"/>
            <w:sz w:val="15"/>
          </w:rPr>
          <w:delText xml:space="preserve"> </w:delText>
        </w:r>
        <w:r w:rsidDel="004A606D">
          <w:rPr>
            <w:sz w:val="15"/>
          </w:rPr>
          <w:delText>provided</w:delText>
        </w:r>
        <w:r w:rsidDel="004A606D">
          <w:rPr>
            <w:spacing w:val="-4"/>
            <w:sz w:val="15"/>
          </w:rPr>
          <w:delText xml:space="preserve"> </w:delText>
        </w:r>
        <w:r w:rsidDel="004A606D">
          <w:rPr>
            <w:sz w:val="15"/>
          </w:rPr>
          <w:delText>in</w:delText>
        </w:r>
        <w:r w:rsidDel="004A606D">
          <w:rPr>
            <w:spacing w:val="-6"/>
            <w:sz w:val="15"/>
          </w:rPr>
          <w:delText xml:space="preserve"> </w:delText>
        </w:r>
        <w:r w:rsidDel="004A606D">
          <w:rPr>
            <w:sz w:val="15"/>
          </w:rPr>
          <w:delText>this</w:delText>
        </w:r>
        <w:r w:rsidDel="004A606D">
          <w:rPr>
            <w:spacing w:val="-5"/>
            <w:sz w:val="15"/>
          </w:rPr>
          <w:delText xml:space="preserve"> </w:delText>
        </w:r>
        <w:r w:rsidDel="004A606D">
          <w:rPr>
            <w:sz w:val="15"/>
          </w:rPr>
          <w:delText>contract, except</w:delText>
        </w:r>
        <w:r w:rsidDel="004A606D">
          <w:rPr>
            <w:spacing w:val="-3"/>
            <w:sz w:val="15"/>
          </w:rPr>
          <w:delText xml:space="preserve"> </w:delText>
        </w:r>
        <w:r w:rsidDel="004A606D">
          <w:rPr>
            <w:sz w:val="15"/>
          </w:rPr>
          <w:delText>that</w:delText>
        </w:r>
        <w:r w:rsidDel="004A606D">
          <w:rPr>
            <w:spacing w:val="-5"/>
            <w:sz w:val="15"/>
          </w:rPr>
          <w:delText xml:space="preserve"> </w:delText>
        </w:r>
        <w:r w:rsidDel="004A606D">
          <w:rPr>
            <w:sz w:val="15"/>
          </w:rPr>
          <w:delText>such</w:delText>
        </w:r>
        <w:r w:rsidDel="004A606D">
          <w:rPr>
            <w:spacing w:val="-4"/>
            <w:sz w:val="15"/>
          </w:rPr>
          <w:delText xml:space="preserve"> </w:delText>
        </w:r>
        <w:r w:rsidDel="004A606D">
          <w:rPr>
            <w:sz w:val="15"/>
          </w:rPr>
          <w:delText>notice</w:delText>
        </w:r>
        <w:r w:rsidDel="004A606D">
          <w:rPr>
            <w:spacing w:val="-4"/>
            <w:sz w:val="15"/>
          </w:rPr>
          <w:delText xml:space="preserve"> </w:delText>
        </w:r>
        <w:r w:rsidDel="004A606D">
          <w:rPr>
            <w:sz w:val="15"/>
          </w:rPr>
          <w:delText>shall not</w:delText>
        </w:r>
        <w:r w:rsidDel="004A606D">
          <w:rPr>
            <w:spacing w:val="-3"/>
            <w:sz w:val="15"/>
          </w:rPr>
          <w:delText xml:space="preserve"> </w:delText>
        </w:r>
        <w:r w:rsidDel="004A606D">
          <w:rPr>
            <w:sz w:val="15"/>
          </w:rPr>
          <w:delText>be</w:delText>
        </w:r>
        <w:r w:rsidDel="004A606D">
          <w:rPr>
            <w:spacing w:val="-4"/>
            <w:sz w:val="15"/>
          </w:rPr>
          <w:delText xml:space="preserve"> </w:delText>
        </w:r>
        <w:r w:rsidDel="004A606D">
          <w:rPr>
            <w:sz w:val="15"/>
          </w:rPr>
          <w:delText>required</w:delText>
        </w:r>
        <w:r w:rsidDel="004A606D">
          <w:rPr>
            <w:spacing w:val="-4"/>
            <w:sz w:val="15"/>
          </w:rPr>
          <w:delText xml:space="preserve"> </w:delText>
        </w:r>
        <w:r w:rsidDel="004A606D">
          <w:rPr>
            <w:sz w:val="15"/>
          </w:rPr>
          <w:delText>prior</w:delText>
        </w:r>
        <w:r w:rsidDel="004A606D">
          <w:rPr>
            <w:spacing w:val="-4"/>
            <w:sz w:val="15"/>
          </w:rPr>
          <w:delText xml:space="preserve"> </w:delText>
        </w:r>
        <w:r w:rsidDel="004A606D">
          <w:rPr>
            <w:sz w:val="15"/>
          </w:rPr>
          <w:delText>to</w:delText>
        </w:r>
        <w:r w:rsidDel="004A606D">
          <w:rPr>
            <w:spacing w:val="-4"/>
            <w:sz w:val="15"/>
          </w:rPr>
          <w:delText xml:space="preserve"> </w:delText>
        </w:r>
        <w:r w:rsidDel="004A606D">
          <w:rPr>
            <w:sz w:val="15"/>
          </w:rPr>
          <w:delText>90</w:delText>
        </w:r>
        <w:r w:rsidDel="004A606D">
          <w:rPr>
            <w:spacing w:val="-4"/>
            <w:sz w:val="15"/>
          </w:rPr>
          <w:delText xml:space="preserve"> </w:delText>
        </w:r>
        <w:r w:rsidDel="004A606D">
          <w:rPr>
            <w:sz w:val="15"/>
          </w:rPr>
          <w:delText>days before</w:delText>
        </w:r>
        <w:r w:rsidDel="004A606D">
          <w:rPr>
            <w:spacing w:val="-4"/>
            <w:sz w:val="15"/>
          </w:rPr>
          <w:delText xml:space="preserve"> </w:delText>
        </w:r>
        <w:r w:rsidDel="004A606D">
          <w:rPr>
            <w:sz w:val="15"/>
          </w:rPr>
          <w:delText>the</w:delText>
        </w:r>
        <w:r w:rsidDel="004A606D">
          <w:rPr>
            <w:spacing w:val="-4"/>
            <w:sz w:val="15"/>
          </w:rPr>
          <w:delText xml:space="preserve"> </w:delText>
        </w:r>
        <w:r w:rsidDel="004A606D">
          <w:rPr>
            <w:sz w:val="15"/>
          </w:rPr>
          <w:delText>end</w:delText>
        </w:r>
        <w:r w:rsidDel="004A606D">
          <w:rPr>
            <w:spacing w:val="-4"/>
            <w:sz w:val="15"/>
          </w:rPr>
          <w:delText xml:space="preserve"> </w:delText>
        </w:r>
        <w:r w:rsidDel="004A606D">
          <w:rPr>
            <w:sz w:val="15"/>
          </w:rPr>
          <w:delText>of</w:delText>
        </w:r>
        <w:r w:rsidDel="004A606D">
          <w:rPr>
            <w:spacing w:val="-3"/>
            <w:sz w:val="15"/>
          </w:rPr>
          <w:delText xml:space="preserve"> </w:delText>
        </w:r>
        <w:r w:rsidDel="004A606D">
          <w:rPr>
            <w:sz w:val="15"/>
          </w:rPr>
          <w:delText>such</w:delText>
        </w:r>
        <w:r w:rsidDel="004A606D">
          <w:rPr>
            <w:spacing w:val="-6"/>
            <w:sz w:val="15"/>
          </w:rPr>
          <w:delText xml:space="preserve"> </w:delText>
        </w:r>
        <w:r w:rsidDel="004A606D">
          <w:rPr>
            <w:sz w:val="15"/>
          </w:rPr>
          <w:delText>fiscal</w:delText>
        </w:r>
        <w:r w:rsidDel="004A606D">
          <w:rPr>
            <w:spacing w:val="-1"/>
            <w:sz w:val="15"/>
          </w:rPr>
          <w:delText xml:space="preserve"> </w:delText>
        </w:r>
        <w:r w:rsidDel="004A606D">
          <w:rPr>
            <w:sz w:val="15"/>
          </w:rPr>
          <w:delText>year.</w:delText>
        </w:r>
        <w:r w:rsidDel="004A606D">
          <w:rPr>
            <w:spacing w:val="-5"/>
            <w:sz w:val="15"/>
          </w:rPr>
          <w:delText xml:space="preserve"> </w:delText>
        </w:r>
        <w:r w:rsidDel="004A606D">
          <w:rPr>
            <w:sz w:val="15"/>
          </w:rPr>
          <w:delText>Contractor</w:delText>
        </w:r>
        <w:r w:rsidDel="004A606D">
          <w:rPr>
            <w:spacing w:val="-6"/>
            <w:sz w:val="15"/>
          </w:rPr>
          <w:delText xml:space="preserve"> </w:delText>
        </w:r>
        <w:r w:rsidDel="004A606D">
          <w:rPr>
            <w:sz w:val="15"/>
          </w:rPr>
          <w:delText>shall</w:delText>
        </w:r>
        <w:r w:rsidDel="004A606D">
          <w:rPr>
            <w:spacing w:val="-4"/>
            <w:sz w:val="15"/>
          </w:rPr>
          <w:delText xml:space="preserve"> </w:delText>
        </w:r>
        <w:r w:rsidDel="004A606D">
          <w:rPr>
            <w:sz w:val="15"/>
          </w:rPr>
          <w:delText>have the right, at the end of such fiscal year, to take possession of any equipment provided under any contract for which it has not been paid. The University will pay to the</w:delText>
        </w:r>
        <w:r w:rsidDel="004A606D">
          <w:rPr>
            <w:spacing w:val="-6"/>
            <w:sz w:val="15"/>
          </w:rPr>
          <w:delText xml:space="preserve"> </w:delText>
        </w:r>
        <w:r w:rsidDel="004A606D">
          <w:rPr>
            <w:sz w:val="15"/>
          </w:rPr>
          <w:delText>contractor</w:delText>
        </w:r>
        <w:r w:rsidDel="004A606D">
          <w:rPr>
            <w:spacing w:val="-4"/>
            <w:sz w:val="15"/>
          </w:rPr>
          <w:delText xml:space="preserve"> </w:delText>
        </w:r>
        <w:r w:rsidDel="004A606D">
          <w:rPr>
            <w:sz w:val="15"/>
          </w:rPr>
          <w:delText>all</w:delText>
        </w:r>
        <w:r w:rsidDel="004A606D">
          <w:rPr>
            <w:spacing w:val="-1"/>
            <w:sz w:val="15"/>
          </w:rPr>
          <w:delText xml:space="preserve"> </w:delText>
        </w:r>
        <w:r w:rsidDel="004A606D">
          <w:rPr>
            <w:sz w:val="15"/>
          </w:rPr>
          <w:delText>regular</w:delText>
        </w:r>
        <w:r w:rsidDel="004A606D">
          <w:rPr>
            <w:spacing w:val="-6"/>
            <w:sz w:val="15"/>
          </w:rPr>
          <w:delText xml:space="preserve"> </w:delText>
        </w:r>
        <w:r w:rsidDel="004A606D">
          <w:rPr>
            <w:sz w:val="15"/>
          </w:rPr>
          <w:delText>contractual</w:delText>
        </w:r>
        <w:r w:rsidDel="004A606D">
          <w:rPr>
            <w:spacing w:val="-6"/>
            <w:sz w:val="15"/>
          </w:rPr>
          <w:delText xml:space="preserve"> </w:delText>
        </w:r>
        <w:r w:rsidDel="004A606D">
          <w:rPr>
            <w:sz w:val="15"/>
          </w:rPr>
          <w:delText>payments incurred</w:delText>
        </w:r>
        <w:r w:rsidDel="004A606D">
          <w:rPr>
            <w:spacing w:val="-6"/>
            <w:sz w:val="15"/>
          </w:rPr>
          <w:delText xml:space="preserve"> </w:delText>
        </w:r>
        <w:r w:rsidDel="004A606D">
          <w:rPr>
            <w:sz w:val="15"/>
          </w:rPr>
          <w:delText>through</w:delText>
        </w:r>
        <w:r w:rsidDel="004A606D">
          <w:rPr>
            <w:spacing w:val="-1"/>
            <w:sz w:val="15"/>
          </w:rPr>
          <w:delText xml:space="preserve"> </w:delText>
        </w:r>
        <w:r w:rsidDel="004A606D">
          <w:rPr>
            <w:sz w:val="15"/>
          </w:rPr>
          <w:delText>the</w:delText>
        </w:r>
        <w:r w:rsidDel="004A606D">
          <w:rPr>
            <w:spacing w:val="-1"/>
            <w:sz w:val="15"/>
          </w:rPr>
          <w:delText xml:space="preserve"> </w:delText>
        </w:r>
        <w:r w:rsidDel="004A606D">
          <w:rPr>
            <w:sz w:val="15"/>
          </w:rPr>
          <w:delText>end</w:delText>
        </w:r>
        <w:r w:rsidDel="004A606D">
          <w:rPr>
            <w:spacing w:val="-1"/>
            <w:sz w:val="15"/>
          </w:rPr>
          <w:delText xml:space="preserve"> </w:delText>
        </w:r>
        <w:r w:rsidDel="004A606D">
          <w:rPr>
            <w:sz w:val="15"/>
          </w:rPr>
          <w:delText>of</w:delText>
        </w:r>
        <w:r w:rsidDel="004A606D">
          <w:rPr>
            <w:spacing w:val="-3"/>
            <w:sz w:val="15"/>
          </w:rPr>
          <w:delText xml:space="preserve"> </w:delText>
        </w:r>
        <w:r w:rsidDel="004A606D">
          <w:rPr>
            <w:sz w:val="15"/>
          </w:rPr>
          <w:delText>such</w:delText>
        </w:r>
        <w:r w:rsidDel="004A606D">
          <w:rPr>
            <w:spacing w:val="-4"/>
            <w:sz w:val="15"/>
          </w:rPr>
          <w:delText xml:space="preserve"> </w:delText>
        </w:r>
        <w:r w:rsidDel="004A606D">
          <w:rPr>
            <w:sz w:val="15"/>
          </w:rPr>
          <w:delText>fiscal</w:delText>
        </w:r>
        <w:r w:rsidDel="004A606D">
          <w:rPr>
            <w:spacing w:val="-1"/>
            <w:sz w:val="15"/>
          </w:rPr>
          <w:delText xml:space="preserve"> </w:delText>
        </w:r>
        <w:r w:rsidDel="004A606D">
          <w:rPr>
            <w:sz w:val="15"/>
          </w:rPr>
          <w:delText>year, plus</w:delText>
        </w:r>
        <w:r w:rsidDel="004A606D">
          <w:rPr>
            <w:spacing w:val="-3"/>
            <w:sz w:val="15"/>
          </w:rPr>
          <w:delText xml:space="preserve"> </w:delText>
        </w:r>
        <w:r w:rsidDel="004A606D">
          <w:rPr>
            <w:sz w:val="15"/>
          </w:rPr>
          <w:delText>contractual</w:delText>
        </w:r>
        <w:r w:rsidDel="004A606D">
          <w:rPr>
            <w:spacing w:val="-4"/>
            <w:sz w:val="15"/>
          </w:rPr>
          <w:delText xml:space="preserve"> </w:delText>
        </w:r>
        <w:r w:rsidDel="004A606D">
          <w:rPr>
            <w:sz w:val="15"/>
          </w:rPr>
          <w:delText>charges incidental</w:delText>
        </w:r>
        <w:r w:rsidDel="004A606D">
          <w:rPr>
            <w:spacing w:val="-4"/>
            <w:sz w:val="15"/>
          </w:rPr>
          <w:delText xml:space="preserve"> </w:delText>
        </w:r>
        <w:r w:rsidDel="004A606D">
          <w:rPr>
            <w:sz w:val="15"/>
          </w:rPr>
          <w:delText>to</w:delText>
        </w:r>
        <w:r w:rsidDel="004A606D">
          <w:rPr>
            <w:spacing w:val="-6"/>
            <w:sz w:val="15"/>
          </w:rPr>
          <w:delText xml:space="preserve"> </w:delText>
        </w:r>
        <w:r w:rsidDel="004A606D">
          <w:rPr>
            <w:sz w:val="15"/>
          </w:rPr>
          <w:delText>the</w:delText>
        </w:r>
        <w:r w:rsidDel="004A606D">
          <w:rPr>
            <w:spacing w:val="-1"/>
            <w:sz w:val="15"/>
          </w:rPr>
          <w:delText xml:space="preserve"> </w:delText>
        </w:r>
        <w:r w:rsidDel="004A606D">
          <w:rPr>
            <w:sz w:val="15"/>
          </w:rPr>
          <w:delText>return</w:delText>
        </w:r>
        <w:r w:rsidDel="004A606D">
          <w:rPr>
            <w:spacing w:val="-1"/>
            <w:sz w:val="15"/>
          </w:rPr>
          <w:delText xml:space="preserve"> </w:delText>
        </w:r>
        <w:r w:rsidDel="004A606D">
          <w:rPr>
            <w:sz w:val="15"/>
          </w:rPr>
          <w:delText>of any</w:delText>
        </w:r>
        <w:r w:rsidDel="004A606D">
          <w:rPr>
            <w:spacing w:val="-5"/>
            <w:sz w:val="15"/>
          </w:rPr>
          <w:delText xml:space="preserve"> </w:delText>
        </w:r>
        <w:r w:rsidDel="004A606D">
          <w:rPr>
            <w:sz w:val="15"/>
          </w:rPr>
          <w:delText>such</w:delText>
        </w:r>
        <w:r w:rsidDel="004A606D">
          <w:rPr>
            <w:spacing w:val="-1"/>
            <w:sz w:val="15"/>
          </w:rPr>
          <w:delText xml:space="preserve"> </w:delText>
        </w:r>
        <w:r w:rsidDel="004A606D">
          <w:rPr>
            <w:sz w:val="15"/>
          </w:rPr>
          <w:delText>equipment. Upon termination of the agreement by the University, title to any such equipment shall revert to Contractor at the end of the University’s current fiscal year. The termination of the contract pursuant to this paragraph shall not cause any penalty to be charged to the agency or the contractor.</w:delText>
        </w:r>
      </w:del>
    </w:p>
    <w:p w14:paraId="6E2D682D" w14:textId="636D881D" w:rsidR="000637B2" w:rsidDel="004A606D" w:rsidRDefault="000C2105">
      <w:pPr>
        <w:spacing w:before="77"/>
        <w:ind w:left="661"/>
        <w:jc w:val="center"/>
        <w:rPr>
          <w:del w:id="435" w:author="Morgan Wills" w:date="2026-10-01T11:30:00Z"/>
          <w:sz w:val="15"/>
        </w:rPr>
        <w:pPrChange w:id="436" w:author="Morgan Wills" w:date="2026-10-01T11:30:00Z">
          <w:pPr>
            <w:pStyle w:val="ListParagraph"/>
            <w:numPr>
              <w:numId w:val="1"/>
            </w:numPr>
            <w:tabs>
              <w:tab w:val="left" w:pos="1079"/>
            </w:tabs>
            <w:spacing w:line="242" w:lineRule="auto"/>
            <w:ind w:left="359" w:hanging="358"/>
            <w:jc w:val="left"/>
          </w:pPr>
        </w:pPrChange>
      </w:pPr>
      <w:del w:id="437" w:author="Morgan Wills" w:date="2026-10-01T11:30:00Z">
        <w:r w:rsidDel="004A606D">
          <w:rPr>
            <w:b/>
            <w:sz w:val="15"/>
            <w:u w:val="single"/>
          </w:rPr>
          <w:delText>Responsibility For Taxes</w:delText>
        </w:r>
        <w:r w:rsidDel="004A606D">
          <w:rPr>
            <w:sz w:val="15"/>
          </w:rPr>
          <w:delText>:</w:delText>
        </w:r>
        <w:r w:rsidDel="004A606D">
          <w:rPr>
            <w:spacing w:val="40"/>
            <w:sz w:val="15"/>
          </w:rPr>
          <w:delText xml:space="preserve"> </w:delText>
        </w:r>
        <w:r w:rsidDel="004A606D">
          <w:rPr>
            <w:sz w:val="15"/>
          </w:rPr>
          <w:delText>The University shall not be responsible for, nor indemnify a contractor for, any federal, state or local taxes which may be imposed or levied upon the subject matter of this contract.</w:delText>
        </w:r>
      </w:del>
    </w:p>
    <w:p w14:paraId="5F026D13" w14:textId="361BEC51" w:rsidR="000637B2" w:rsidDel="004A606D" w:rsidRDefault="000C2105">
      <w:pPr>
        <w:spacing w:before="77"/>
        <w:ind w:left="661"/>
        <w:jc w:val="center"/>
        <w:rPr>
          <w:del w:id="438" w:author="Morgan Wills" w:date="2026-10-01T11:30:00Z"/>
          <w:sz w:val="15"/>
        </w:rPr>
        <w:pPrChange w:id="439" w:author="Morgan Wills" w:date="2026-10-01T11:30:00Z">
          <w:pPr>
            <w:pStyle w:val="ListParagraph"/>
            <w:numPr>
              <w:numId w:val="1"/>
            </w:numPr>
            <w:tabs>
              <w:tab w:val="left" w:pos="1079"/>
            </w:tabs>
            <w:spacing w:line="244" w:lineRule="auto"/>
            <w:ind w:left="359" w:right="349" w:hanging="358"/>
            <w:jc w:val="left"/>
          </w:pPr>
        </w:pPrChange>
      </w:pPr>
      <w:del w:id="440" w:author="Morgan Wills" w:date="2026-10-01T11:30:00Z">
        <w:r w:rsidDel="004A606D">
          <w:rPr>
            <w:b/>
            <w:sz w:val="15"/>
            <w:u w:val="single"/>
          </w:rPr>
          <w:delText>Insurance</w:delText>
        </w:r>
        <w:r w:rsidDel="004A606D">
          <w:rPr>
            <w:sz w:val="15"/>
          </w:rPr>
          <w:delText>:</w:delText>
        </w:r>
        <w:r w:rsidDel="004A606D">
          <w:rPr>
            <w:spacing w:val="37"/>
            <w:sz w:val="15"/>
          </w:rPr>
          <w:delText xml:space="preserve"> </w:delText>
        </w:r>
        <w:r w:rsidDel="004A606D">
          <w:rPr>
            <w:sz w:val="15"/>
          </w:rPr>
          <w:delText>The</w:delText>
        </w:r>
        <w:r w:rsidDel="004A606D">
          <w:rPr>
            <w:spacing w:val="-5"/>
            <w:sz w:val="15"/>
          </w:rPr>
          <w:delText xml:space="preserve"> </w:delText>
        </w:r>
        <w:r w:rsidDel="004A606D">
          <w:rPr>
            <w:sz w:val="15"/>
          </w:rPr>
          <w:delText>University</w:delText>
        </w:r>
        <w:r w:rsidDel="004A606D">
          <w:rPr>
            <w:spacing w:val="-6"/>
            <w:sz w:val="15"/>
          </w:rPr>
          <w:delText xml:space="preserve"> </w:delText>
        </w:r>
        <w:r w:rsidDel="004A606D">
          <w:rPr>
            <w:sz w:val="15"/>
          </w:rPr>
          <w:delText>shall</w:delText>
        </w:r>
        <w:r w:rsidDel="004A606D">
          <w:rPr>
            <w:spacing w:val="-5"/>
            <w:sz w:val="15"/>
          </w:rPr>
          <w:delText xml:space="preserve"> </w:delText>
        </w:r>
        <w:r w:rsidDel="004A606D">
          <w:rPr>
            <w:sz w:val="15"/>
          </w:rPr>
          <w:delText>not</w:delText>
        </w:r>
        <w:r w:rsidDel="004A606D">
          <w:rPr>
            <w:spacing w:val="-4"/>
            <w:sz w:val="15"/>
          </w:rPr>
          <w:delText xml:space="preserve"> </w:delText>
        </w:r>
        <w:r w:rsidDel="004A606D">
          <w:rPr>
            <w:sz w:val="15"/>
          </w:rPr>
          <w:delText>be required</w:delText>
        </w:r>
        <w:r w:rsidDel="004A606D">
          <w:rPr>
            <w:spacing w:val="-5"/>
            <w:sz w:val="15"/>
          </w:rPr>
          <w:delText xml:space="preserve"> </w:delText>
        </w:r>
        <w:r w:rsidDel="004A606D">
          <w:rPr>
            <w:sz w:val="15"/>
          </w:rPr>
          <w:delText>to</w:delText>
        </w:r>
        <w:r w:rsidDel="004A606D">
          <w:rPr>
            <w:spacing w:val="-5"/>
            <w:sz w:val="15"/>
          </w:rPr>
          <w:delText xml:space="preserve"> </w:delText>
        </w:r>
        <w:r w:rsidDel="004A606D">
          <w:rPr>
            <w:sz w:val="15"/>
          </w:rPr>
          <w:delText>purchase</w:delText>
        </w:r>
        <w:r w:rsidDel="004A606D">
          <w:rPr>
            <w:spacing w:val="-5"/>
            <w:sz w:val="15"/>
          </w:rPr>
          <w:delText xml:space="preserve"> </w:delText>
        </w:r>
        <w:r w:rsidDel="004A606D">
          <w:rPr>
            <w:sz w:val="15"/>
          </w:rPr>
          <w:delText>any</w:delText>
        </w:r>
        <w:r w:rsidDel="004A606D">
          <w:rPr>
            <w:spacing w:val="-4"/>
            <w:sz w:val="15"/>
          </w:rPr>
          <w:delText xml:space="preserve"> </w:delText>
        </w:r>
        <w:r w:rsidDel="004A606D">
          <w:rPr>
            <w:sz w:val="15"/>
          </w:rPr>
          <w:delText>insurance</w:delText>
        </w:r>
        <w:r w:rsidDel="004A606D">
          <w:rPr>
            <w:spacing w:val="-5"/>
            <w:sz w:val="15"/>
          </w:rPr>
          <w:delText xml:space="preserve"> </w:delText>
        </w:r>
        <w:r w:rsidDel="004A606D">
          <w:rPr>
            <w:sz w:val="15"/>
          </w:rPr>
          <w:delText>against</w:delText>
        </w:r>
        <w:r w:rsidDel="004A606D">
          <w:rPr>
            <w:spacing w:val="-1"/>
            <w:sz w:val="15"/>
          </w:rPr>
          <w:delText xml:space="preserve"> </w:delText>
        </w:r>
        <w:r w:rsidDel="004A606D">
          <w:rPr>
            <w:sz w:val="15"/>
          </w:rPr>
          <w:delText>loss</w:delText>
        </w:r>
        <w:r w:rsidDel="004A606D">
          <w:rPr>
            <w:spacing w:val="-3"/>
            <w:sz w:val="15"/>
          </w:rPr>
          <w:delText xml:space="preserve"> </w:delText>
        </w:r>
        <w:r w:rsidDel="004A606D">
          <w:rPr>
            <w:sz w:val="15"/>
          </w:rPr>
          <w:delText>or</w:delText>
        </w:r>
        <w:r w:rsidDel="004A606D">
          <w:rPr>
            <w:spacing w:val="-5"/>
            <w:sz w:val="15"/>
          </w:rPr>
          <w:delText xml:space="preserve"> </w:delText>
        </w:r>
        <w:r w:rsidDel="004A606D">
          <w:rPr>
            <w:sz w:val="15"/>
          </w:rPr>
          <w:delText>damage</w:delText>
        </w:r>
        <w:r w:rsidDel="004A606D">
          <w:rPr>
            <w:spacing w:val="-5"/>
            <w:sz w:val="15"/>
          </w:rPr>
          <w:delText xml:space="preserve"> </w:delText>
        </w:r>
        <w:r w:rsidDel="004A606D">
          <w:rPr>
            <w:sz w:val="15"/>
          </w:rPr>
          <w:delText>to</w:delText>
        </w:r>
        <w:r w:rsidDel="004A606D">
          <w:rPr>
            <w:spacing w:val="-5"/>
            <w:sz w:val="15"/>
          </w:rPr>
          <w:delText xml:space="preserve"> </w:delText>
        </w:r>
        <w:r w:rsidDel="004A606D">
          <w:rPr>
            <w:sz w:val="15"/>
          </w:rPr>
          <w:delText>property</w:delText>
        </w:r>
        <w:r w:rsidDel="004A606D">
          <w:rPr>
            <w:spacing w:val="-1"/>
            <w:sz w:val="15"/>
          </w:rPr>
          <w:delText xml:space="preserve"> </w:delText>
        </w:r>
        <w:r w:rsidDel="004A606D">
          <w:rPr>
            <w:sz w:val="15"/>
          </w:rPr>
          <w:delText>or</w:delText>
        </w:r>
        <w:r w:rsidDel="004A606D">
          <w:rPr>
            <w:spacing w:val="-5"/>
            <w:sz w:val="15"/>
          </w:rPr>
          <w:delText xml:space="preserve"> </w:delText>
        </w:r>
        <w:r w:rsidDel="004A606D">
          <w:rPr>
            <w:sz w:val="15"/>
          </w:rPr>
          <w:delText>any</w:delText>
        </w:r>
        <w:r w:rsidDel="004A606D">
          <w:rPr>
            <w:spacing w:val="-6"/>
            <w:sz w:val="15"/>
          </w:rPr>
          <w:delText xml:space="preserve"> </w:delText>
        </w:r>
        <w:r w:rsidDel="004A606D">
          <w:rPr>
            <w:sz w:val="15"/>
          </w:rPr>
          <w:delText>other</w:delText>
        </w:r>
        <w:r w:rsidDel="004A606D">
          <w:rPr>
            <w:spacing w:val="-7"/>
            <w:sz w:val="15"/>
          </w:rPr>
          <w:delText xml:space="preserve"> </w:delText>
        </w:r>
        <w:r w:rsidDel="004A606D">
          <w:rPr>
            <w:sz w:val="15"/>
          </w:rPr>
          <w:delText>subject</w:delText>
        </w:r>
        <w:r w:rsidDel="004A606D">
          <w:rPr>
            <w:spacing w:val="-8"/>
            <w:sz w:val="15"/>
          </w:rPr>
          <w:delText xml:space="preserve"> </w:delText>
        </w:r>
        <w:r w:rsidDel="004A606D">
          <w:rPr>
            <w:sz w:val="15"/>
          </w:rPr>
          <w:delText>matter</w:delText>
        </w:r>
        <w:r w:rsidDel="004A606D">
          <w:rPr>
            <w:spacing w:val="-5"/>
            <w:sz w:val="15"/>
          </w:rPr>
          <w:delText xml:space="preserve"> </w:delText>
        </w:r>
        <w:r w:rsidDel="004A606D">
          <w:rPr>
            <w:sz w:val="15"/>
          </w:rPr>
          <w:delText>relating</w:delText>
        </w:r>
        <w:r w:rsidDel="004A606D">
          <w:rPr>
            <w:spacing w:val="-7"/>
            <w:sz w:val="15"/>
          </w:rPr>
          <w:delText xml:space="preserve"> </w:delText>
        </w:r>
        <w:r w:rsidDel="004A606D">
          <w:rPr>
            <w:sz w:val="15"/>
          </w:rPr>
          <w:delText>to</w:delText>
        </w:r>
        <w:r w:rsidDel="004A606D">
          <w:rPr>
            <w:spacing w:val="-5"/>
            <w:sz w:val="15"/>
          </w:rPr>
          <w:delText xml:space="preserve"> </w:delText>
        </w:r>
        <w:r w:rsidDel="004A606D">
          <w:rPr>
            <w:sz w:val="15"/>
          </w:rPr>
          <w:delText>this contract, nor shall this contract require the University to establish a "self-insurance" fund to protect against any such loss or damage.</w:delText>
        </w:r>
      </w:del>
    </w:p>
    <w:p w14:paraId="7B1F4CF0" w14:textId="34794CDA" w:rsidR="000637B2" w:rsidDel="004A606D" w:rsidRDefault="000C2105">
      <w:pPr>
        <w:spacing w:before="77"/>
        <w:ind w:left="661"/>
        <w:jc w:val="center"/>
        <w:rPr>
          <w:del w:id="441" w:author="Morgan Wills" w:date="2026-10-01T11:30:00Z"/>
          <w:sz w:val="15"/>
        </w:rPr>
        <w:pPrChange w:id="442" w:author="Morgan Wills" w:date="2026-10-01T11:30:00Z">
          <w:pPr>
            <w:pStyle w:val="ListParagraph"/>
            <w:numPr>
              <w:numId w:val="1"/>
            </w:numPr>
            <w:tabs>
              <w:tab w:val="left" w:pos="1079"/>
            </w:tabs>
            <w:spacing w:line="242" w:lineRule="auto"/>
            <w:ind w:left="359" w:right="349" w:hanging="358"/>
            <w:jc w:val="left"/>
          </w:pPr>
        </w:pPrChange>
      </w:pPr>
      <w:del w:id="443" w:author="Morgan Wills" w:date="2026-10-01T11:30:00Z">
        <w:r w:rsidDel="004A606D">
          <w:rPr>
            <w:b/>
            <w:sz w:val="15"/>
            <w:u w:val="single"/>
          </w:rPr>
          <w:delText>Acceptance</w:delText>
        </w:r>
        <w:r w:rsidDel="004A606D">
          <w:rPr>
            <w:b/>
            <w:spacing w:val="-5"/>
            <w:sz w:val="15"/>
            <w:u w:val="single"/>
          </w:rPr>
          <w:delText xml:space="preserve"> </w:delText>
        </w:r>
        <w:r w:rsidDel="004A606D">
          <w:rPr>
            <w:b/>
            <w:sz w:val="15"/>
            <w:u w:val="single"/>
          </w:rPr>
          <w:delText>Of</w:delText>
        </w:r>
        <w:r w:rsidDel="004A606D">
          <w:rPr>
            <w:b/>
            <w:spacing w:val="-5"/>
            <w:sz w:val="15"/>
            <w:u w:val="single"/>
          </w:rPr>
          <w:delText xml:space="preserve"> </w:delText>
        </w:r>
        <w:r w:rsidDel="004A606D">
          <w:rPr>
            <w:b/>
            <w:sz w:val="15"/>
            <w:u w:val="single"/>
          </w:rPr>
          <w:delText>Contract</w:delText>
        </w:r>
        <w:r w:rsidDel="004A606D">
          <w:rPr>
            <w:sz w:val="15"/>
          </w:rPr>
          <w:delText>:</w:delText>
        </w:r>
        <w:r w:rsidDel="004A606D">
          <w:rPr>
            <w:spacing w:val="39"/>
            <w:sz w:val="15"/>
          </w:rPr>
          <w:delText xml:space="preserve"> </w:delText>
        </w:r>
        <w:r w:rsidDel="004A606D">
          <w:rPr>
            <w:sz w:val="15"/>
          </w:rPr>
          <w:delText>This</w:delText>
        </w:r>
        <w:r w:rsidDel="004A606D">
          <w:rPr>
            <w:spacing w:val="-4"/>
            <w:sz w:val="15"/>
          </w:rPr>
          <w:delText xml:space="preserve"> </w:delText>
        </w:r>
        <w:r w:rsidDel="004A606D">
          <w:rPr>
            <w:sz w:val="15"/>
          </w:rPr>
          <w:delText>contract</w:delText>
        </w:r>
        <w:r w:rsidDel="004A606D">
          <w:rPr>
            <w:spacing w:val="-4"/>
            <w:sz w:val="15"/>
          </w:rPr>
          <w:delText xml:space="preserve"> </w:delText>
        </w:r>
        <w:r w:rsidDel="004A606D">
          <w:rPr>
            <w:sz w:val="15"/>
          </w:rPr>
          <w:delText>shall not</w:delText>
        </w:r>
        <w:r w:rsidDel="004A606D">
          <w:rPr>
            <w:spacing w:val="-4"/>
            <w:sz w:val="15"/>
          </w:rPr>
          <w:delText xml:space="preserve"> </w:delText>
        </w:r>
        <w:r w:rsidDel="004A606D">
          <w:rPr>
            <w:sz w:val="15"/>
          </w:rPr>
          <w:delText>be</w:delText>
        </w:r>
        <w:r w:rsidDel="004A606D">
          <w:rPr>
            <w:spacing w:val="-7"/>
            <w:sz w:val="15"/>
          </w:rPr>
          <w:delText xml:space="preserve"> </w:delText>
        </w:r>
        <w:r w:rsidDel="004A606D">
          <w:rPr>
            <w:sz w:val="15"/>
          </w:rPr>
          <w:delText>considered</w:delText>
        </w:r>
        <w:r w:rsidDel="004A606D">
          <w:rPr>
            <w:spacing w:val="-5"/>
            <w:sz w:val="15"/>
          </w:rPr>
          <w:delText xml:space="preserve"> </w:delText>
        </w:r>
        <w:r w:rsidDel="004A606D">
          <w:rPr>
            <w:sz w:val="15"/>
          </w:rPr>
          <w:delText>accepted, approved</w:delText>
        </w:r>
        <w:r w:rsidDel="004A606D">
          <w:rPr>
            <w:spacing w:val="-2"/>
            <w:sz w:val="15"/>
          </w:rPr>
          <w:delText xml:space="preserve"> </w:delText>
        </w:r>
        <w:r w:rsidDel="004A606D">
          <w:rPr>
            <w:sz w:val="15"/>
          </w:rPr>
          <w:delText>or</w:delText>
        </w:r>
        <w:r w:rsidDel="004A606D">
          <w:rPr>
            <w:spacing w:val="-5"/>
            <w:sz w:val="15"/>
          </w:rPr>
          <w:delText xml:space="preserve"> </w:delText>
        </w:r>
        <w:r w:rsidDel="004A606D">
          <w:rPr>
            <w:sz w:val="15"/>
          </w:rPr>
          <w:delText>otherwise</w:delText>
        </w:r>
        <w:r w:rsidDel="004A606D">
          <w:rPr>
            <w:spacing w:val="-2"/>
            <w:sz w:val="15"/>
          </w:rPr>
          <w:delText xml:space="preserve"> </w:delText>
        </w:r>
        <w:r w:rsidDel="004A606D">
          <w:rPr>
            <w:sz w:val="15"/>
          </w:rPr>
          <w:delText>effective</w:delText>
        </w:r>
        <w:r w:rsidDel="004A606D">
          <w:rPr>
            <w:spacing w:val="-2"/>
            <w:sz w:val="15"/>
          </w:rPr>
          <w:delText xml:space="preserve"> </w:delText>
        </w:r>
        <w:r w:rsidDel="004A606D">
          <w:rPr>
            <w:sz w:val="15"/>
          </w:rPr>
          <w:delText>until</w:delText>
        </w:r>
        <w:r w:rsidDel="004A606D">
          <w:rPr>
            <w:spacing w:val="-7"/>
            <w:sz w:val="15"/>
          </w:rPr>
          <w:delText xml:space="preserve"> </w:delText>
        </w:r>
        <w:r w:rsidDel="004A606D">
          <w:rPr>
            <w:sz w:val="15"/>
          </w:rPr>
          <w:delText>the</w:delText>
        </w:r>
        <w:r w:rsidDel="004A606D">
          <w:rPr>
            <w:spacing w:val="-5"/>
            <w:sz w:val="15"/>
          </w:rPr>
          <w:delText xml:space="preserve"> </w:delText>
        </w:r>
        <w:r w:rsidDel="004A606D">
          <w:rPr>
            <w:sz w:val="15"/>
          </w:rPr>
          <w:delText>required</w:delText>
        </w:r>
        <w:r w:rsidDel="004A606D">
          <w:rPr>
            <w:spacing w:val="-5"/>
            <w:sz w:val="15"/>
          </w:rPr>
          <w:delText xml:space="preserve"> </w:delText>
        </w:r>
        <w:r w:rsidDel="004A606D">
          <w:rPr>
            <w:sz w:val="15"/>
          </w:rPr>
          <w:delText>approvals</w:delText>
        </w:r>
        <w:r w:rsidDel="004A606D">
          <w:rPr>
            <w:spacing w:val="-1"/>
            <w:sz w:val="15"/>
          </w:rPr>
          <w:delText xml:space="preserve"> </w:delText>
        </w:r>
        <w:r w:rsidDel="004A606D">
          <w:rPr>
            <w:sz w:val="15"/>
          </w:rPr>
          <w:delText>and</w:delText>
        </w:r>
        <w:r w:rsidDel="004A606D">
          <w:rPr>
            <w:spacing w:val="-7"/>
            <w:sz w:val="15"/>
          </w:rPr>
          <w:delText xml:space="preserve"> </w:delText>
        </w:r>
        <w:r w:rsidDel="004A606D">
          <w:rPr>
            <w:sz w:val="15"/>
          </w:rPr>
          <w:delText xml:space="preserve">certifications have been given, including, but not limited to, the signature of an authorized representative of the University as defined in the University Contracts Policy: </w:delText>
        </w:r>
        <w:r w:rsidDel="004A606D">
          <w:fldChar w:fldCharType="begin"/>
        </w:r>
        <w:r w:rsidDel="004A606D">
          <w:delInstrText xml:space="preserve"> HYPERLINK "https://www.k-state.edu/policies/ppm/3000/3070.html" \h </w:delInstrText>
        </w:r>
        <w:r w:rsidDel="004A606D">
          <w:fldChar w:fldCharType="separate"/>
        </w:r>
        <w:r w:rsidDel="004A606D">
          <w:rPr>
            <w:color w:val="0000FF"/>
            <w:spacing w:val="-2"/>
            <w:sz w:val="15"/>
            <w:u w:val="single" w:color="0000FF"/>
          </w:rPr>
          <w:delText>https://www.k-state.edu/policies/ppm/3000/3070.htm</w:delText>
        </w:r>
        <w:r w:rsidDel="004A606D">
          <w:rPr>
            <w:color w:val="0000FF"/>
            <w:spacing w:val="-2"/>
            <w:sz w:val="15"/>
          </w:rPr>
          <w:delText>l</w:delText>
        </w:r>
        <w:r w:rsidDel="004A606D">
          <w:rPr>
            <w:spacing w:val="-2"/>
            <w:sz w:val="15"/>
          </w:rPr>
          <w:delText>.</w:delText>
        </w:r>
        <w:r w:rsidDel="004A606D">
          <w:rPr>
            <w:spacing w:val="-2"/>
            <w:sz w:val="15"/>
          </w:rPr>
          <w:fldChar w:fldCharType="end"/>
        </w:r>
      </w:del>
    </w:p>
    <w:p w14:paraId="7AD7879F" w14:textId="213F777C" w:rsidR="000637B2" w:rsidDel="004A606D" w:rsidRDefault="000C2105">
      <w:pPr>
        <w:spacing w:before="77"/>
        <w:ind w:left="661"/>
        <w:jc w:val="center"/>
        <w:rPr>
          <w:del w:id="444" w:author="Morgan Wills" w:date="2026-10-01T11:30:00Z"/>
          <w:sz w:val="15"/>
        </w:rPr>
        <w:pPrChange w:id="445" w:author="Morgan Wills" w:date="2026-10-01T11:30:00Z">
          <w:pPr>
            <w:pStyle w:val="ListParagraph"/>
            <w:numPr>
              <w:numId w:val="1"/>
            </w:numPr>
            <w:tabs>
              <w:tab w:val="left" w:pos="1079"/>
            </w:tabs>
            <w:spacing w:line="247" w:lineRule="auto"/>
            <w:ind w:left="359" w:right="350" w:hanging="358"/>
            <w:jc w:val="left"/>
          </w:pPr>
        </w:pPrChange>
      </w:pPr>
      <w:del w:id="446" w:author="Morgan Wills" w:date="2026-10-01T11:30:00Z">
        <w:r w:rsidDel="004A606D">
          <w:rPr>
            <w:b/>
            <w:sz w:val="15"/>
            <w:u w:val="single"/>
          </w:rPr>
          <w:delText>Authority To Contract</w:delText>
        </w:r>
        <w:r w:rsidDel="004A606D">
          <w:rPr>
            <w:sz w:val="15"/>
          </w:rPr>
          <w:delText>:</w:delText>
        </w:r>
        <w:r w:rsidDel="004A606D">
          <w:rPr>
            <w:spacing w:val="40"/>
            <w:sz w:val="15"/>
          </w:rPr>
          <w:delText xml:space="preserve"> </w:delText>
        </w:r>
        <w:r w:rsidDel="004A606D">
          <w:rPr>
            <w:sz w:val="15"/>
          </w:rPr>
          <w:delText>By signing this contract, the representative of the contractor thereby represents that such person is duly authorized by the contractor to execute this contract on behalf of the contractor and that the contractor agrees to be bound by the provisions thereof.</w:delText>
        </w:r>
      </w:del>
    </w:p>
    <w:p w14:paraId="397AE974" w14:textId="212D0062" w:rsidR="000637B2" w:rsidDel="004A606D" w:rsidRDefault="000C2105">
      <w:pPr>
        <w:spacing w:before="77"/>
        <w:ind w:left="661"/>
        <w:jc w:val="center"/>
        <w:rPr>
          <w:del w:id="447" w:author="Morgan Wills" w:date="2026-10-01T11:30:00Z"/>
          <w:sz w:val="15"/>
        </w:rPr>
        <w:pPrChange w:id="448" w:author="Morgan Wills" w:date="2026-10-01T11:30:00Z">
          <w:pPr>
            <w:pStyle w:val="ListParagraph"/>
            <w:numPr>
              <w:numId w:val="1"/>
            </w:numPr>
            <w:tabs>
              <w:tab w:val="left" w:pos="1071"/>
            </w:tabs>
            <w:ind w:left="359" w:hanging="358"/>
            <w:jc w:val="left"/>
          </w:pPr>
        </w:pPrChange>
      </w:pPr>
      <w:del w:id="449" w:author="Morgan Wills" w:date="2026-10-01T11:30:00Z">
        <w:r w:rsidDel="004A606D">
          <w:rPr>
            <w:b/>
            <w:sz w:val="15"/>
            <w:u w:val="single"/>
          </w:rPr>
          <w:delText>Export</w:delText>
        </w:r>
        <w:r w:rsidDel="004A606D">
          <w:rPr>
            <w:b/>
            <w:spacing w:val="-2"/>
            <w:sz w:val="15"/>
            <w:u w:val="single"/>
          </w:rPr>
          <w:delText xml:space="preserve"> </w:delText>
        </w:r>
        <w:r w:rsidDel="004A606D">
          <w:rPr>
            <w:b/>
            <w:sz w:val="15"/>
            <w:u w:val="single"/>
          </w:rPr>
          <w:delText>Control</w:delText>
        </w:r>
        <w:r w:rsidDel="004A606D">
          <w:rPr>
            <w:sz w:val="15"/>
            <w:u w:val="single"/>
          </w:rPr>
          <w:delText>:</w:delText>
        </w:r>
        <w:r w:rsidDel="004A606D">
          <w:rPr>
            <w:spacing w:val="40"/>
            <w:sz w:val="15"/>
          </w:rPr>
          <w:delText xml:space="preserve"> </w:delText>
        </w:r>
        <w:r w:rsidDel="004A606D">
          <w:rPr>
            <w:sz w:val="15"/>
          </w:rPr>
          <w:delText>Prior</w:delText>
        </w:r>
        <w:r w:rsidDel="004A606D">
          <w:rPr>
            <w:spacing w:val="-7"/>
            <w:sz w:val="15"/>
          </w:rPr>
          <w:delText xml:space="preserve"> </w:delText>
        </w:r>
        <w:r w:rsidDel="004A606D">
          <w:rPr>
            <w:sz w:val="15"/>
          </w:rPr>
          <w:delText>to</w:delText>
        </w:r>
        <w:r w:rsidDel="004A606D">
          <w:rPr>
            <w:spacing w:val="-2"/>
            <w:sz w:val="15"/>
          </w:rPr>
          <w:delText xml:space="preserve"> </w:delText>
        </w:r>
        <w:r w:rsidDel="004A606D">
          <w:rPr>
            <w:sz w:val="15"/>
          </w:rPr>
          <w:delText>providing</w:delText>
        </w:r>
        <w:r w:rsidDel="004A606D">
          <w:rPr>
            <w:spacing w:val="-2"/>
            <w:sz w:val="15"/>
          </w:rPr>
          <w:delText xml:space="preserve"> </w:delText>
        </w:r>
        <w:r w:rsidDel="004A606D">
          <w:rPr>
            <w:sz w:val="15"/>
          </w:rPr>
          <w:delText>University with any</w:delText>
        </w:r>
        <w:r w:rsidDel="004A606D">
          <w:rPr>
            <w:spacing w:val="-4"/>
            <w:sz w:val="15"/>
          </w:rPr>
          <w:delText xml:space="preserve"> </w:delText>
        </w:r>
        <w:r w:rsidDel="004A606D">
          <w:rPr>
            <w:sz w:val="15"/>
          </w:rPr>
          <w:delText>items under</w:delText>
        </w:r>
        <w:r w:rsidDel="004A606D">
          <w:rPr>
            <w:spacing w:val="-2"/>
            <w:sz w:val="15"/>
          </w:rPr>
          <w:delText xml:space="preserve"> </w:delText>
        </w:r>
        <w:r w:rsidDel="004A606D">
          <w:rPr>
            <w:sz w:val="15"/>
          </w:rPr>
          <w:delText>this</w:delText>
        </w:r>
        <w:r w:rsidDel="004A606D">
          <w:rPr>
            <w:spacing w:val="-3"/>
            <w:sz w:val="15"/>
          </w:rPr>
          <w:delText xml:space="preserve"> </w:delText>
        </w:r>
        <w:r w:rsidDel="004A606D">
          <w:rPr>
            <w:sz w:val="15"/>
          </w:rPr>
          <w:delText>contract that</w:delText>
        </w:r>
        <w:r w:rsidDel="004A606D">
          <w:rPr>
            <w:spacing w:val="-1"/>
            <w:sz w:val="15"/>
          </w:rPr>
          <w:delText xml:space="preserve"> </w:delText>
        </w:r>
        <w:r w:rsidDel="004A606D">
          <w:rPr>
            <w:sz w:val="15"/>
          </w:rPr>
          <w:delText>are</w:delText>
        </w:r>
        <w:r w:rsidDel="004A606D">
          <w:rPr>
            <w:spacing w:val="-7"/>
            <w:sz w:val="15"/>
          </w:rPr>
          <w:delText xml:space="preserve"> </w:delText>
        </w:r>
        <w:r w:rsidDel="004A606D">
          <w:rPr>
            <w:sz w:val="15"/>
          </w:rPr>
          <w:delText>subject to export</w:delText>
        </w:r>
        <w:r w:rsidDel="004A606D">
          <w:rPr>
            <w:spacing w:val="-4"/>
            <w:sz w:val="15"/>
          </w:rPr>
          <w:delText xml:space="preserve"> </w:delText>
        </w:r>
        <w:r w:rsidDel="004A606D">
          <w:rPr>
            <w:sz w:val="15"/>
          </w:rPr>
          <w:delText>controls regulations, including items</w:delText>
        </w:r>
        <w:r w:rsidDel="004A606D">
          <w:rPr>
            <w:spacing w:val="-1"/>
            <w:sz w:val="15"/>
          </w:rPr>
          <w:delText xml:space="preserve"> </w:delText>
        </w:r>
        <w:r w:rsidDel="004A606D">
          <w:rPr>
            <w:sz w:val="15"/>
          </w:rPr>
          <w:delText>controlled under</w:delText>
        </w:r>
        <w:r w:rsidDel="004A606D">
          <w:rPr>
            <w:spacing w:val="-5"/>
            <w:sz w:val="15"/>
          </w:rPr>
          <w:delText xml:space="preserve"> </w:delText>
        </w:r>
        <w:r w:rsidDel="004A606D">
          <w:rPr>
            <w:sz w:val="15"/>
          </w:rPr>
          <w:delText>the</w:delText>
        </w:r>
        <w:r w:rsidDel="004A606D">
          <w:rPr>
            <w:spacing w:val="-10"/>
            <w:sz w:val="15"/>
          </w:rPr>
          <w:delText xml:space="preserve"> </w:delText>
        </w:r>
        <w:r w:rsidDel="004A606D">
          <w:rPr>
            <w:sz w:val="15"/>
          </w:rPr>
          <w:delText>International</w:delText>
        </w:r>
        <w:r w:rsidDel="004A606D">
          <w:rPr>
            <w:spacing w:val="-7"/>
            <w:sz w:val="15"/>
          </w:rPr>
          <w:delText xml:space="preserve"> </w:delText>
        </w:r>
        <w:r w:rsidDel="004A606D">
          <w:rPr>
            <w:sz w:val="15"/>
          </w:rPr>
          <w:delText>Traffic</w:delText>
        </w:r>
        <w:r w:rsidDel="004A606D">
          <w:rPr>
            <w:spacing w:val="-3"/>
            <w:sz w:val="15"/>
          </w:rPr>
          <w:delText xml:space="preserve"> </w:delText>
        </w:r>
        <w:r w:rsidDel="004A606D">
          <w:rPr>
            <w:sz w:val="15"/>
          </w:rPr>
          <w:delText>in</w:delText>
        </w:r>
        <w:r w:rsidDel="004A606D">
          <w:rPr>
            <w:spacing w:val="-7"/>
            <w:sz w:val="15"/>
          </w:rPr>
          <w:delText xml:space="preserve"> </w:delText>
        </w:r>
        <w:r w:rsidDel="004A606D">
          <w:rPr>
            <w:sz w:val="15"/>
          </w:rPr>
          <w:delText>Arms</w:delText>
        </w:r>
        <w:r w:rsidDel="004A606D">
          <w:rPr>
            <w:spacing w:val="-4"/>
            <w:sz w:val="15"/>
          </w:rPr>
          <w:delText xml:space="preserve"> </w:delText>
        </w:r>
        <w:r w:rsidDel="004A606D">
          <w:rPr>
            <w:sz w:val="15"/>
          </w:rPr>
          <w:delText>Regulations</w:delText>
        </w:r>
        <w:r w:rsidDel="004A606D">
          <w:rPr>
            <w:spacing w:val="-4"/>
            <w:sz w:val="15"/>
          </w:rPr>
          <w:delText xml:space="preserve"> </w:delText>
        </w:r>
        <w:r w:rsidDel="004A606D">
          <w:rPr>
            <w:sz w:val="15"/>
          </w:rPr>
          <w:delText>(ITAR),</w:delText>
        </w:r>
        <w:r w:rsidDel="004A606D">
          <w:rPr>
            <w:spacing w:val="-4"/>
            <w:sz w:val="15"/>
          </w:rPr>
          <w:delText xml:space="preserve"> </w:delText>
        </w:r>
        <w:r w:rsidDel="004A606D">
          <w:rPr>
            <w:sz w:val="15"/>
          </w:rPr>
          <w:delText>22</w:delText>
        </w:r>
        <w:r w:rsidDel="004A606D">
          <w:rPr>
            <w:spacing w:val="-10"/>
            <w:sz w:val="15"/>
          </w:rPr>
          <w:delText xml:space="preserve"> </w:delText>
        </w:r>
        <w:r w:rsidDel="004A606D">
          <w:rPr>
            <w:sz w:val="15"/>
          </w:rPr>
          <w:delText>C.F.R.</w:delText>
        </w:r>
        <w:r w:rsidDel="004A606D">
          <w:rPr>
            <w:spacing w:val="-6"/>
            <w:sz w:val="15"/>
          </w:rPr>
          <w:delText xml:space="preserve"> </w:delText>
        </w:r>
        <w:r w:rsidDel="004A606D">
          <w:rPr>
            <w:sz w:val="15"/>
          </w:rPr>
          <w:delText>§§</w:delText>
        </w:r>
        <w:r w:rsidDel="004A606D">
          <w:rPr>
            <w:spacing w:val="-5"/>
            <w:sz w:val="15"/>
          </w:rPr>
          <w:delText xml:space="preserve"> </w:delText>
        </w:r>
        <w:r w:rsidDel="004A606D">
          <w:rPr>
            <w:sz w:val="15"/>
          </w:rPr>
          <w:delText>120-130,</w:delText>
        </w:r>
        <w:r w:rsidDel="004A606D">
          <w:rPr>
            <w:spacing w:val="-4"/>
            <w:sz w:val="15"/>
          </w:rPr>
          <w:delText xml:space="preserve"> </w:delText>
        </w:r>
        <w:r w:rsidDel="004A606D">
          <w:rPr>
            <w:sz w:val="15"/>
          </w:rPr>
          <w:delText>or</w:delText>
        </w:r>
        <w:r w:rsidDel="004A606D">
          <w:rPr>
            <w:spacing w:val="-7"/>
            <w:sz w:val="15"/>
          </w:rPr>
          <w:delText xml:space="preserve"> </w:delText>
        </w:r>
        <w:r w:rsidDel="004A606D">
          <w:rPr>
            <w:sz w:val="15"/>
          </w:rPr>
          <w:delText>the</w:delText>
        </w:r>
        <w:r w:rsidDel="004A606D">
          <w:rPr>
            <w:spacing w:val="-7"/>
            <w:sz w:val="15"/>
          </w:rPr>
          <w:delText xml:space="preserve"> </w:delText>
        </w:r>
        <w:r w:rsidDel="004A606D">
          <w:rPr>
            <w:sz w:val="15"/>
          </w:rPr>
          <w:delText>Export</w:delText>
        </w:r>
        <w:r w:rsidDel="004A606D">
          <w:rPr>
            <w:spacing w:val="-4"/>
            <w:sz w:val="15"/>
          </w:rPr>
          <w:delText xml:space="preserve"> </w:delText>
        </w:r>
        <w:r w:rsidDel="004A606D">
          <w:rPr>
            <w:sz w:val="15"/>
          </w:rPr>
          <w:delText>Administration</w:delText>
        </w:r>
        <w:r w:rsidDel="004A606D">
          <w:rPr>
            <w:spacing w:val="-10"/>
            <w:sz w:val="15"/>
          </w:rPr>
          <w:delText xml:space="preserve"> </w:delText>
        </w:r>
        <w:r w:rsidDel="004A606D">
          <w:rPr>
            <w:sz w:val="15"/>
          </w:rPr>
          <w:delText>Regulations</w:delText>
        </w:r>
        <w:r w:rsidDel="004A606D">
          <w:rPr>
            <w:spacing w:val="-4"/>
            <w:sz w:val="15"/>
          </w:rPr>
          <w:delText xml:space="preserve"> </w:delText>
        </w:r>
        <w:r w:rsidDel="004A606D">
          <w:rPr>
            <w:sz w:val="15"/>
          </w:rPr>
          <w:delText>(EAR),</w:delText>
        </w:r>
        <w:r w:rsidDel="004A606D">
          <w:rPr>
            <w:spacing w:val="-4"/>
            <w:sz w:val="15"/>
          </w:rPr>
          <w:delText xml:space="preserve"> </w:delText>
        </w:r>
        <w:r w:rsidDel="004A606D">
          <w:rPr>
            <w:sz w:val="15"/>
          </w:rPr>
          <w:delText>15</w:delText>
        </w:r>
        <w:r w:rsidDel="004A606D">
          <w:rPr>
            <w:spacing w:val="-7"/>
            <w:sz w:val="15"/>
          </w:rPr>
          <w:delText xml:space="preserve"> </w:delText>
        </w:r>
        <w:r w:rsidDel="004A606D">
          <w:rPr>
            <w:sz w:val="15"/>
          </w:rPr>
          <w:delText>C.F.R.</w:delText>
        </w:r>
        <w:r w:rsidDel="004A606D">
          <w:rPr>
            <w:spacing w:val="-4"/>
            <w:sz w:val="15"/>
          </w:rPr>
          <w:delText xml:space="preserve"> </w:delText>
        </w:r>
        <w:r w:rsidDel="004A606D">
          <w:rPr>
            <w:sz w:val="15"/>
          </w:rPr>
          <w:delText>§§</w:delText>
        </w:r>
        <w:r w:rsidDel="004A606D">
          <w:rPr>
            <w:spacing w:val="-5"/>
            <w:sz w:val="15"/>
          </w:rPr>
          <w:delText xml:space="preserve"> </w:delText>
        </w:r>
        <w:r w:rsidDel="004A606D">
          <w:rPr>
            <w:sz w:val="15"/>
          </w:rPr>
          <w:delText>730-774,</w:delText>
        </w:r>
        <w:r w:rsidDel="004A606D">
          <w:rPr>
            <w:spacing w:val="-4"/>
            <w:sz w:val="15"/>
          </w:rPr>
          <w:delText xml:space="preserve"> </w:delText>
        </w:r>
        <w:r w:rsidDel="004A606D">
          <w:rPr>
            <w:sz w:val="15"/>
          </w:rPr>
          <w:delText>Contractor will notify University and identify the export controlled items at issue and the applicable categories and subcategories of the United States Munitions List and/or Export</w:delText>
        </w:r>
        <w:r w:rsidDel="004A606D">
          <w:rPr>
            <w:spacing w:val="-9"/>
            <w:sz w:val="15"/>
          </w:rPr>
          <w:delText xml:space="preserve"> </w:delText>
        </w:r>
        <w:r w:rsidDel="004A606D">
          <w:rPr>
            <w:sz w:val="15"/>
          </w:rPr>
          <w:delText>Control</w:delText>
        </w:r>
        <w:r w:rsidDel="004A606D">
          <w:rPr>
            <w:spacing w:val="-7"/>
            <w:sz w:val="15"/>
          </w:rPr>
          <w:delText xml:space="preserve"> </w:delText>
        </w:r>
        <w:r w:rsidDel="004A606D">
          <w:rPr>
            <w:sz w:val="15"/>
          </w:rPr>
          <w:delText>Classification</w:delText>
        </w:r>
        <w:r w:rsidDel="004A606D">
          <w:rPr>
            <w:spacing w:val="-10"/>
            <w:sz w:val="15"/>
          </w:rPr>
          <w:delText xml:space="preserve"> </w:delText>
        </w:r>
        <w:r w:rsidDel="004A606D">
          <w:rPr>
            <w:sz w:val="15"/>
          </w:rPr>
          <w:delText>Number(s).</w:delText>
        </w:r>
        <w:r w:rsidDel="004A606D">
          <w:rPr>
            <w:spacing w:val="-6"/>
            <w:sz w:val="15"/>
          </w:rPr>
          <w:delText xml:space="preserve"> </w:delText>
        </w:r>
        <w:r w:rsidDel="004A606D">
          <w:rPr>
            <w:sz w:val="15"/>
          </w:rPr>
          <w:delText>University</w:delText>
        </w:r>
        <w:r w:rsidDel="004A606D">
          <w:rPr>
            <w:spacing w:val="-6"/>
            <w:sz w:val="15"/>
          </w:rPr>
          <w:delText xml:space="preserve"> </w:delText>
        </w:r>
        <w:r w:rsidDel="004A606D">
          <w:rPr>
            <w:sz w:val="15"/>
          </w:rPr>
          <w:delText>reserves</w:delText>
        </w:r>
        <w:r w:rsidDel="004A606D">
          <w:rPr>
            <w:spacing w:val="-8"/>
            <w:sz w:val="15"/>
          </w:rPr>
          <w:delText xml:space="preserve"> </w:delText>
        </w:r>
        <w:r w:rsidDel="004A606D">
          <w:rPr>
            <w:sz w:val="15"/>
          </w:rPr>
          <w:delText>to</w:delText>
        </w:r>
        <w:r w:rsidDel="004A606D">
          <w:rPr>
            <w:spacing w:val="-7"/>
            <w:sz w:val="15"/>
          </w:rPr>
          <w:delText xml:space="preserve"> </w:delText>
        </w:r>
        <w:r w:rsidDel="004A606D">
          <w:rPr>
            <w:sz w:val="15"/>
          </w:rPr>
          <w:delText>right</w:delText>
        </w:r>
        <w:r w:rsidDel="004A606D">
          <w:rPr>
            <w:spacing w:val="-8"/>
            <w:sz w:val="15"/>
          </w:rPr>
          <w:delText xml:space="preserve"> </w:delText>
        </w:r>
        <w:r w:rsidDel="004A606D">
          <w:rPr>
            <w:sz w:val="15"/>
          </w:rPr>
          <w:delText>to</w:delText>
        </w:r>
        <w:r w:rsidDel="004A606D">
          <w:rPr>
            <w:spacing w:val="-11"/>
            <w:sz w:val="15"/>
          </w:rPr>
          <w:delText xml:space="preserve"> </w:delText>
        </w:r>
        <w:r w:rsidDel="004A606D">
          <w:rPr>
            <w:sz w:val="15"/>
          </w:rPr>
          <w:delText>decline</w:delText>
        </w:r>
        <w:r w:rsidDel="004A606D">
          <w:rPr>
            <w:spacing w:val="-6"/>
            <w:sz w:val="15"/>
          </w:rPr>
          <w:delText xml:space="preserve"> </w:delText>
        </w:r>
        <w:r w:rsidDel="004A606D">
          <w:rPr>
            <w:sz w:val="15"/>
          </w:rPr>
          <w:delText>to</w:delText>
        </w:r>
        <w:r w:rsidDel="004A606D">
          <w:rPr>
            <w:spacing w:val="-7"/>
            <w:sz w:val="15"/>
          </w:rPr>
          <w:delText xml:space="preserve"> </w:delText>
        </w:r>
        <w:r w:rsidDel="004A606D">
          <w:rPr>
            <w:sz w:val="15"/>
          </w:rPr>
          <w:delText>accept</w:delText>
        </w:r>
        <w:r w:rsidDel="004A606D">
          <w:rPr>
            <w:spacing w:val="-4"/>
            <w:sz w:val="15"/>
          </w:rPr>
          <w:delText xml:space="preserve"> </w:delText>
        </w:r>
        <w:r w:rsidDel="004A606D">
          <w:rPr>
            <w:sz w:val="15"/>
          </w:rPr>
          <w:delText>any</w:delText>
        </w:r>
        <w:r w:rsidDel="004A606D">
          <w:rPr>
            <w:spacing w:val="-8"/>
            <w:sz w:val="15"/>
          </w:rPr>
          <w:delText xml:space="preserve"> </w:delText>
        </w:r>
        <w:r w:rsidDel="004A606D">
          <w:rPr>
            <w:sz w:val="15"/>
          </w:rPr>
          <w:delText>items</w:delText>
        </w:r>
        <w:r w:rsidDel="004A606D">
          <w:rPr>
            <w:spacing w:val="-6"/>
            <w:sz w:val="15"/>
          </w:rPr>
          <w:delText xml:space="preserve"> </w:delText>
        </w:r>
        <w:r w:rsidDel="004A606D">
          <w:rPr>
            <w:sz w:val="15"/>
          </w:rPr>
          <w:delText>or</w:delText>
        </w:r>
        <w:r w:rsidDel="004A606D">
          <w:rPr>
            <w:spacing w:val="-10"/>
            <w:sz w:val="15"/>
          </w:rPr>
          <w:delText xml:space="preserve"> </w:delText>
        </w:r>
        <w:r w:rsidDel="004A606D">
          <w:rPr>
            <w:sz w:val="15"/>
          </w:rPr>
          <w:delText>information</w:delText>
        </w:r>
        <w:r w:rsidDel="004A606D">
          <w:rPr>
            <w:spacing w:val="-7"/>
            <w:sz w:val="15"/>
          </w:rPr>
          <w:delText xml:space="preserve"> </w:delText>
        </w:r>
        <w:r w:rsidDel="004A606D">
          <w:rPr>
            <w:sz w:val="15"/>
          </w:rPr>
          <w:delText>controlled</w:delText>
        </w:r>
        <w:r w:rsidDel="004A606D">
          <w:rPr>
            <w:spacing w:val="-10"/>
            <w:sz w:val="15"/>
          </w:rPr>
          <w:delText xml:space="preserve"> </w:delText>
        </w:r>
        <w:r w:rsidDel="004A606D">
          <w:rPr>
            <w:sz w:val="15"/>
          </w:rPr>
          <w:delText>under</w:delText>
        </w:r>
        <w:r w:rsidDel="004A606D">
          <w:rPr>
            <w:spacing w:val="-9"/>
            <w:sz w:val="15"/>
          </w:rPr>
          <w:delText xml:space="preserve"> </w:delText>
        </w:r>
        <w:r w:rsidDel="004A606D">
          <w:rPr>
            <w:sz w:val="15"/>
          </w:rPr>
          <w:delText>ITAR</w:delText>
        </w:r>
        <w:r w:rsidDel="004A606D">
          <w:rPr>
            <w:spacing w:val="-8"/>
            <w:sz w:val="15"/>
          </w:rPr>
          <w:delText xml:space="preserve"> </w:delText>
        </w:r>
        <w:r w:rsidDel="004A606D">
          <w:rPr>
            <w:sz w:val="15"/>
          </w:rPr>
          <w:delText>or</w:delText>
        </w:r>
        <w:r w:rsidDel="004A606D">
          <w:rPr>
            <w:spacing w:val="-10"/>
            <w:sz w:val="15"/>
          </w:rPr>
          <w:delText xml:space="preserve"> </w:delText>
        </w:r>
        <w:r w:rsidDel="004A606D">
          <w:rPr>
            <w:sz w:val="15"/>
          </w:rPr>
          <w:delText>EAR.</w:delText>
        </w:r>
        <w:r w:rsidDel="004A606D">
          <w:rPr>
            <w:spacing w:val="-8"/>
            <w:sz w:val="15"/>
          </w:rPr>
          <w:delText xml:space="preserve"> </w:delText>
        </w:r>
        <w:r w:rsidDel="004A606D">
          <w:rPr>
            <w:sz w:val="15"/>
          </w:rPr>
          <w:delText>Contractor</w:delText>
        </w:r>
        <w:r w:rsidDel="004A606D">
          <w:rPr>
            <w:spacing w:val="-7"/>
            <w:sz w:val="15"/>
          </w:rPr>
          <w:delText xml:space="preserve"> </w:delText>
        </w:r>
        <w:r w:rsidDel="004A606D">
          <w:rPr>
            <w:sz w:val="15"/>
          </w:rPr>
          <w:delText>will</w:delText>
        </w:r>
        <w:r w:rsidDel="004A606D">
          <w:rPr>
            <w:spacing w:val="-5"/>
            <w:sz w:val="15"/>
          </w:rPr>
          <w:delText xml:space="preserve"> </w:delText>
        </w:r>
        <w:r w:rsidDel="004A606D">
          <w:rPr>
            <w:sz w:val="15"/>
          </w:rPr>
          <w:delText xml:space="preserve">direct all notices under this section to the appropriate University contact as follows: </w:delText>
        </w:r>
        <w:r w:rsidDel="004A606D">
          <w:fldChar w:fldCharType="begin"/>
        </w:r>
        <w:r w:rsidDel="004A606D">
          <w:delInstrText xml:space="preserve"> HYPERLINK "mailto:comply@k-state.edu" \h </w:delInstrText>
        </w:r>
        <w:r w:rsidDel="004A606D">
          <w:fldChar w:fldCharType="separate"/>
        </w:r>
        <w:r w:rsidDel="004A606D">
          <w:rPr>
            <w:sz w:val="15"/>
          </w:rPr>
          <w:delText>comply@k-state.edu.</w:delText>
        </w:r>
        <w:r w:rsidDel="004A606D">
          <w:rPr>
            <w:sz w:val="15"/>
          </w:rPr>
          <w:fldChar w:fldCharType="end"/>
        </w:r>
      </w:del>
    </w:p>
    <w:p w14:paraId="3B5AE95F" w14:textId="56D0B333" w:rsidR="000637B2" w:rsidDel="004A606D" w:rsidRDefault="000C2105">
      <w:pPr>
        <w:spacing w:before="77"/>
        <w:ind w:left="661"/>
        <w:jc w:val="center"/>
        <w:rPr>
          <w:del w:id="450" w:author="Morgan Wills" w:date="2026-10-01T11:30:00Z"/>
          <w:sz w:val="15"/>
        </w:rPr>
        <w:pPrChange w:id="451" w:author="Morgan Wills" w:date="2026-10-01T11:30:00Z">
          <w:pPr>
            <w:pStyle w:val="ListParagraph"/>
            <w:numPr>
              <w:numId w:val="1"/>
            </w:numPr>
            <w:tabs>
              <w:tab w:val="left" w:pos="1071"/>
            </w:tabs>
            <w:ind w:left="359" w:right="349" w:firstLine="359"/>
            <w:jc w:val="left"/>
          </w:pPr>
        </w:pPrChange>
      </w:pPr>
      <w:del w:id="452" w:author="Morgan Wills" w:date="2026-10-01T11:30:00Z">
        <w:r w:rsidDel="004A606D">
          <w:rPr>
            <w:b/>
            <w:sz w:val="15"/>
            <w:u w:val="single"/>
          </w:rPr>
          <w:delText>Privacy of</w:delText>
        </w:r>
        <w:r w:rsidDel="004A606D">
          <w:rPr>
            <w:b/>
            <w:spacing w:val="-2"/>
            <w:sz w:val="15"/>
            <w:u w:val="single"/>
          </w:rPr>
          <w:delText xml:space="preserve"> </w:delText>
        </w:r>
        <w:r w:rsidDel="004A606D">
          <w:rPr>
            <w:b/>
            <w:sz w:val="15"/>
            <w:u w:val="single"/>
          </w:rPr>
          <w:delText>Student Records</w:delText>
        </w:r>
        <w:r w:rsidDel="004A606D">
          <w:rPr>
            <w:sz w:val="15"/>
          </w:rPr>
          <w:delText>:</w:delText>
        </w:r>
        <w:r w:rsidDel="004A606D">
          <w:rPr>
            <w:spacing w:val="40"/>
            <w:sz w:val="15"/>
          </w:rPr>
          <w:delText xml:space="preserve"> </w:delText>
        </w:r>
        <w:r w:rsidDel="004A606D">
          <w:rPr>
            <w:sz w:val="15"/>
          </w:rPr>
          <w:delText>Contractor understands that the</w:delText>
        </w:r>
        <w:r w:rsidDel="004A606D">
          <w:rPr>
            <w:spacing w:val="-2"/>
            <w:sz w:val="15"/>
          </w:rPr>
          <w:delText xml:space="preserve"> </w:delText>
        </w:r>
        <w:r w:rsidDel="004A606D">
          <w:rPr>
            <w:sz w:val="15"/>
          </w:rPr>
          <w:delText>University is</w:delText>
        </w:r>
        <w:r w:rsidDel="004A606D">
          <w:rPr>
            <w:spacing w:val="-1"/>
            <w:sz w:val="15"/>
          </w:rPr>
          <w:delText xml:space="preserve"> </w:delText>
        </w:r>
        <w:r w:rsidDel="004A606D">
          <w:rPr>
            <w:sz w:val="15"/>
          </w:rPr>
          <w:delText>subject</w:delText>
        </w:r>
        <w:r w:rsidDel="004A606D">
          <w:rPr>
            <w:spacing w:val="-1"/>
            <w:sz w:val="15"/>
          </w:rPr>
          <w:delText xml:space="preserve"> </w:delText>
        </w:r>
        <w:r w:rsidDel="004A606D">
          <w:rPr>
            <w:sz w:val="15"/>
          </w:rPr>
          <w:delText>to FERPA (Family Educational Rights and Privacy</w:delText>
        </w:r>
        <w:r w:rsidDel="004A606D">
          <w:rPr>
            <w:spacing w:val="-1"/>
            <w:sz w:val="15"/>
          </w:rPr>
          <w:delText xml:space="preserve"> </w:delText>
        </w:r>
        <w:r w:rsidDel="004A606D">
          <w:rPr>
            <w:sz w:val="15"/>
          </w:rPr>
          <w:delText>Act, 20 U.S.C.</w:delText>
        </w:r>
        <w:r w:rsidDel="004A606D">
          <w:rPr>
            <w:spacing w:val="-1"/>
            <w:sz w:val="15"/>
          </w:rPr>
          <w:delText xml:space="preserve"> </w:delText>
        </w:r>
        <w:r w:rsidDel="004A606D">
          <w:rPr>
            <w:sz w:val="15"/>
          </w:rPr>
          <w:delText>§ 1232g). To the extent Contractor possesses any education records of University’s students under this contract, Contractor is deemed to be a school official with a legitimate educational interest in the records and Contractor agrees to comply with FERPA and its regulations. Contractor specifically agrees that it shall use personally identifiable education records only for purposes related to this contract, and shall not disclose such records to any third party without authorization from the University. Contractor shall promptly report to the University any request for, or improper disclosure of, University student educational records.</w:delText>
        </w:r>
      </w:del>
    </w:p>
    <w:p w14:paraId="29B7C05F" w14:textId="1B4C4990" w:rsidR="000637B2" w:rsidDel="004A606D" w:rsidRDefault="000C2105">
      <w:pPr>
        <w:spacing w:before="77"/>
        <w:ind w:left="661"/>
        <w:jc w:val="center"/>
        <w:rPr>
          <w:del w:id="453" w:author="Morgan Wills" w:date="2026-10-01T11:30:00Z"/>
          <w:sz w:val="15"/>
        </w:rPr>
        <w:pPrChange w:id="454" w:author="Morgan Wills" w:date="2026-10-01T11:30:00Z">
          <w:pPr>
            <w:pStyle w:val="ListParagraph"/>
            <w:numPr>
              <w:numId w:val="1"/>
            </w:numPr>
            <w:tabs>
              <w:tab w:val="left" w:pos="1071"/>
            </w:tabs>
            <w:ind w:left="359" w:right="344" w:hanging="358"/>
            <w:jc w:val="left"/>
          </w:pPr>
        </w:pPrChange>
      </w:pPr>
      <w:del w:id="455" w:author="Morgan Wills" w:date="2026-10-01T11:30:00Z">
        <w:r w:rsidDel="004A606D">
          <w:rPr>
            <w:b/>
            <w:sz w:val="15"/>
            <w:u w:val="single"/>
          </w:rPr>
          <w:delText>Anti-Discrimination Clause</w:delText>
        </w:r>
        <w:r w:rsidDel="004A606D">
          <w:rPr>
            <w:sz w:val="15"/>
          </w:rPr>
          <w:delText>:</w:delText>
        </w:r>
        <w:r w:rsidDel="004A606D">
          <w:rPr>
            <w:spacing w:val="40"/>
            <w:sz w:val="15"/>
          </w:rPr>
          <w:delText xml:space="preserve"> </w:delText>
        </w:r>
        <w:r w:rsidDel="004A606D">
          <w:rPr>
            <w:sz w:val="15"/>
          </w:rPr>
          <w:delText>Contractor</w:delText>
        </w:r>
        <w:r w:rsidDel="004A606D">
          <w:rPr>
            <w:spacing w:val="-2"/>
            <w:sz w:val="15"/>
          </w:rPr>
          <w:delText xml:space="preserve"> </w:delText>
        </w:r>
        <w:r w:rsidDel="004A606D">
          <w:rPr>
            <w:sz w:val="15"/>
          </w:rPr>
          <w:delText>agrees</w:delText>
        </w:r>
        <w:r w:rsidDel="004A606D">
          <w:rPr>
            <w:spacing w:val="-1"/>
            <w:sz w:val="15"/>
          </w:rPr>
          <w:delText xml:space="preserve"> </w:delText>
        </w:r>
        <w:r w:rsidDel="004A606D">
          <w:rPr>
            <w:sz w:val="15"/>
          </w:rPr>
          <w:delText>to</w:delText>
        </w:r>
        <w:r w:rsidDel="004A606D">
          <w:rPr>
            <w:spacing w:val="-2"/>
            <w:sz w:val="15"/>
          </w:rPr>
          <w:delText xml:space="preserve"> </w:delText>
        </w:r>
        <w:r w:rsidDel="004A606D">
          <w:rPr>
            <w:sz w:val="15"/>
          </w:rPr>
          <w:delText>comply</w:delText>
        </w:r>
        <w:r w:rsidDel="004A606D">
          <w:rPr>
            <w:spacing w:val="-1"/>
            <w:sz w:val="15"/>
          </w:rPr>
          <w:delText xml:space="preserve"> </w:delText>
        </w:r>
        <w:r w:rsidDel="004A606D">
          <w:rPr>
            <w:sz w:val="15"/>
          </w:rPr>
          <w:delText>with all applicable</w:delText>
        </w:r>
        <w:r w:rsidDel="004A606D">
          <w:rPr>
            <w:spacing w:val="-2"/>
            <w:sz w:val="15"/>
          </w:rPr>
          <w:delText xml:space="preserve"> </w:delText>
        </w:r>
        <w:r w:rsidDel="004A606D">
          <w:rPr>
            <w:sz w:val="15"/>
          </w:rPr>
          <w:delText>state and</w:delText>
        </w:r>
        <w:r w:rsidDel="004A606D">
          <w:rPr>
            <w:spacing w:val="-2"/>
            <w:sz w:val="15"/>
          </w:rPr>
          <w:delText xml:space="preserve"> </w:delText>
        </w:r>
        <w:r w:rsidDel="004A606D">
          <w:rPr>
            <w:sz w:val="15"/>
          </w:rPr>
          <w:delText>federal</w:delText>
        </w:r>
        <w:r w:rsidDel="004A606D">
          <w:rPr>
            <w:spacing w:val="-2"/>
            <w:sz w:val="15"/>
          </w:rPr>
          <w:delText xml:space="preserve"> </w:delText>
        </w:r>
        <w:r w:rsidDel="004A606D">
          <w:rPr>
            <w:sz w:val="15"/>
          </w:rPr>
          <w:delText>anti-discrimination</w:delText>
        </w:r>
        <w:r w:rsidDel="004A606D">
          <w:rPr>
            <w:spacing w:val="-2"/>
            <w:sz w:val="15"/>
          </w:rPr>
          <w:delText xml:space="preserve"> </w:delText>
        </w:r>
        <w:r w:rsidDel="004A606D">
          <w:rPr>
            <w:sz w:val="15"/>
          </w:rPr>
          <w:delText>laws.</w:delText>
        </w:r>
        <w:r w:rsidDel="004A606D">
          <w:rPr>
            <w:spacing w:val="40"/>
            <w:sz w:val="15"/>
          </w:rPr>
          <w:delText xml:space="preserve"> </w:delText>
        </w:r>
        <w:r w:rsidDel="004A606D">
          <w:rPr>
            <w:sz w:val="15"/>
          </w:rPr>
          <w:delText>When requested by</w:delText>
        </w:r>
        <w:r w:rsidDel="004A606D">
          <w:rPr>
            <w:spacing w:val="-1"/>
            <w:sz w:val="15"/>
          </w:rPr>
          <w:delText xml:space="preserve"> </w:delText>
        </w:r>
        <w:r w:rsidDel="004A606D">
          <w:rPr>
            <w:sz w:val="15"/>
          </w:rPr>
          <w:delText xml:space="preserve">University, Contractor shall cooperate with University in meeting obligations under University’s own policies and procedures, including but not limited to the University’s anti-discrimination policy: </w:delText>
        </w:r>
        <w:r w:rsidDel="004A606D">
          <w:fldChar w:fldCharType="begin"/>
        </w:r>
        <w:r w:rsidDel="004A606D">
          <w:delInstrText xml:space="preserve"> HYPERLINK "http://www.k-state.edu/policies/ppm/3000/3010.html" \h </w:delInstrText>
        </w:r>
        <w:r w:rsidDel="004A606D">
          <w:fldChar w:fldCharType="separate"/>
        </w:r>
        <w:r w:rsidDel="004A606D">
          <w:rPr>
            <w:color w:val="0000FF"/>
            <w:sz w:val="15"/>
            <w:u w:val="single" w:color="0000FF"/>
          </w:rPr>
          <w:delText>http://www.k-state.edu/policies/ppm/3000/3010.htm</w:delText>
        </w:r>
        <w:r w:rsidDel="004A606D">
          <w:rPr>
            <w:color w:val="0000FF"/>
            <w:sz w:val="15"/>
          </w:rPr>
          <w:delText>l</w:delText>
        </w:r>
        <w:r w:rsidDel="004A606D">
          <w:rPr>
            <w:sz w:val="15"/>
          </w:rPr>
          <w:delText>.</w:delText>
        </w:r>
        <w:r w:rsidDel="004A606D">
          <w:rPr>
            <w:sz w:val="15"/>
          </w:rPr>
          <w:fldChar w:fldCharType="end"/>
        </w:r>
        <w:r w:rsidDel="004A606D">
          <w:rPr>
            <w:sz w:val="15"/>
          </w:rPr>
          <w:delText xml:space="preserve"> Contractor specifically acknowledges that its employees on campus and/or participating in</w:delText>
        </w:r>
        <w:r w:rsidDel="004A606D">
          <w:rPr>
            <w:spacing w:val="-2"/>
            <w:sz w:val="15"/>
          </w:rPr>
          <w:delText xml:space="preserve"> </w:delText>
        </w:r>
        <w:r w:rsidDel="004A606D">
          <w:rPr>
            <w:sz w:val="15"/>
          </w:rPr>
          <w:delText>University</w:delText>
        </w:r>
        <w:r w:rsidDel="004A606D">
          <w:rPr>
            <w:spacing w:val="-1"/>
            <w:sz w:val="15"/>
          </w:rPr>
          <w:delText xml:space="preserve"> </w:delText>
        </w:r>
        <w:r w:rsidDel="004A606D">
          <w:rPr>
            <w:sz w:val="15"/>
          </w:rPr>
          <w:delText>programs or</w:delText>
        </w:r>
        <w:r w:rsidDel="004A606D">
          <w:rPr>
            <w:spacing w:val="-2"/>
            <w:sz w:val="15"/>
          </w:rPr>
          <w:delText xml:space="preserve"> </w:delText>
        </w:r>
        <w:r w:rsidDel="004A606D">
          <w:rPr>
            <w:sz w:val="15"/>
          </w:rPr>
          <w:delText>activities</w:delText>
        </w:r>
        <w:r w:rsidDel="004A606D">
          <w:rPr>
            <w:spacing w:val="-3"/>
            <w:sz w:val="15"/>
          </w:rPr>
          <w:delText xml:space="preserve"> </w:delText>
        </w:r>
        <w:r w:rsidDel="004A606D">
          <w:rPr>
            <w:sz w:val="15"/>
          </w:rPr>
          <w:delText>have</w:delText>
        </w:r>
        <w:r w:rsidDel="004A606D">
          <w:rPr>
            <w:spacing w:val="-5"/>
            <w:sz w:val="15"/>
          </w:rPr>
          <w:delText xml:space="preserve"> </w:delText>
        </w:r>
        <w:r w:rsidDel="004A606D">
          <w:rPr>
            <w:sz w:val="15"/>
          </w:rPr>
          <w:delText>reviewed, understand,</w:delText>
        </w:r>
        <w:r w:rsidDel="004A606D">
          <w:rPr>
            <w:spacing w:val="-1"/>
            <w:sz w:val="15"/>
          </w:rPr>
          <w:delText xml:space="preserve"> </w:delText>
        </w:r>
        <w:r w:rsidDel="004A606D">
          <w:rPr>
            <w:sz w:val="15"/>
          </w:rPr>
          <w:delText>and</w:delText>
        </w:r>
        <w:r w:rsidDel="004A606D">
          <w:rPr>
            <w:spacing w:val="-2"/>
            <w:sz w:val="15"/>
          </w:rPr>
          <w:delText xml:space="preserve"> </w:delText>
        </w:r>
        <w:r w:rsidDel="004A606D">
          <w:rPr>
            <w:sz w:val="15"/>
          </w:rPr>
          <w:delText>will</w:delText>
        </w:r>
        <w:r w:rsidDel="004A606D">
          <w:rPr>
            <w:spacing w:val="-5"/>
            <w:sz w:val="15"/>
          </w:rPr>
          <w:delText xml:space="preserve"> </w:delText>
        </w:r>
        <w:r w:rsidDel="004A606D">
          <w:rPr>
            <w:sz w:val="15"/>
          </w:rPr>
          <w:delText>comply</w:delText>
        </w:r>
        <w:r w:rsidDel="004A606D">
          <w:rPr>
            <w:spacing w:val="-6"/>
            <w:sz w:val="15"/>
          </w:rPr>
          <w:delText xml:space="preserve"> </w:delText>
        </w:r>
        <w:r w:rsidDel="004A606D">
          <w:rPr>
            <w:sz w:val="15"/>
          </w:rPr>
          <w:delText>with</w:delText>
        </w:r>
        <w:r w:rsidDel="004A606D">
          <w:rPr>
            <w:spacing w:val="-2"/>
            <w:sz w:val="15"/>
          </w:rPr>
          <w:delText xml:space="preserve"> </w:delText>
        </w:r>
        <w:r w:rsidDel="004A606D">
          <w:rPr>
            <w:sz w:val="15"/>
          </w:rPr>
          <w:delText>University’s</w:delText>
        </w:r>
        <w:r w:rsidDel="004A606D">
          <w:rPr>
            <w:spacing w:val="-4"/>
            <w:sz w:val="15"/>
          </w:rPr>
          <w:delText xml:space="preserve"> </w:delText>
        </w:r>
        <w:r w:rsidDel="004A606D">
          <w:rPr>
            <w:sz w:val="15"/>
          </w:rPr>
          <w:delText>anti-discrimination</w:delText>
        </w:r>
        <w:r w:rsidDel="004A606D">
          <w:rPr>
            <w:spacing w:val="-7"/>
            <w:sz w:val="15"/>
          </w:rPr>
          <w:delText xml:space="preserve"> </w:delText>
        </w:r>
        <w:r w:rsidDel="004A606D">
          <w:rPr>
            <w:sz w:val="15"/>
          </w:rPr>
          <w:delText>policy</w:delText>
        </w:r>
        <w:r w:rsidDel="004A606D">
          <w:rPr>
            <w:spacing w:val="-3"/>
            <w:sz w:val="15"/>
          </w:rPr>
          <w:delText xml:space="preserve"> </w:delText>
        </w:r>
        <w:r w:rsidDel="004A606D">
          <w:rPr>
            <w:sz w:val="15"/>
          </w:rPr>
          <w:delText>and</w:delText>
        </w:r>
        <w:r w:rsidDel="004A606D">
          <w:rPr>
            <w:spacing w:val="-5"/>
            <w:sz w:val="15"/>
          </w:rPr>
          <w:delText xml:space="preserve"> </w:delText>
        </w:r>
        <w:r w:rsidDel="004A606D">
          <w:rPr>
            <w:sz w:val="15"/>
          </w:rPr>
          <w:delText>its</w:delText>
        </w:r>
        <w:r w:rsidDel="004A606D">
          <w:rPr>
            <w:spacing w:val="-4"/>
            <w:sz w:val="15"/>
          </w:rPr>
          <w:delText xml:space="preserve"> </w:delText>
        </w:r>
        <w:r w:rsidDel="004A606D">
          <w:rPr>
            <w:sz w:val="15"/>
          </w:rPr>
          <w:delText>reporting</w:delText>
        </w:r>
        <w:r w:rsidDel="004A606D">
          <w:rPr>
            <w:spacing w:val="-2"/>
            <w:sz w:val="15"/>
          </w:rPr>
          <w:delText xml:space="preserve"> </w:delText>
        </w:r>
        <w:r w:rsidDel="004A606D">
          <w:rPr>
            <w:sz w:val="15"/>
          </w:rPr>
          <w:delText>website</w:delText>
        </w:r>
        <w:r w:rsidDel="004A606D">
          <w:rPr>
            <w:spacing w:val="-10"/>
            <w:sz w:val="15"/>
          </w:rPr>
          <w:delText xml:space="preserve"> </w:delText>
        </w:r>
        <w:r w:rsidDel="004A606D">
          <w:rPr>
            <w:sz w:val="15"/>
          </w:rPr>
          <w:delText>at</w:delText>
        </w:r>
        <w:r w:rsidDel="004A606D">
          <w:rPr>
            <w:spacing w:val="-4"/>
            <w:sz w:val="15"/>
          </w:rPr>
          <w:delText xml:space="preserve"> </w:delText>
        </w:r>
        <w:r w:rsidDel="004A606D">
          <w:rPr>
            <w:sz w:val="15"/>
          </w:rPr>
          <w:delText>https://www.k-state.edu/report/.</w:delText>
        </w:r>
        <w:r w:rsidDel="004A606D">
          <w:rPr>
            <w:spacing w:val="-1"/>
            <w:sz w:val="15"/>
          </w:rPr>
          <w:delText xml:space="preserve"> </w:delText>
        </w:r>
        <w:r w:rsidDel="004A606D">
          <w:rPr>
            <w:sz w:val="15"/>
          </w:rPr>
          <w:delText>Contractor also agrees: (a)</w:delText>
        </w:r>
        <w:r w:rsidDel="004A606D">
          <w:rPr>
            <w:spacing w:val="-2"/>
            <w:sz w:val="15"/>
          </w:rPr>
          <w:delText xml:space="preserve"> </w:delText>
        </w:r>
        <w:r w:rsidDel="004A606D">
          <w:rPr>
            <w:sz w:val="15"/>
          </w:rPr>
          <w:delText>to</w:delText>
        </w:r>
        <w:r w:rsidDel="004A606D">
          <w:rPr>
            <w:spacing w:val="-2"/>
            <w:sz w:val="15"/>
          </w:rPr>
          <w:delText xml:space="preserve"> </w:delText>
        </w:r>
        <w:r w:rsidDel="004A606D">
          <w:rPr>
            <w:sz w:val="15"/>
          </w:rPr>
          <w:delText xml:space="preserve">comply with the Kansas Act Against Discrimination (K.S.A. 44-1001, </w:delText>
        </w:r>
        <w:r w:rsidDel="004A606D">
          <w:rPr>
            <w:sz w:val="15"/>
            <w:u w:val="single"/>
          </w:rPr>
          <w:delText>et seq.</w:delText>
        </w:r>
        <w:r w:rsidDel="004A606D">
          <w:rPr>
            <w:sz w:val="15"/>
          </w:rPr>
          <w:delText xml:space="preserve">) and the Kansas Age Discrimination in Employment Act (K.S.A. 44-1111, </w:delText>
        </w:r>
        <w:r w:rsidDel="004A606D">
          <w:rPr>
            <w:sz w:val="15"/>
            <w:u w:val="single"/>
          </w:rPr>
          <w:delText>et</w:delText>
        </w:r>
        <w:r w:rsidDel="004A606D">
          <w:rPr>
            <w:sz w:val="15"/>
          </w:rPr>
          <w:delText xml:space="preserve"> </w:delText>
        </w:r>
        <w:r w:rsidDel="004A606D">
          <w:rPr>
            <w:sz w:val="15"/>
            <w:u w:val="single"/>
          </w:rPr>
          <w:delText>seq.</w:delText>
        </w:r>
        <w:r w:rsidDel="004A606D">
          <w:rPr>
            <w:sz w:val="15"/>
          </w:rPr>
          <w:delText xml:space="preserve">) and the applicable provisions of the Americans With Disabilities Act (42 U.S.C. 12101, </w:delText>
        </w:r>
        <w:r w:rsidDel="004A606D">
          <w:rPr>
            <w:sz w:val="15"/>
            <w:u w:val="single"/>
          </w:rPr>
          <w:delText>et</w:delText>
        </w:r>
        <w:r w:rsidDel="004A606D">
          <w:rPr>
            <w:sz w:val="15"/>
          </w:rPr>
          <w:delText xml:space="preserve"> </w:delText>
        </w:r>
        <w:r w:rsidDel="004A606D">
          <w:rPr>
            <w:sz w:val="15"/>
            <w:u w:val="single"/>
          </w:rPr>
          <w:delText>seq.</w:delText>
        </w:r>
        <w:r w:rsidDel="004A606D">
          <w:rPr>
            <w:sz w:val="15"/>
          </w:rPr>
          <w:delText>) (ADA) and to not discriminate against any person because of race, religion, color, sex, disability, national origin or ancestry, or age in the admission or access to, or treatment or employment in, its programs or activities; (b) to include in all solicitations or advertisements for employees, the phrase "equal opportunity employer"; (c) to comply with the reporting requirements set out at K.S.A. 44-1031 and K.S.A. 44-1116; (d) to include those provisions in every subcontract or purchase order so that they are binding upon such subcontractor or vendor; (e) that a failure to comply with the reporting requirements of (c) above or if the contractor is found guilty of any violation of</w:delText>
        </w:r>
        <w:r w:rsidDel="004A606D">
          <w:rPr>
            <w:spacing w:val="-4"/>
            <w:sz w:val="15"/>
          </w:rPr>
          <w:delText xml:space="preserve"> </w:delText>
        </w:r>
        <w:r w:rsidDel="004A606D">
          <w:rPr>
            <w:sz w:val="15"/>
          </w:rPr>
          <w:delText>such</w:delText>
        </w:r>
        <w:r w:rsidDel="004A606D">
          <w:rPr>
            <w:spacing w:val="-2"/>
            <w:sz w:val="15"/>
          </w:rPr>
          <w:delText xml:space="preserve"> </w:delText>
        </w:r>
        <w:r w:rsidDel="004A606D">
          <w:rPr>
            <w:sz w:val="15"/>
          </w:rPr>
          <w:delText>acts</w:delText>
        </w:r>
        <w:r w:rsidDel="004A606D">
          <w:rPr>
            <w:spacing w:val="-1"/>
            <w:sz w:val="15"/>
          </w:rPr>
          <w:delText xml:space="preserve"> </w:delText>
        </w:r>
        <w:r w:rsidDel="004A606D">
          <w:rPr>
            <w:sz w:val="15"/>
          </w:rPr>
          <w:delText>by</w:delText>
        </w:r>
        <w:r w:rsidDel="004A606D">
          <w:rPr>
            <w:spacing w:val="-3"/>
            <w:sz w:val="15"/>
          </w:rPr>
          <w:delText xml:space="preserve"> </w:delText>
        </w:r>
        <w:r w:rsidDel="004A606D">
          <w:rPr>
            <w:sz w:val="15"/>
          </w:rPr>
          <w:delText>the</w:delText>
        </w:r>
        <w:r w:rsidDel="004A606D">
          <w:rPr>
            <w:spacing w:val="-2"/>
            <w:sz w:val="15"/>
          </w:rPr>
          <w:delText xml:space="preserve"> </w:delText>
        </w:r>
        <w:r w:rsidDel="004A606D">
          <w:rPr>
            <w:sz w:val="15"/>
          </w:rPr>
          <w:delText>Kansas</w:delText>
        </w:r>
        <w:r w:rsidDel="004A606D">
          <w:rPr>
            <w:spacing w:val="-4"/>
            <w:sz w:val="15"/>
          </w:rPr>
          <w:delText xml:space="preserve"> </w:delText>
        </w:r>
        <w:r w:rsidDel="004A606D">
          <w:rPr>
            <w:sz w:val="15"/>
          </w:rPr>
          <w:delText>Human Rights</w:delText>
        </w:r>
        <w:r w:rsidDel="004A606D">
          <w:rPr>
            <w:spacing w:val="-1"/>
            <w:sz w:val="15"/>
          </w:rPr>
          <w:delText xml:space="preserve"> </w:delText>
        </w:r>
        <w:r w:rsidDel="004A606D">
          <w:rPr>
            <w:sz w:val="15"/>
          </w:rPr>
          <w:delText>Commission</w:delText>
        </w:r>
        <w:r w:rsidDel="004A606D">
          <w:rPr>
            <w:spacing w:val="-2"/>
            <w:sz w:val="15"/>
          </w:rPr>
          <w:delText xml:space="preserve"> </w:delText>
        </w:r>
        <w:r w:rsidDel="004A606D">
          <w:rPr>
            <w:sz w:val="15"/>
          </w:rPr>
          <w:delText>or</w:delText>
        </w:r>
        <w:r w:rsidDel="004A606D">
          <w:rPr>
            <w:spacing w:val="-2"/>
            <w:sz w:val="15"/>
          </w:rPr>
          <w:delText xml:space="preserve"> </w:delText>
        </w:r>
        <w:r w:rsidDel="004A606D">
          <w:rPr>
            <w:sz w:val="15"/>
          </w:rPr>
          <w:delText>if it is</w:delText>
        </w:r>
        <w:r w:rsidDel="004A606D">
          <w:rPr>
            <w:spacing w:val="-1"/>
            <w:sz w:val="15"/>
          </w:rPr>
          <w:delText xml:space="preserve"> </w:delText>
        </w:r>
        <w:r w:rsidDel="004A606D">
          <w:rPr>
            <w:sz w:val="15"/>
          </w:rPr>
          <w:delText>determined</w:delText>
        </w:r>
        <w:r w:rsidDel="004A606D">
          <w:rPr>
            <w:spacing w:val="-7"/>
            <w:sz w:val="15"/>
          </w:rPr>
          <w:delText xml:space="preserve"> </w:delText>
        </w:r>
        <w:r w:rsidDel="004A606D">
          <w:rPr>
            <w:sz w:val="15"/>
          </w:rPr>
          <w:delText>that</w:delText>
        </w:r>
        <w:r w:rsidDel="004A606D">
          <w:rPr>
            <w:spacing w:val="-1"/>
            <w:sz w:val="15"/>
          </w:rPr>
          <w:delText xml:space="preserve"> </w:delText>
        </w:r>
        <w:r w:rsidDel="004A606D">
          <w:rPr>
            <w:sz w:val="15"/>
          </w:rPr>
          <w:delText>the</w:delText>
        </w:r>
        <w:r w:rsidDel="004A606D">
          <w:rPr>
            <w:spacing w:val="-2"/>
            <w:sz w:val="15"/>
          </w:rPr>
          <w:delText xml:space="preserve"> </w:delText>
        </w:r>
        <w:r w:rsidDel="004A606D">
          <w:rPr>
            <w:sz w:val="15"/>
          </w:rPr>
          <w:delText>contractor has</w:delText>
        </w:r>
        <w:r w:rsidDel="004A606D">
          <w:rPr>
            <w:spacing w:val="-6"/>
            <w:sz w:val="15"/>
          </w:rPr>
          <w:delText xml:space="preserve"> </w:delText>
        </w:r>
        <w:r w:rsidDel="004A606D">
          <w:rPr>
            <w:sz w:val="15"/>
          </w:rPr>
          <w:delText>violated applicable provisions of ADA,</w:delText>
        </w:r>
        <w:r w:rsidDel="004A606D">
          <w:rPr>
            <w:spacing w:val="-1"/>
            <w:sz w:val="15"/>
          </w:rPr>
          <w:delText xml:space="preserve"> </w:delText>
        </w:r>
        <w:r w:rsidDel="004A606D">
          <w:rPr>
            <w:sz w:val="15"/>
          </w:rPr>
          <w:delText>such</w:delText>
        </w:r>
        <w:r w:rsidDel="004A606D">
          <w:rPr>
            <w:spacing w:val="-7"/>
            <w:sz w:val="15"/>
          </w:rPr>
          <w:delText xml:space="preserve"> </w:delText>
        </w:r>
        <w:r w:rsidDel="004A606D">
          <w:rPr>
            <w:sz w:val="15"/>
          </w:rPr>
          <w:delText>violation(s) shall constitute a breach of contract and the</w:delText>
        </w:r>
        <w:r w:rsidDel="004A606D">
          <w:rPr>
            <w:spacing w:val="-1"/>
            <w:sz w:val="15"/>
          </w:rPr>
          <w:delText xml:space="preserve"> </w:delText>
        </w:r>
        <w:r w:rsidDel="004A606D">
          <w:rPr>
            <w:sz w:val="15"/>
          </w:rPr>
          <w:delText>contract may be cancelled, terminated or suspended, in whole or in part, by the University.</w:delText>
        </w:r>
      </w:del>
    </w:p>
    <w:p w14:paraId="095BD4B5" w14:textId="12F81CCE" w:rsidR="000637B2" w:rsidDel="004A606D" w:rsidRDefault="000C2105">
      <w:pPr>
        <w:spacing w:before="77"/>
        <w:ind w:left="661"/>
        <w:jc w:val="center"/>
        <w:rPr>
          <w:del w:id="456" w:author="Morgan Wills" w:date="2026-10-01T11:30:00Z"/>
          <w:sz w:val="15"/>
        </w:rPr>
        <w:pPrChange w:id="457" w:author="Morgan Wills" w:date="2026-10-01T11:30:00Z">
          <w:pPr>
            <w:pStyle w:val="ListParagraph"/>
            <w:numPr>
              <w:numId w:val="1"/>
            </w:numPr>
            <w:tabs>
              <w:tab w:val="left" w:pos="1073"/>
            </w:tabs>
            <w:ind w:left="359" w:firstLine="361"/>
            <w:jc w:val="left"/>
          </w:pPr>
        </w:pPrChange>
      </w:pPr>
      <w:del w:id="458" w:author="Morgan Wills" w:date="2026-10-01T11:30:00Z">
        <w:r w:rsidDel="004A606D">
          <w:rPr>
            <w:b/>
            <w:sz w:val="15"/>
            <w:u w:val="single"/>
          </w:rPr>
          <w:delText>Information/Confidentiality</w:delText>
        </w:r>
        <w:r w:rsidDel="004A606D">
          <w:rPr>
            <w:sz w:val="15"/>
          </w:rPr>
          <w:delText>:</w:delText>
        </w:r>
        <w:r w:rsidDel="004A606D">
          <w:rPr>
            <w:spacing w:val="40"/>
            <w:sz w:val="15"/>
          </w:rPr>
          <w:delText xml:space="preserve"> </w:delText>
        </w:r>
        <w:r w:rsidDel="004A606D">
          <w:rPr>
            <w:sz w:val="15"/>
          </w:rPr>
          <w:delText xml:space="preserve">As a state agency, the University’s contracts and prices paid for goods and services are generally public records, and therefore no provision of this contract shall restrict the University’s ability to produce this contract in response to a lawful request or from otherwise complying with the Kansas Open Records Act (K.S.A. 45-215, </w:delText>
        </w:r>
        <w:r w:rsidDel="004A606D">
          <w:rPr>
            <w:sz w:val="15"/>
            <w:u w:val="single"/>
          </w:rPr>
          <w:delText>et seq.</w:delText>
        </w:r>
        <w:r w:rsidDel="004A606D">
          <w:rPr>
            <w:sz w:val="15"/>
          </w:rPr>
          <w:delText>).</w:delText>
        </w:r>
        <w:r w:rsidDel="004A606D">
          <w:rPr>
            <w:spacing w:val="40"/>
            <w:sz w:val="15"/>
          </w:rPr>
          <w:delText xml:space="preserve"> </w:delText>
        </w:r>
        <w:r w:rsidDel="004A606D">
          <w:rPr>
            <w:sz w:val="15"/>
          </w:rPr>
          <w:delText xml:space="preserve">Moreover, no provision of this contract shall be construed as limiting the Legislative Division of Post Audit from having access to information pursuant to K.S.A. 46-1101, </w:delText>
        </w:r>
        <w:r w:rsidDel="004A606D">
          <w:rPr>
            <w:sz w:val="15"/>
            <w:u w:val="single"/>
          </w:rPr>
          <w:delText>et seq</w:delText>
        </w:r>
        <w:r w:rsidDel="004A606D">
          <w:rPr>
            <w:sz w:val="15"/>
          </w:rPr>
          <w:delText>.</w:delText>
        </w:r>
      </w:del>
    </w:p>
    <w:p w14:paraId="22FBCF37" w14:textId="16EA4B7C" w:rsidR="000637B2" w:rsidDel="004A606D" w:rsidRDefault="000C2105">
      <w:pPr>
        <w:spacing w:before="77"/>
        <w:ind w:left="661"/>
        <w:jc w:val="center"/>
        <w:rPr>
          <w:del w:id="459" w:author="Morgan Wills" w:date="2026-10-01T11:30:00Z"/>
          <w:sz w:val="15"/>
        </w:rPr>
        <w:pPrChange w:id="460" w:author="Morgan Wills" w:date="2026-10-01T11:30:00Z">
          <w:pPr>
            <w:pStyle w:val="ListParagraph"/>
            <w:numPr>
              <w:numId w:val="1"/>
            </w:numPr>
            <w:tabs>
              <w:tab w:val="left" w:pos="1075"/>
            </w:tabs>
            <w:spacing w:line="244" w:lineRule="auto"/>
            <w:ind w:left="359" w:right="352" w:hanging="358"/>
            <w:jc w:val="left"/>
          </w:pPr>
        </w:pPrChange>
      </w:pPr>
      <w:del w:id="461" w:author="Morgan Wills" w:date="2026-10-01T11:30:00Z">
        <w:r w:rsidDel="004A606D">
          <w:rPr>
            <w:b/>
            <w:sz w:val="15"/>
            <w:u w:val="single"/>
          </w:rPr>
          <w:delText>The Eleventh Amendment</w:delText>
        </w:r>
        <w:r w:rsidDel="004A606D">
          <w:rPr>
            <w:sz w:val="15"/>
          </w:rPr>
          <w:delText>:</w:delText>
        </w:r>
        <w:r w:rsidDel="004A606D">
          <w:rPr>
            <w:spacing w:val="40"/>
            <w:sz w:val="15"/>
          </w:rPr>
          <w:delText xml:space="preserve"> </w:delText>
        </w:r>
        <w:r w:rsidDel="004A606D">
          <w:rPr>
            <w:sz w:val="15"/>
          </w:rPr>
          <w:delText>The Eleventh Amendment is an inherent and incumbent protection of the State of Kansas and need not be reserved, but prudence requires the University to reiterate that nothing in or related to this contract shall be deemed a</w:delText>
        </w:r>
        <w:r w:rsidDel="004A606D">
          <w:rPr>
            <w:spacing w:val="-1"/>
            <w:sz w:val="15"/>
          </w:rPr>
          <w:delText xml:space="preserve"> </w:delText>
        </w:r>
        <w:r w:rsidDel="004A606D">
          <w:rPr>
            <w:sz w:val="15"/>
          </w:rPr>
          <w:delText>waiver of the Eleventh Amendment.</w:delText>
        </w:r>
      </w:del>
    </w:p>
    <w:p w14:paraId="314931F2" w14:textId="4251EFA8" w:rsidR="000637B2" w:rsidDel="004A606D" w:rsidRDefault="000C2105">
      <w:pPr>
        <w:spacing w:before="77"/>
        <w:ind w:left="661"/>
        <w:jc w:val="center"/>
        <w:rPr>
          <w:del w:id="462" w:author="Morgan Wills" w:date="2026-10-01T11:30:00Z"/>
          <w:sz w:val="15"/>
        </w:rPr>
        <w:pPrChange w:id="463" w:author="Morgan Wills" w:date="2026-10-01T11:30:00Z">
          <w:pPr>
            <w:pStyle w:val="ListParagraph"/>
            <w:numPr>
              <w:numId w:val="1"/>
            </w:numPr>
            <w:tabs>
              <w:tab w:val="left" w:pos="1074"/>
            </w:tabs>
            <w:ind w:left="359" w:right="345" w:firstLine="359"/>
            <w:jc w:val="left"/>
          </w:pPr>
        </w:pPrChange>
      </w:pPr>
      <w:del w:id="464" w:author="Morgan Wills" w:date="2026-10-01T11:30:00Z">
        <w:r w:rsidDel="004A606D">
          <w:rPr>
            <w:b/>
            <w:sz w:val="15"/>
            <w:u w:val="single"/>
          </w:rPr>
          <w:delText>Campaign</w:delText>
        </w:r>
        <w:r w:rsidDel="004A606D">
          <w:rPr>
            <w:b/>
            <w:spacing w:val="-3"/>
            <w:sz w:val="15"/>
            <w:u w:val="single"/>
          </w:rPr>
          <w:delText xml:space="preserve"> </w:delText>
        </w:r>
        <w:r w:rsidDel="004A606D">
          <w:rPr>
            <w:b/>
            <w:sz w:val="15"/>
            <w:u w:val="single"/>
          </w:rPr>
          <w:delText>Contributions</w:delText>
        </w:r>
        <w:r w:rsidDel="004A606D">
          <w:rPr>
            <w:b/>
            <w:spacing w:val="-4"/>
            <w:sz w:val="15"/>
            <w:u w:val="single"/>
          </w:rPr>
          <w:delText xml:space="preserve"> </w:delText>
        </w:r>
        <w:r w:rsidDel="004A606D">
          <w:rPr>
            <w:b/>
            <w:sz w:val="15"/>
            <w:u w:val="single"/>
          </w:rPr>
          <w:delText>/ Lobbying</w:delText>
        </w:r>
        <w:r w:rsidDel="004A606D">
          <w:rPr>
            <w:sz w:val="15"/>
          </w:rPr>
          <w:delText>:</w:delText>
        </w:r>
        <w:r w:rsidDel="004A606D">
          <w:rPr>
            <w:spacing w:val="40"/>
            <w:sz w:val="15"/>
          </w:rPr>
          <w:delText xml:space="preserve"> </w:delText>
        </w:r>
        <w:r w:rsidDel="004A606D">
          <w:rPr>
            <w:sz w:val="15"/>
          </w:rPr>
          <w:delText>Funds provided</w:delText>
        </w:r>
        <w:r w:rsidDel="004A606D">
          <w:rPr>
            <w:spacing w:val="-6"/>
            <w:sz w:val="15"/>
          </w:rPr>
          <w:delText xml:space="preserve"> </w:delText>
        </w:r>
        <w:r w:rsidDel="004A606D">
          <w:rPr>
            <w:sz w:val="15"/>
          </w:rPr>
          <w:delText>through</w:delText>
        </w:r>
        <w:r w:rsidDel="004A606D">
          <w:rPr>
            <w:spacing w:val="-4"/>
            <w:sz w:val="15"/>
          </w:rPr>
          <w:delText xml:space="preserve"> </w:delText>
        </w:r>
        <w:r w:rsidDel="004A606D">
          <w:rPr>
            <w:sz w:val="15"/>
          </w:rPr>
          <w:delText>a</w:delText>
        </w:r>
        <w:r w:rsidDel="004A606D">
          <w:rPr>
            <w:spacing w:val="-1"/>
            <w:sz w:val="15"/>
          </w:rPr>
          <w:delText xml:space="preserve"> </w:delText>
        </w:r>
        <w:r w:rsidDel="004A606D">
          <w:rPr>
            <w:sz w:val="15"/>
          </w:rPr>
          <w:delText>grant</w:delText>
        </w:r>
        <w:r w:rsidDel="004A606D">
          <w:rPr>
            <w:spacing w:val="-3"/>
            <w:sz w:val="15"/>
          </w:rPr>
          <w:delText xml:space="preserve"> </w:delText>
        </w:r>
        <w:r w:rsidDel="004A606D">
          <w:rPr>
            <w:sz w:val="15"/>
          </w:rPr>
          <w:delText>award or</w:delText>
        </w:r>
        <w:r w:rsidDel="004A606D">
          <w:rPr>
            <w:spacing w:val="-4"/>
            <w:sz w:val="15"/>
          </w:rPr>
          <w:delText xml:space="preserve"> </w:delText>
        </w:r>
        <w:r w:rsidDel="004A606D">
          <w:rPr>
            <w:sz w:val="15"/>
          </w:rPr>
          <w:delText>contract shall</w:delText>
        </w:r>
        <w:r w:rsidDel="004A606D">
          <w:rPr>
            <w:spacing w:val="-1"/>
            <w:sz w:val="15"/>
          </w:rPr>
          <w:delText xml:space="preserve"> </w:delText>
        </w:r>
        <w:r w:rsidDel="004A606D">
          <w:rPr>
            <w:sz w:val="15"/>
          </w:rPr>
          <w:delText>not be</w:delText>
        </w:r>
        <w:r w:rsidDel="004A606D">
          <w:rPr>
            <w:spacing w:val="-4"/>
            <w:sz w:val="15"/>
          </w:rPr>
          <w:delText xml:space="preserve"> </w:delText>
        </w:r>
        <w:r w:rsidDel="004A606D">
          <w:rPr>
            <w:sz w:val="15"/>
          </w:rPr>
          <w:delText>given</w:delText>
        </w:r>
        <w:r w:rsidDel="004A606D">
          <w:rPr>
            <w:spacing w:val="-4"/>
            <w:sz w:val="15"/>
          </w:rPr>
          <w:delText xml:space="preserve"> </w:delText>
        </w:r>
        <w:r w:rsidDel="004A606D">
          <w:rPr>
            <w:sz w:val="15"/>
          </w:rPr>
          <w:delText>or received in</w:delText>
        </w:r>
        <w:r w:rsidDel="004A606D">
          <w:rPr>
            <w:spacing w:val="-1"/>
            <w:sz w:val="15"/>
          </w:rPr>
          <w:delText xml:space="preserve"> </w:delText>
        </w:r>
        <w:r w:rsidDel="004A606D">
          <w:rPr>
            <w:sz w:val="15"/>
          </w:rPr>
          <w:delText>exchange</w:delText>
        </w:r>
        <w:r w:rsidDel="004A606D">
          <w:rPr>
            <w:spacing w:val="-4"/>
            <w:sz w:val="15"/>
          </w:rPr>
          <w:delText xml:space="preserve"> </w:delText>
        </w:r>
        <w:r w:rsidDel="004A606D">
          <w:rPr>
            <w:sz w:val="15"/>
          </w:rPr>
          <w:delText>for</w:delText>
        </w:r>
        <w:r w:rsidDel="004A606D">
          <w:rPr>
            <w:spacing w:val="-6"/>
            <w:sz w:val="15"/>
          </w:rPr>
          <w:delText xml:space="preserve"> </w:delText>
        </w:r>
        <w:r w:rsidDel="004A606D">
          <w:rPr>
            <w:sz w:val="15"/>
          </w:rPr>
          <w:delText>the</w:delText>
        </w:r>
        <w:r w:rsidDel="004A606D">
          <w:rPr>
            <w:spacing w:val="-6"/>
            <w:sz w:val="15"/>
          </w:rPr>
          <w:delText xml:space="preserve"> </w:delText>
        </w:r>
        <w:r w:rsidDel="004A606D">
          <w:rPr>
            <w:sz w:val="15"/>
          </w:rPr>
          <w:delText>making of a campaign contribution.</w:delText>
        </w:r>
        <w:r w:rsidDel="004A606D">
          <w:rPr>
            <w:spacing w:val="40"/>
            <w:sz w:val="15"/>
          </w:rPr>
          <w:delText xml:space="preserve"> </w:delText>
        </w:r>
        <w:r w:rsidDel="004A606D">
          <w:rPr>
            <w:sz w:val="15"/>
          </w:rPr>
          <w:delText>No part of the funds provided through this contract</w:delText>
        </w:r>
        <w:r w:rsidDel="004A606D">
          <w:rPr>
            <w:spacing w:val="-1"/>
            <w:sz w:val="15"/>
          </w:rPr>
          <w:delText xml:space="preserve"> </w:delText>
        </w:r>
        <w:r w:rsidDel="004A606D">
          <w:rPr>
            <w:sz w:val="15"/>
          </w:rPr>
          <w:delText>shall be used to influence or attempt to influence an officer or employee of any State of Kansas agency or a member of the Legislature regarding any pending legislation or the awarding, extension, continuation, renewal, amendment or modification of any government contract, grant, loan, or cooperative agreement.</w:delText>
        </w:r>
      </w:del>
    </w:p>
    <w:p w14:paraId="600DD6E5" w14:textId="6E655AD4" w:rsidR="000637B2" w:rsidDel="004A606D" w:rsidRDefault="000C2105">
      <w:pPr>
        <w:spacing w:before="77"/>
        <w:ind w:left="661"/>
        <w:jc w:val="center"/>
        <w:rPr>
          <w:del w:id="465" w:author="Morgan Wills" w:date="2026-10-01T11:30:00Z"/>
          <w:sz w:val="15"/>
        </w:rPr>
        <w:pPrChange w:id="466" w:author="Morgan Wills" w:date="2026-10-01T11:30:00Z">
          <w:pPr>
            <w:pStyle w:val="ListParagraph"/>
            <w:numPr>
              <w:numId w:val="1"/>
            </w:numPr>
            <w:tabs>
              <w:tab w:val="left" w:pos="1072"/>
            </w:tabs>
            <w:ind w:left="359" w:right="346" w:hanging="358"/>
            <w:jc w:val="left"/>
          </w:pPr>
        </w:pPrChange>
      </w:pPr>
      <w:del w:id="467" w:author="Morgan Wills" w:date="2026-10-01T11:30:00Z">
        <w:r w:rsidDel="004A606D">
          <w:rPr>
            <w:b/>
            <w:sz w:val="15"/>
            <w:u w:val="single"/>
          </w:rPr>
          <w:delText xml:space="preserve">Facility Access: </w:delText>
        </w:r>
        <w:r w:rsidDel="004A606D">
          <w:rPr>
            <w:sz w:val="15"/>
          </w:rPr>
          <w:delText>To the extent Contractor is required to be on the University’s premises in the performance of any contract, Contractor and its representatives will adhere to the University’s policies and procedures, and will use commercially reasonable efforts not to interfere with the University’s regular operations.</w:delText>
        </w:r>
        <w:r w:rsidDel="004A606D">
          <w:rPr>
            <w:spacing w:val="40"/>
            <w:sz w:val="15"/>
          </w:rPr>
          <w:delText xml:space="preserve"> </w:delText>
        </w:r>
        <w:r w:rsidDel="004A606D">
          <w:rPr>
            <w:sz w:val="15"/>
          </w:rPr>
          <w:delText>Contractor</w:delText>
        </w:r>
        <w:r w:rsidDel="004A606D">
          <w:rPr>
            <w:spacing w:val="-5"/>
            <w:sz w:val="15"/>
          </w:rPr>
          <w:delText xml:space="preserve"> </w:delText>
        </w:r>
        <w:r w:rsidDel="004A606D">
          <w:rPr>
            <w:sz w:val="15"/>
          </w:rPr>
          <w:delText>further</w:delText>
        </w:r>
        <w:r w:rsidDel="004A606D">
          <w:rPr>
            <w:spacing w:val="-5"/>
            <w:sz w:val="15"/>
          </w:rPr>
          <w:delText xml:space="preserve"> </w:delText>
        </w:r>
        <w:r w:rsidDel="004A606D">
          <w:rPr>
            <w:sz w:val="15"/>
          </w:rPr>
          <w:delText>agrees,</w:delText>
        </w:r>
        <w:r w:rsidDel="004A606D">
          <w:rPr>
            <w:spacing w:val="-4"/>
            <w:sz w:val="15"/>
          </w:rPr>
          <w:delText xml:space="preserve"> </w:delText>
        </w:r>
        <w:r w:rsidDel="004A606D">
          <w:rPr>
            <w:sz w:val="15"/>
          </w:rPr>
          <w:delText>upon</w:delText>
        </w:r>
        <w:r w:rsidDel="004A606D">
          <w:rPr>
            <w:spacing w:val="-5"/>
            <w:sz w:val="15"/>
          </w:rPr>
          <w:delText xml:space="preserve"> </w:delText>
        </w:r>
        <w:r w:rsidDel="004A606D">
          <w:rPr>
            <w:sz w:val="15"/>
          </w:rPr>
          <w:delText>request, to</w:delText>
        </w:r>
        <w:r w:rsidDel="004A606D">
          <w:rPr>
            <w:spacing w:val="-3"/>
            <w:sz w:val="15"/>
          </w:rPr>
          <w:delText xml:space="preserve"> </w:delText>
        </w:r>
        <w:r w:rsidDel="004A606D">
          <w:rPr>
            <w:sz w:val="15"/>
          </w:rPr>
          <w:delText>include</w:delText>
        </w:r>
        <w:r w:rsidDel="004A606D">
          <w:rPr>
            <w:spacing w:val="-5"/>
            <w:sz w:val="15"/>
          </w:rPr>
          <w:delText xml:space="preserve"> </w:delText>
        </w:r>
        <w:r w:rsidDel="004A606D">
          <w:rPr>
            <w:sz w:val="15"/>
          </w:rPr>
          <w:delText>the</w:delText>
        </w:r>
        <w:r w:rsidDel="004A606D">
          <w:rPr>
            <w:spacing w:val="-2"/>
            <w:sz w:val="15"/>
          </w:rPr>
          <w:delText xml:space="preserve"> </w:delText>
        </w:r>
        <w:r w:rsidDel="004A606D">
          <w:rPr>
            <w:sz w:val="15"/>
          </w:rPr>
          <w:delText>University</w:delText>
        </w:r>
        <w:r w:rsidDel="004A606D">
          <w:rPr>
            <w:spacing w:val="-4"/>
            <w:sz w:val="15"/>
          </w:rPr>
          <w:delText xml:space="preserve"> </w:delText>
        </w:r>
        <w:r w:rsidDel="004A606D">
          <w:rPr>
            <w:sz w:val="15"/>
          </w:rPr>
          <w:delText>as</w:delText>
        </w:r>
        <w:r w:rsidDel="004A606D">
          <w:rPr>
            <w:spacing w:val="-3"/>
            <w:sz w:val="15"/>
          </w:rPr>
          <w:delText xml:space="preserve"> </w:delText>
        </w:r>
        <w:r w:rsidDel="004A606D">
          <w:rPr>
            <w:sz w:val="15"/>
          </w:rPr>
          <w:delText>an additional insured</w:delText>
        </w:r>
        <w:r w:rsidDel="004A606D">
          <w:rPr>
            <w:spacing w:val="-5"/>
            <w:sz w:val="15"/>
          </w:rPr>
          <w:delText xml:space="preserve"> </w:delText>
        </w:r>
        <w:r w:rsidDel="004A606D">
          <w:rPr>
            <w:sz w:val="15"/>
          </w:rPr>
          <w:delText>on its</w:delText>
        </w:r>
        <w:r w:rsidDel="004A606D">
          <w:rPr>
            <w:spacing w:val="-4"/>
            <w:sz w:val="15"/>
          </w:rPr>
          <w:delText xml:space="preserve"> </w:delText>
        </w:r>
        <w:r w:rsidDel="004A606D">
          <w:rPr>
            <w:sz w:val="15"/>
          </w:rPr>
          <w:delText>general</w:delText>
        </w:r>
        <w:r w:rsidDel="004A606D">
          <w:rPr>
            <w:spacing w:val="-2"/>
            <w:sz w:val="15"/>
          </w:rPr>
          <w:delText xml:space="preserve"> </w:delText>
        </w:r>
        <w:r w:rsidDel="004A606D">
          <w:rPr>
            <w:sz w:val="15"/>
          </w:rPr>
          <w:delText>liability</w:delText>
        </w:r>
        <w:r w:rsidDel="004A606D">
          <w:rPr>
            <w:spacing w:val="-1"/>
            <w:sz w:val="15"/>
          </w:rPr>
          <w:delText xml:space="preserve"> </w:delText>
        </w:r>
        <w:r w:rsidDel="004A606D">
          <w:rPr>
            <w:sz w:val="15"/>
          </w:rPr>
          <w:delText>insurance policy</w:delText>
        </w:r>
        <w:r w:rsidDel="004A606D">
          <w:rPr>
            <w:spacing w:val="-4"/>
            <w:sz w:val="15"/>
          </w:rPr>
          <w:delText xml:space="preserve"> </w:delText>
        </w:r>
        <w:r w:rsidDel="004A606D">
          <w:rPr>
            <w:sz w:val="15"/>
          </w:rPr>
          <w:delText>on</w:delText>
        </w:r>
        <w:r w:rsidDel="004A606D">
          <w:rPr>
            <w:spacing w:val="-5"/>
            <w:sz w:val="15"/>
          </w:rPr>
          <w:delText xml:space="preserve"> </w:delText>
        </w:r>
        <w:r w:rsidDel="004A606D">
          <w:rPr>
            <w:sz w:val="15"/>
          </w:rPr>
          <w:delText>a</w:delText>
        </w:r>
        <w:r w:rsidDel="004A606D">
          <w:rPr>
            <w:spacing w:val="-5"/>
            <w:sz w:val="15"/>
          </w:rPr>
          <w:delText xml:space="preserve"> </w:delText>
        </w:r>
        <w:r w:rsidDel="004A606D">
          <w:rPr>
            <w:sz w:val="15"/>
          </w:rPr>
          <w:delText>primary</w:delText>
        </w:r>
        <w:r w:rsidDel="004A606D">
          <w:rPr>
            <w:spacing w:val="-1"/>
            <w:sz w:val="15"/>
          </w:rPr>
          <w:delText xml:space="preserve"> </w:delText>
        </w:r>
        <w:r w:rsidDel="004A606D">
          <w:rPr>
            <w:sz w:val="15"/>
          </w:rPr>
          <w:delText>and</w:delText>
        </w:r>
        <w:r w:rsidDel="004A606D">
          <w:rPr>
            <w:spacing w:val="-5"/>
            <w:sz w:val="15"/>
          </w:rPr>
          <w:delText xml:space="preserve"> </w:delText>
        </w:r>
        <w:r w:rsidDel="004A606D">
          <w:rPr>
            <w:sz w:val="15"/>
          </w:rPr>
          <w:delText>non-contributory</w:delText>
        </w:r>
        <w:r w:rsidDel="004A606D">
          <w:rPr>
            <w:spacing w:val="-4"/>
            <w:sz w:val="15"/>
          </w:rPr>
          <w:delText xml:space="preserve"> </w:delText>
        </w:r>
        <w:r w:rsidDel="004A606D">
          <w:rPr>
            <w:sz w:val="15"/>
          </w:rPr>
          <w:delText>basis,</w:delText>
        </w:r>
        <w:r w:rsidDel="004A606D">
          <w:rPr>
            <w:spacing w:val="-4"/>
            <w:sz w:val="15"/>
          </w:rPr>
          <w:delText xml:space="preserve"> </w:delText>
        </w:r>
        <w:r w:rsidDel="004A606D">
          <w:rPr>
            <w:sz w:val="15"/>
          </w:rPr>
          <w:delText>with</w:delText>
        </w:r>
        <w:r w:rsidDel="004A606D">
          <w:rPr>
            <w:spacing w:val="-2"/>
            <w:sz w:val="15"/>
          </w:rPr>
          <w:delText xml:space="preserve"> </w:delText>
        </w:r>
        <w:r w:rsidDel="004A606D">
          <w:rPr>
            <w:sz w:val="15"/>
          </w:rPr>
          <w:delText>such policy</w:delText>
        </w:r>
        <w:r w:rsidDel="004A606D">
          <w:rPr>
            <w:spacing w:val="-4"/>
            <w:sz w:val="15"/>
          </w:rPr>
          <w:delText xml:space="preserve"> </w:delText>
        </w:r>
        <w:r w:rsidDel="004A606D">
          <w:rPr>
            <w:sz w:val="15"/>
          </w:rPr>
          <w:delText>to provide</w:delText>
        </w:r>
        <w:r w:rsidDel="004A606D">
          <w:rPr>
            <w:spacing w:val="-5"/>
            <w:sz w:val="15"/>
          </w:rPr>
          <w:delText xml:space="preserve"> </w:delText>
        </w:r>
        <w:r w:rsidDel="004A606D">
          <w:rPr>
            <w:sz w:val="15"/>
          </w:rPr>
          <w:delText>continuous</w:delText>
        </w:r>
        <w:r w:rsidDel="004A606D">
          <w:rPr>
            <w:spacing w:val="-3"/>
            <w:sz w:val="15"/>
          </w:rPr>
          <w:delText xml:space="preserve"> </w:delText>
        </w:r>
        <w:r w:rsidDel="004A606D">
          <w:rPr>
            <w:sz w:val="15"/>
          </w:rPr>
          <w:delText>coverage</w:delText>
        </w:r>
        <w:r w:rsidDel="004A606D">
          <w:rPr>
            <w:spacing w:val="-5"/>
            <w:sz w:val="15"/>
          </w:rPr>
          <w:delText xml:space="preserve"> </w:delText>
        </w:r>
        <w:r w:rsidDel="004A606D">
          <w:rPr>
            <w:sz w:val="15"/>
          </w:rPr>
          <w:delText>for</w:delText>
        </w:r>
        <w:r w:rsidDel="004A606D">
          <w:rPr>
            <w:spacing w:val="-5"/>
            <w:sz w:val="15"/>
          </w:rPr>
          <w:delText xml:space="preserve"> </w:delText>
        </w:r>
        <w:r w:rsidDel="004A606D">
          <w:rPr>
            <w:sz w:val="15"/>
          </w:rPr>
          <w:delText>at</w:delText>
        </w:r>
        <w:r w:rsidDel="004A606D">
          <w:rPr>
            <w:spacing w:val="-1"/>
            <w:sz w:val="15"/>
          </w:rPr>
          <w:delText xml:space="preserve"> </w:delText>
        </w:r>
        <w:r w:rsidDel="004A606D">
          <w:rPr>
            <w:sz w:val="15"/>
          </w:rPr>
          <w:delText>least</w:delText>
        </w:r>
        <w:r w:rsidDel="004A606D">
          <w:rPr>
            <w:spacing w:val="-4"/>
            <w:sz w:val="15"/>
          </w:rPr>
          <w:delText xml:space="preserve"> </w:delText>
        </w:r>
        <w:r w:rsidDel="004A606D">
          <w:rPr>
            <w:sz w:val="15"/>
          </w:rPr>
          <w:delText>a period</w:delText>
        </w:r>
        <w:r w:rsidDel="004A606D">
          <w:rPr>
            <w:spacing w:val="-5"/>
            <w:sz w:val="15"/>
          </w:rPr>
          <w:delText xml:space="preserve"> </w:delText>
        </w:r>
        <w:r w:rsidDel="004A606D">
          <w:rPr>
            <w:sz w:val="15"/>
          </w:rPr>
          <w:delText>of</w:delText>
        </w:r>
        <w:r w:rsidDel="004A606D">
          <w:rPr>
            <w:spacing w:val="-4"/>
            <w:sz w:val="15"/>
          </w:rPr>
          <w:delText xml:space="preserve"> </w:delText>
        </w:r>
        <w:r w:rsidDel="004A606D">
          <w:rPr>
            <w:sz w:val="15"/>
          </w:rPr>
          <w:delText>two</w:delText>
        </w:r>
        <w:r w:rsidDel="004A606D">
          <w:rPr>
            <w:spacing w:val="-2"/>
            <w:sz w:val="15"/>
          </w:rPr>
          <w:delText xml:space="preserve"> </w:delText>
        </w:r>
        <w:r w:rsidDel="004A606D">
          <w:rPr>
            <w:sz w:val="15"/>
          </w:rPr>
          <w:delText>years</w:delText>
        </w:r>
        <w:r w:rsidDel="004A606D">
          <w:rPr>
            <w:spacing w:val="-1"/>
            <w:sz w:val="15"/>
          </w:rPr>
          <w:delText xml:space="preserve"> </w:delText>
        </w:r>
        <w:r w:rsidDel="004A606D">
          <w:rPr>
            <w:sz w:val="15"/>
          </w:rPr>
          <w:delText>after</w:delText>
        </w:r>
        <w:r w:rsidDel="004A606D">
          <w:rPr>
            <w:spacing w:val="-5"/>
            <w:sz w:val="15"/>
          </w:rPr>
          <w:delText xml:space="preserve"> </w:delText>
        </w:r>
        <w:r w:rsidDel="004A606D">
          <w:rPr>
            <w:sz w:val="15"/>
          </w:rPr>
          <w:delText>the</w:delText>
        </w:r>
        <w:r w:rsidDel="004A606D">
          <w:rPr>
            <w:spacing w:val="-7"/>
            <w:sz w:val="15"/>
          </w:rPr>
          <w:delText xml:space="preserve"> </w:delText>
        </w:r>
        <w:r w:rsidDel="004A606D">
          <w:rPr>
            <w:sz w:val="15"/>
          </w:rPr>
          <w:delText>end of</w:delText>
        </w:r>
        <w:r w:rsidDel="004A606D">
          <w:rPr>
            <w:spacing w:val="-4"/>
            <w:sz w:val="15"/>
          </w:rPr>
          <w:delText xml:space="preserve"> </w:delText>
        </w:r>
        <w:r w:rsidDel="004A606D">
          <w:rPr>
            <w:sz w:val="15"/>
          </w:rPr>
          <w:delText>the</w:delText>
        </w:r>
        <w:r w:rsidDel="004A606D">
          <w:rPr>
            <w:spacing w:val="-7"/>
            <w:sz w:val="15"/>
          </w:rPr>
          <w:delText xml:space="preserve"> </w:delText>
        </w:r>
        <w:r w:rsidDel="004A606D">
          <w:rPr>
            <w:sz w:val="15"/>
          </w:rPr>
          <w:delText>contract</w:delText>
        </w:r>
        <w:r w:rsidDel="004A606D">
          <w:rPr>
            <w:spacing w:val="-1"/>
            <w:sz w:val="15"/>
          </w:rPr>
          <w:delText xml:space="preserve"> </w:delText>
        </w:r>
        <w:r w:rsidDel="004A606D">
          <w:rPr>
            <w:sz w:val="15"/>
          </w:rPr>
          <w:delText>and</w:delText>
        </w:r>
        <w:r w:rsidDel="004A606D">
          <w:rPr>
            <w:spacing w:val="-5"/>
            <w:sz w:val="15"/>
          </w:rPr>
          <w:delText xml:space="preserve"> </w:delText>
        </w:r>
        <w:r w:rsidDel="004A606D">
          <w:rPr>
            <w:sz w:val="15"/>
          </w:rPr>
          <w:delText>such</w:delText>
        </w:r>
        <w:r w:rsidDel="004A606D">
          <w:rPr>
            <w:spacing w:val="-2"/>
            <w:sz w:val="15"/>
          </w:rPr>
          <w:delText xml:space="preserve"> </w:delText>
        </w:r>
        <w:r w:rsidDel="004A606D">
          <w:rPr>
            <w:sz w:val="15"/>
          </w:rPr>
          <w:delText>policy</w:delText>
        </w:r>
        <w:r w:rsidDel="004A606D">
          <w:rPr>
            <w:spacing w:val="-6"/>
            <w:sz w:val="15"/>
          </w:rPr>
          <w:delText xml:space="preserve"> </w:delText>
        </w:r>
        <w:r w:rsidDel="004A606D">
          <w:rPr>
            <w:sz w:val="15"/>
          </w:rPr>
          <w:delText>is not</w:delText>
        </w:r>
        <w:r w:rsidDel="004A606D">
          <w:rPr>
            <w:spacing w:val="-1"/>
            <w:sz w:val="15"/>
          </w:rPr>
          <w:delText xml:space="preserve"> </w:delText>
        </w:r>
        <w:r w:rsidDel="004A606D">
          <w:rPr>
            <w:sz w:val="15"/>
          </w:rPr>
          <w:delText>be</w:delText>
        </w:r>
        <w:r w:rsidDel="004A606D">
          <w:rPr>
            <w:spacing w:val="-5"/>
            <w:sz w:val="15"/>
          </w:rPr>
          <w:delText xml:space="preserve"> </w:delText>
        </w:r>
        <w:r w:rsidDel="004A606D">
          <w:rPr>
            <w:sz w:val="15"/>
          </w:rPr>
          <w:delText>cancelled without 30</w:delText>
        </w:r>
        <w:r w:rsidDel="004A606D">
          <w:rPr>
            <w:spacing w:val="-5"/>
            <w:sz w:val="15"/>
          </w:rPr>
          <w:delText xml:space="preserve"> </w:delText>
        </w:r>
        <w:r w:rsidDel="004A606D">
          <w:rPr>
            <w:sz w:val="15"/>
          </w:rPr>
          <w:delText>day prior notice</w:delText>
        </w:r>
        <w:r w:rsidDel="004A606D">
          <w:rPr>
            <w:spacing w:val="-2"/>
            <w:sz w:val="15"/>
          </w:rPr>
          <w:delText xml:space="preserve"> </w:delText>
        </w:r>
        <w:r w:rsidDel="004A606D">
          <w:rPr>
            <w:sz w:val="15"/>
          </w:rPr>
          <w:delText>to</w:delText>
        </w:r>
        <w:r w:rsidDel="004A606D">
          <w:rPr>
            <w:spacing w:val="-2"/>
            <w:sz w:val="15"/>
          </w:rPr>
          <w:delText xml:space="preserve"> </w:delText>
        </w:r>
        <w:r w:rsidDel="004A606D">
          <w:rPr>
            <w:sz w:val="15"/>
          </w:rPr>
          <w:delText>the University</w:delText>
        </w:r>
        <w:r w:rsidDel="004A606D">
          <w:rPr>
            <w:spacing w:val="-1"/>
            <w:sz w:val="15"/>
          </w:rPr>
          <w:delText xml:space="preserve"> </w:delText>
        </w:r>
        <w:r w:rsidDel="004A606D">
          <w:rPr>
            <w:sz w:val="15"/>
          </w:rPr>
          <w:delText>and another general liability insurance</w:delText>
        </w:r>
        <w:r w:rsidDel="004A606D">
          <w:rPr>
            <w:spacing w:val="-2"/>
            <w:sz w:val="15"/>
          </w:rPr>
          <w:delText xml:space="preserve"> </w:delText>
        </w:r>
        <w:r w:rsidDel="004A606D">
          <w:rPr>
            <w:sz w:val="15"/>
          </w:rPr>
          <w:delText>policy in</w:delText>
        </w:r>
        <w:r w:rsidDel="004A606D">
          <w:rPr>
            <w:spacing w:val="-2"/>
            <w:sz w:val="15"/>
          </w:rPr>
          <w:delText xml:space="preserve"> </w:delText>
        </w:r>
        <w:r w:rsidDel="004A606D">
          <w:rPr>
            <w:sz w:val="15"/>
          </w:rPr>
          <w:delText>place</w:delText>
        </w:r>
        <w:r w:rsidDel="004A606D">
          <w:rPr>
            <w:spacing w:val="-2"/>
            <w:sz w:val="15"/>
          </w:rPr>
          <w:delText xml:space="preserve"> </w:delText>
        </w:r>
        <w:r w:rsidDel="004A606D">
          <w:rPr>
            <w:sz w:val="15"/>
          </w:rPr>
          <w:delText>prior</w:delText>
        </w:r>
        <w:r w:rsidDel="004A606D">
          <w:rPr>
            <w:spacing w:val="-2"/>
            <w:sz w:val="15"/>
          </w:rPr>
          <w:delText xml:space="preserve"> </w:delText>
        </w:r>
        <w:r w:rsidDel="004A606D">
          <w:rPr>
            <w:sz w:val="15"/>
          </w:rPr>
          <w:delText>to</w:delText>
        </w:r>
        <w:r w:rsidDel="004A606D">
          <w:rPr>
            <w:spacing w:val="-2"/>
            <w:sz w:val="15"/>
          </w:rPr>
          <w:delText xml:space="preserve"> </w:delText>
        </w:r>
        <w:r w:rsidDel="004A606D">
          <w:rPr>
            <w:sz w:val="15"/>
          </w:rPr>
          <w:delText>the</w:delText>
        </w:r>
        <w:r w:rsidDel="004A606D">
          <w:rPr>
            <w:spacing w:val="-5"/>
            <w:sz w:val="15"/>
          </w:rPr>
          <w:delText xml:space="preserve"> </w:delText>
        </w:r>
        <w:r w:rsidDel="004A606D">
          <w:rPr>
            <w:sz w:val="15"/>
          </w:rPr>
          <w:delText>termination</w:delText>
        </w:r>
        <w:r w:rsidDel="004A606D">
          <w:rPr>
            <w:spacing w:val="-2"/>
            <w:sz w:val="15"/>
          </w:rPr>
          <w:delText xml:space="preserve"> </w:delText>
        </w:r>
        <w:r w:rsidDel="004A606D">
          <w:rPr>
            <w:sz w:val="15"/>
          </w:rPr>
          <w:delText>of</w:delText>
        </w:r>
        <w:r w:rsidDel="004A606D">
          <w:rPr>
            <w:spacing w:val="-1"/>
            <w:sz w:val="15"/>
          </w:rPr>
          <w:delText xml:space="preserve"> </w:delText>
        </w:r>
        <w:r w:rsidDel="004A606D">
          <w:rPr>
            <w:sz w:val="15"/>
          </w:rPr>
          <w:delText>the</w:delText>
        </w:r>
        <w:r w:rsidDel="004A606D">
          <w:rPr>
            <w:spacing w:val="-2"/>
            <w:sz w:val="15"/>
          </w:rPr>
          <w:delText xml:space="preserve"> </w:delText>
        </w:r>
        <w:r w:rsidDel="004A606D">
          <w:rPr>
            <w:sz w:val="15"/>
          </w:rPr>
          <w:delText>existing policy. The</w:delText>
        </w:r>
        <w:r w:rsidDel="004A606D">
          <w:rPr>
            <w:spacing w:val="-2"/>
            <w:sz w:val="15"/>
          </w:rPr>
          <w:delText xml:space="preserve"> </w:delText>
        </w:r>
        <w:r w:rsidDel="004A606D">
          <w:rPr>
            <w:sz w:val="15"/>
          </w:rPr>
          <w:delText>Contractor</w:delText>
        </w:r>
        <w:r w:rsidDel="004A606D">
          <w:rPr>
            <w:spacing w:val="-2"/>
            <w:sz w:val="15"/>
          </w:rPr>
          <w:delText xml:space="preserve"> </w:delText>
        </w:r>
        <w:r w:rsidDel="004A606D">
          <w:rPr>
            <w:sz w:val="15"/>
          </w:rPr>
          <w:delText>shall also provide the University with a certificate of insurance within five business days upon request.</w:delText>
        </w:r>
      </w:del>
    </w:p>
    <w:p w14:paraId="0DFA020F" w14:textId="06287D81" w:rsidR="000637B2" w:rsidDel="004A606D" w:rsidRDefault="000C2105">
      <w:pPr>
        <w:spacing w:before="77"/>
        <w:ind w:left="661"/>
        <w:jc w:val="center"/>
        <w:rPr>
          <w:del w:id="468" w:author="Morgan Wills" w:date="2026-10-01T11:30:00Z"/>
          <w:sz w:val="15"/>
        </w:rPr>
        <w:pPrChange w:id="469" w:author="Morgan Wills" w:date="2026-10-01T11:30:00Z">
          <w:pPr>
            <w:pStyle w:val="ListParagraph"/>
            <w:numPr>
              <w:numId w:val="1"/>
            </w:numPr>
            <w:tabs>
              <w:tab w:val="left" w:pos="1077"/>
            </w:tabs>
            <w:ind w:left="359" w:right="346" w:firstLine="362"/>
            <w:jc w:val="left"/>
          </w:pPr>
        </w:pPrChange>
      </w:pPr>
      <w:del w:id="470" w:author="Morgan Wills" w:date="2026-10-01T11:30:00Z">
        <w:r w:rsidDel="004A606D">
          <w:rPr>
            <w:b/>
            <w:sz w:val="15"/>
            <w:u w:val="single"/>
          </w:rPr>
          <w:delText>Electronic Signature:</w:delText>
        </w:r>
        <w:r w:rsidDel="004A606D">
          <w:rPr>
            <w:b/>
            <w:sz w:val="15"/>
          </w:rPr>
          <w:delText xml:space="preserve"> </w:delText>
        </w:r>
        <w:r w:rsidDel="004A606D">
          <w:rPr>
            <w:sz w:val="15"/>
          </w:rPr>
          <w:delText>The parties agree that the</w:delText>
        </w:r>
        <w:r w:rsidDel="004A606D">
          <w:rPr>
            <w:spacing w:val="-2"/>
            <w:sz w:val="15"/>
          </w:rPr>
          <w:delText xml:space="preserve"> </w:delText>
        </w:r>
        <w:r w:rsidDel="004A606D">
          <w:rPr>
            <w:sz w:val="15"/>
          </w:rPr>
          <w:delText>contract</w:delText>
        </w:r>
        <w:r w:rsidDel="004A606D">
          <w:rPr>
            <w:spacing w:val="-1"/>
            <w:sz w:val="15"/>
          </w:rPr>
          <w:delText xml:space="preserve"> </w:delText>
        </w:r>
        <w:r w:rsidDel="004A606D">
          <w:rPr>
            <w:sz w:val="15"/>
          </w:rPr>
          <w:delText>may be</w:delText>
        </w:r>
        <w:r w:rsidDel="004A606D">
          <w:rPr>
            <w:spacing w:val="-2"/>
            <w:sz w:val="15"/>
          </w:rPr>
          <w:delText xml:space="preserve"> </w:delText>
        </w:r>
        <w:r w:rsidDel="004A606D">
          <w:rPr>
            <w:sz w:val="15"/>
          </w:rPr>
          <w:delText>signed with electronic signatures. If an electronic</w:delText>
        </w:r>
        <w:r w:rsidDel="004A606D">
          <w:rPr>
            <w:spacing w:val="-1"/>
            <w:sz w:val="15"/>
          </w:rPr>
          <w:delText xml:space="preserve"> </w:delText>
        </w:r>
        <w:r w:rsidDel="004A606D">
          <w:rPr>
            <w:sz w:val="15"/>
          </w:rPr>
          <w:delText>signature is used, the parties agree that it</w:delText>
        </w:r>
        <w:r w:rsidDel="004A606D">
          <w:rPr>
            <w:spacing w:val="-1"/>
            <w:sz w:val="15"/>
          </w:rPr>
          <w:delText xml:space="preserve"> </w:delText>
        </w:r>
        <w:r w:rsidDel="004A606D">
          <w:rPr>
            <w:sz w:val="15"/>
          </w:rPr>
          <w:delText>is</w:delText>
        </w:r>
        <w:r w:rsidDel="004A606D">
          <w:rPr>
            <w:spacing w:val="-6"/>
            <w:sz w:val="15"/>
          </w:rPr>
          <w:delText xml:space="preserve"> </w:delText>
        </w:r>
        <w:r w:rsidDel="004A606D">
          <w:rPr>
            <w:sz w:val="15"/>
          </w:rPr>
          <w:delText>the</w:delText>
        </w:r>
        <w:r w:rsidDel="004A606D">
          <w:rPr>
            <w:spacing w:val="-5"/>
            <w:sz w:val="15"/>
          </w:rPr>
          <w:delText xml:space="preserve"> </w:delText>
        </w:r>
        <w:r w:rsidDel="004A606D">
          <w:rPr>
            <w:sz w:val="15"/>
          </w:rPr>
          <w:delText>legally</w:delText>
        </w:r>
        <w:r w:rsidDel="004A606D">
          <w:rPr>
            <w:spacing w:val="-1"/>
            <w:sz w:val="15"/>
          </w:rPr>
          <w:delText xml:space="preserve"> </w:delText>
        </w:r>
        <w:r w:rsidDel="004A606D">
          <w:rPr>
            <w:sz w:val="15"/>
          </w:rPr>
          <w:delText>binding</w:delText>
        </w:r>
        <w:r w:rsidDel="004A606D">
          <w:rPr>
            <w:spacing w:val="-2"/>
            <w:sz w:val="15"/>
          </w:rPr>
          <w:delText xml:space="preserve"> </w:delText>
        </w:r>
        <w:r w:rsidDel="004A606D">
          <w:rPr>
            <w:sz w:val="15"/>
          </w:rPr>
          <w:delText>equivalent</w:delText>
        </w:r>
        <w:r w:rsidDel="004A606D">
          <w:rPr>
            <w:spacing w:val="-4"/>
            <w:sz w:val="15"/>
          </w:rPr>
          <w:delText xml:space="preserve"> </w:delText>
        </w:r>
        <w:r w:rsidDel="004A606D">
          <w:rPr>
            <w:sz w:val="15"/>
          </w:rPr>
          <w:delText>to</w:delText>
        </w:r>
        <w:r w:rsidDel="004A606D">
          <w:rPr>
            <w:spacing w:val="-5"/>
            <w:sz w:val="15"/>
          </w:rPr>
          <w:delText xml:space="preserve"> </w:delText>
        </w:r>
        <w:r w:rsidDel="004A606D">
          <w:rPr>
            <w:sz w:val="15"/>
          </w:rPr>
          <w:delText>the</w:delText>
        </w:r>
        <w:r w:rsidDel="004A606D">
          <w:rPr>
            <w:spacing w:val="-5"/>
            <w:sz w:val="15"/>
          </w:rPr>
          <w:delText xml:space="preserve"> </w:delText>
        </w:r>
        <w:r w:rsidDel="004A606D">
          <w:rPr>
            <w:sz w:val="15"/>
          </w:rPr>
          <w:delText>signing</w:delText>
        </w:r>
        <w:r w:rsidDel="004A606D">
          <w:rPr>
            <w:spacing w:val="-5"/>
            <w:sz w:val="15"/>
          </w:rPr>
          <w:delText xml:space="preserve"> </w:delText>
        </w:r>
        <w:r w:rsidDel="004A606D">
          <w:rPr>
            <w:sz w:val="15"/>
          </w:rPr>
          <w:delText>party’s</w:delText>
        </w:r>
        <w:r w:rsidDel="004A606D">
          <w:rPr>
            <w:spacing w:val="-3"/>
            <w:sz w:val="15"/>
          </w:rPr>
          <w:delText xml:space="preserve"> </w:delText>
        </w:r>
        <w:r w:rsidDel="004A606D">
          <w:rPr>
            <w:sz w:val="15"/>
          </w:rPr>
          <w:delText>handwritten</w:delText>
        </w:r>
        <w:r w:rsidDel="004A606D">
          <w:rPr>
            <w:spacing w:val="-7"/>
            <w:sz w:val="15"/>
          </w:rPr>
          <w:delText xml:space="preserve"> </w:delText>
        </w:r>
        <w:r w:rsidDel="004A606D">
          <w:rPr>
            <w:sz w:val="15"/>
          </w:rPr>
          <w:delText>signature.</w:delText>
        </w:r>
        <w:r w:rsidDel="004A606D">
          <w:rPr>
            <w:spacing w:val="-6"/>
            <w:sz w:val="15"/>
          </w:rPr>
          <w:delText xml:space="preserve"> </w:delText>
        </w:r>
        <w:r w:rsidDel="004A606D">
          <w:rPr>
            <w:sz w:val="15"/>
          </w:rPr>
          <w:delText>Whenever</w:delText>
        </w:r>
        <w:r w:rsidDel="004A606D">
          <w:rPr>
            <w:spacing w:val="-5"/>
            <w:sz w:val="15"/>
          </w:rPr>
          <w:delText xml:space="preserve"> </w:delText>
        </w:r>
        <w:r w:rsidDel="004A606D">
          <w:rPr>
            <w:sz w:val="15"/>
          </w:rPr>
          <w:delText>either</w:delText>
        </w:r>
        <w:r w:rsidDel="004A606D">
          <w:rPr>
            <w:spacing w:val="-2"/>
            <w:sz w:val="15"/>
          </w:rPr>
          <w:delText xml:space="preserve"> </w:delText>
        </w:r>
        <w:r w:rsidDel="004A606D">
          <w:rPr>
            <w:sz w:val="15"/>
          </w:rPr>
          <w:delText>party</w:delText>
        </w:r>
        <w:r w:rsidDel="004A606D">
          <w:rPr>
            <w:spacing w:val="-4"/>
            <w:sz w:val="15"/>
          </w:rPr>
          <w:delText xml:space="preserve"> </w:delText>
        </w:r>
        <w:r w:rsidDel="004A606D">
          <w:rPr>
            <w:sz w:val="15"/>
          </w:rPr>
          <w:delText>executes</w:delText>
        </w:r>
        <w:r w:rsidDel="004A606D">
          <w:rPr>
            <w:spacing w:val="-1"/>
            <w:sz w:val="15"/>
          </w:rPr>
          <w:delText xml:space="preserve"> </w:delText>
        </w:r>
        <w:r w:rsidDel="004A606D">
          <w:rPr>
            <w:sz w:val="15"/>
          </w:rPr>
          <w:delText>an</w:delText>
        </w:r>
        <w:r w:rsidDel="004A606D">
          <w:rPr>
            <w:spacing w:val="-5"/>
            <w:sz w:val="15"/>
          </w:rPr>
          <w:delText xml:space="preserve"> </w:delText>
        </w:r>
        <w:r w:rsidDel="004A606D">
          <w:rPr>
            <w:sz w:val="15"/>
          </w:rPr>
          <w:delText>electronic</w:delText>
        </w:r>
        <w:r w:rsidDel="004A606D">
          <w:rPr>
            <w:spacing w:val="-3"/>
            <w:sz w:val="15"/>
          </w:rPr>
          <w:delText xml:space="preserve"> </w:delText>
        </w:r>
        <w:r w:rsidDel="004A606D">
          <w:rPr>
            <w:sz w:val="15"/>
          </w:rPr>
          <w:delText>signature</w:delText>
        </w:r>
        <w:r w:rsidDel="004A606D">
          <w:rPr>
            <w:spacing w:val="-5"/>
            <w:sz w:val="15"/>
          </w:rPr>
          <w:delText xml:space="preserve"> </w:delText>
        </w:r>
        <w:r w:rsidDel="004A606D">
          <w:rPr>
            <w:sz w:val="15"/>
          </w:rPr>
          <w:delText>on</w:delText>
        </w:r>
        <w:r w:rsidDel="004A606D">
          <w:rPr>
            <w:spacing w:val="-10"/>
            <w:sz w:val="15"/>
          </w:rPr>
          <w:delText xml:space="preserve"> </w:delText>
        </w:r>
        <w:r w:rsidDel="004A606D">
          <w:rPr>
            <w:sz w:val="15"/>
          </w:rPr>
          <w:delText>the</w:delText>
        </w:r>
        <w:r w:rsidDel="004A606D">
          <w:rPr>
            <w:spacing w:val="-7"/>
            <w:sz w:val="15"/>
          </w:rPr>
          <w:delText xml:space="preserve"> </w:delText>
        </w:r>
        <w:r w:rsidDel="004A606D">
          <w:rPr>
            <w:sz w:val="15"/>
          </w:rPr>
          <w:delText>contract, it</w:delText>
        </w:r>
        <w:r w:rsidDel="004A606D">
          <w:rPr>
            <w:spacing w:val="-4"/>
            <w:sz w:val="15"/>
          </w:rPr>
          <w:delText xml:space="preserve"> </w:delText>
        </w:r>
        <w:r w:rsidDel="004A606D">
          <w:rPr>
            <w:sz w:val="15"/>
          </w:rPr>
          <w:delText>has</w:delText>
        </w:r>
        <w:r w:rsidDel="004A606D">
          <w:rPr>
            <w:spacing w:val="-4"/>
            <w:sz w:val="15"/>
          </w:rPr>
          <w:delText xml:space="preserve"> </w:delText>
        </w:r>
        <w:r w:rsidDel="004A606D">
          <w:rPr>
            <w:sz w:val="15"/>
          </w:rPr>
          <w:delText>the same validity and meaning as a handwritten signature. The parties agree that neither party will, at any time in the future, repudiate the meaning of an electronic signature or claim that an electronic signature is not legally binding.</w:delText>
        </w:r>
      </w:del>
    </w:p>
    <w:p w14:paraId="4B2DBE62" w14:textId="2E4F3256" w:rsidR="000637B2" w:rsidRDefault="000C2105">
      <w:pPr>
        <w:spacing w:before="77"/>
        <w:jc w:val="center"/>
        <w:rPr>
          <w:sz w:val="15"/>
        </w:rPr>
        <w:pPrChange w:id="471" w:author="Morgan Wills" w:date="2026-10-01T11:31:00Z">
          <w:pPr>
            <w:pStyle w:val="ListParagraph"/>
            <w:numPr>
              <w:numId w:val="1"/>
            </w:numPr>
            <w:tabs>
              <w:tab w:val="left" w:pos="1075"/>
            </w:tabs>
            <w:spacing w:line="247" w:lineRule="auto"/>
            <w:ind w:left="359" w:right="466" w:hanging="358"/>
            <w:jc w:val="left"/>
          </w:pPr>
        </w:pPrChange>
      </w:pPr>
      <w:del w:id="472" w:author="Morgan Wills" w:date="2026-10-01T11:30:00Z">
        <w:r w:rsidDel="004A606D">
          <w:rPr>
            <w:b/>
            <w:sz w:val="15"/>
            <w:u w:val="single"/>
          </w:rPr>
          <w:delText>No</w:delText>
        </w:r>
        <w:r w:rsidDel="004A606D">
          <w:rPr>
            <w:b/>
            <w:spacing w:val="-1"/>
            <w:sz w:val="15"/>
            <w:u w:val="single"/>
          </w:rPr>
          <w:delText xml:space="preserve"> </w:delText>
        </w:r>
        <w:r w:rsidDel="004A606D">
          <w:rPr>
            <w:b/>
            <w:sz w:val="15"/>
            <w:u w:val="single"/>
          </w:rPr>
          <w:delText>Endorsement</w:delText>
        </w:r>
        <w:r w:rsidDel="004A606D">
          <w:rPr>
            <w:sz w:val="15"/>
          </w:rPr>
          <w:delText>.</w:delText>
        </w:r>
        <w:r w:rsidDel="004A606D">
          <w:rPr>
            <w:spacing w:val="39"/>
            <w:sz w:val="15"/>
          </w:rPr>
          <w:delText xml:space="preserve"> </w:delText>
        </w:r>
        <w:r w:rsidDel="004A606D">
          <w:rPr>
            <w:sz w:val="15"/>
          </w:rPr>
          <w:delText>Contractor</w:delText>
        </w:r>
        <w:r w:rsidDel="004A606D">
          <w:rPr>
            <w:spacing w:val="-2"/>
            <w:sz w:val="15"/>
          </w:rPr>
          <w:delText xml:space="preserve"> </w:delText>
        </w:r>
        <w:r w:rsidDel="004A606D">
          <w:rPr>
            <w:sz w:val="15"/>
          </w:rPr>
          <w:delText>agrees it</w:delText>
        </w:r>
        <w:r w:rsidDel="004A606D">
          <w:rPr>
            <w:spacing w:val="-3"/>
            <w:sz w:val="15"/>
          </w:rPr>
          <w:delText xml:space="preserve"> </w:delText>
        </w:r>
        <w:r w:rsidDel="004A606D">
          <w:rPr>
            <w:sz w:val="15"/>
          </w:rPr>
          <w:delText>will not</w:delText>
        </w:r>
        <w:r w:rsidDel="004A606D">
          <w:rPr>
            <w:spacing w:val="-1"/>
            <w:sz w:val="15"/>
          </w:rPr>
          <w:delText xml:space="preserve"> </w:delText>
        </w:r>
        <w:r w:rsidDel="004A606D">
          <w:rPr>
            <w:sz w:val="15"/>
          </w:rPr>
          <w:delText>use or</w:delText>
        </w:r>
        <w:r w:rsidDel="004A606D">
          <w:rPr>
            <w:spacing w:val="-2"/>
            <w:sz w:val="15"/>
          </w:rPr>
          <w:delText xml:space="preserve"> </w:delText>
        </w:r>
        <w:r w:rsidDel="004A606D">
          <w:rPr>
            <w:sz w:val="15"/>
          </w:rPr>
          <w:delText>display</w:delText>
        </w:r>
        <w:r w:rsidDel="004A606D">
          <w:rPr>
            <w:spacing w:val="-4"/>
            <w:sz w:val="15"/>
          </w:rPr>
          <w:delText xml:space="preserve"> </w:delText>
        </w:r>
        <w:r w:rsidDel="004A606D">
          <w:rPr>
            <w:sz w:val="15"/>
          </w:rPr>
          <w:delText>the name,</w:delText>
        </w:r>
        <w:r w:rsidDel="004A606D">
          <w:rPr>
            <w:spacing w:val="-6"/>
            <w:sz w:val="15"/>
          </w:rPr>
          <w:delText xml:space="preserve"> </w:delText>
        </w:r>
        <w:r w:rsidDel="004A606D">
          <w:rPr>
            <w:sz w:val="15"/>
          </w:rPr>
          <w:delText>marks,</w:delText>
        </w:r>
        <w:r w:rsidDel="004A606D">
          <w:rPr>
            <w:spacing w:val="-1"/>
            <w:sz w:val="15"/>
          </w:rPr>
          <w:delText xml:space="preserve"> </w:delText>
        </w:r>
        <w:r w:rsidDel="004A606D">
          <w:rPr>
            <w:sz w:val="15"/>
          </w:rPr>
          <w:delText>or</w:delText>
        </w:r>
        <w:r w:rsidDel="004A606D">
          <w:rPr>
            <w:spacing w:val="-2"/>
            <w:sz w:val="15"/>
          </w:rPr>
          <w:delText xml:space="preserve"> </w:delText>
        </w:r>
        <w:r w:rsidDel="004A606D">
          <w:rPr>
            <w:sz w:val="15"/>
          </w:rPr>
          <w:delText>images</w:delText>
        </w:r>
        <w:r w:rsidDel="004A606D">
          <w:rPr>
            <w:spacing w:val="-1"/>
            <w:sz w:val="15"/>
          </w:rPr>
          <w:delText xml:space="preserve"> </w:delText>
        </w:r>
        <w:r w:rsidDel="004A606D">
          <w:rPr>
            <w:sz w:val="15"/>
          </w:rPr>
          <w:delText>of</w:delText>
        </w:r>
        <w:r w:rsidDel="004A606D">
          <w:rPr>
            <w:spacing w:val="-4"/>
            <w:sz w:val="15"/>
          </w:rPr>
          <w:delText xml:space="preserve"> </w:delText>
        </w:r>
        <w:r w:rsidDel="004A606D">
          <w:rPr>
            <w:sz w:val="15"/>
          </w:rPr>
          <w:delText>the</w:delText>
        </w:r>
        <w:r w:rsidDel="004A606D">
          <w:rPr>
            <w:spacing w:val="-5"/>
            <w:sz w:val="15"/>
          </w:rPr>
          <w:delText xml:space="preserve"> </w:delText>
        </w:r>
        <w:r w:rsidDel="004A606D">
          <w:rPr>
            <w:sz w:val="15"/>
          </w:rPr>
          <w:delText>University</w:delText>
        </w:r>
        <w:r w:rsidDel="004A606D">
          <w:rPr>
            <w:spacing w:val="-4"/>
            <w:sz w:val="15"/>
          </w:rPr>
          <w:delText xml:space="preserve"> </w:delText>
        </w:r>
        <w:r w:rsidDel="004A606D">
          <w:rPr>
            <w:sz w:val="15"/>
          </w:rPr>
          <w:delText>to</w:delText>
        </w:r>
        <w:r w:rsidDel="004A606D">
          <w:rPr>
            <w:spacing w:val="-2"/>
            <w:sz w:val="15"/>
          </w:rPr>
          <w:delText xml:space="preserve"> </w:delText>
        </w:r>
        <w:r w:rsidDel="004A606D">
          <w:rPr>
            <w:sz w:val="15"/>
          </w:rPr>
          <w:delText>advertise</w:delText>
        </w:r>
        <w:r w:rsidDel="004A606D">
          <w:rPr>
            <w:spacing w:val="-2"/>
            <w:sz w:val="15"/>
          </w:rPr>
          <w:delText xml:space="preserve"> </w:delText>
        </w:r>
        <w:r w:rsidDel="004A606D">
          <w:rPr>
            <w:sz w:val="15"/>
          </w:rPr>
          <w:delText>and/or</w:delText>
        </w:r>
        <w:r w:rsidDel="004A606D">
          <w:rPr>
            <w:spacing w:val="-2"/>
            <w:sz w:val="15"/>
          </w:rPr>
          <w:delText xml:space="preserve"> </w:delText>
        </w:r>
        <w:r w:rsidDel="004A606D">
          <w:rPr>
            <w:sz w:val="15"/>
          </w:rPr>
          <w:delText>endorse</w:delText>
        </w:r>
        <w:r w:rsidDel="004A606D">
          <w:rPr>
            <w:spacing w:val="-2"/>
            <w:sz w:val="15"/>
          </w:rPr>
          <w:delText xml:space="preserve"> </w:delText>
        </w:r>
        <w:r w:rsidDel="004A606D">
          <w:rPr>
            <w:sz w:val="15"/>
          </w:rPr>
          <w:delText>its</w:delText>
        </w:r>
        <w:r w:rsidDel="004A606D">
          <w:rPr>
            <w:spacing w:val="-1"/>
            <w:sz w:val="15"/>
          </w:rPr>
          <w:delText xml:space="preserve"> </w:delText>
        </w:r>
        <w:r w:rsidDel="004A606D">
          <w:rPr>
            <w:sz w:val="15"/>
          </w:rPr>
          <w:delText>enterprises or products, or for any other purpose without the prior written approval of the University.</w:delText>
        </w:r>
      </w:del>
    </w:p>
    <w:sectPr w:rsidR="000637B2" w:rsidSect="004A606D">
      <w:pgSz w:w="12240" w:h="15840"/>
      <w:pgMar w:top="720" w:right="720" w:bottom="720" w:left="720" w:header="720" w:footer="720" w:gutter="0"/>
      <w:cols w:space="720"/>
      <w:docGrid w:linePitch="299"/>
      <w:sectPrChange w:id="473" w:author="Morgan Wills" w:date="2026-10-01T11:31:00Z">
        <w:sectPr w:rsidR="000637B2" w:rsidSect="004A606D">
          <w:pgMar w:top="460" w:right="360" w:bottom="280" w:left="360" w:header="720" w:footer="720" w:gutter="0"/>
          <w:docGrid w:linePitch="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243540"/>
    <w:multiLevelType w:val="hybridMultilevel"/>
    <w:tmpl w:val="1924D9F0"/>
    <w:lvl w:ilvl="0" w:tplc="7BDC249A">
      <w:start w:val="1"/>
      <w:numFmt w:val="decimal"/>
      <w:lvlText w:val="%1."/>
      <w:lvlJc w:val="left"/>
      <w:pPr>
        <w:ind w:left="359" w:hanging="358"/>
        <w:jc w:val="left"/>
      </w:pPr>
      <w:rPr>
        <w:rFonts w:ascii="Arial" w:eastAsia="Arial" w:hAnsi="Arial" w:cs="Arial" w:hint="default"/>
        <w:b w:val="0"/>
        <w:bCs w:val="0"/>
        <w:i w:val="0"/>
        <w:iCs w:val="0"/>
        <w:spacing w:val="-3"/>
        <w:w w:val="100"/>
        <w:sz w:val="15"/>
        <w:szCs w:val="15"/>
        <w:lang w:val="en-US" w:eastAsia="en-US" w:bidi="ar-SA"/>
      </w:rPr>
    </w:lvl>
    <w:lvl w:ilvl="1" w:tplc="A43E84FC">
      <w:numFmt w:val="bullet"/>
      <w:lvlText w:val="•"/>
      <w:lvlJc w:val="left"/>
      <w:pPr>
        <w:ind w:left="1476" w:hanging="358"/>
      </w:pPr>
      <w:rPr>
        <w:rFonts w:hint="default"/>
        <w:lang w:val="en-US" w:eastAsia="en-US" w:bidi="ar-SA"/>
      </w:rPr>
    </w:lvl>
    <w:lvl w:ilvl="2" w:tplc="1EECC5C2">
      <w:numFmt w:val="bullet"/>
      <w:lvlText w:val="•"/>
      <w:lvlJc w:val="left"/>
      <w:pPr>
        <w:ind w:left="2592" w:hanging="358"/>
      </w:pPr>
      <w:rPr>
        <w:rFonts w:hint="default"/>
        <w:lang w:val="en-US" w:eastAsia="en-US" w:bidi="ar-SA"/>
      </w:rPr>
    </w:lvl>
    <w:lvl w:ilvl="3" w:tplc="47166DD8">
      <w:numFmt w:val="bullet"/>
      <w:lvlText w:val="•"/>
      <w:lvlJc w:val="left"/>
      <w:pPr>
        <w:ind w:left="3708" w:hanging="358"/>
      </w:pPr>
      <w:rPr>
        <w:rFonts w:hint="default"/>
        <w:lang w:val="en-US" w:eastAsia="en-US" w:bidi="ar-SA"/>
      </w:rPr>
    </w:lvl>
    <w:lvl w:ilvl="4" w:tplc="652A9178">
      <w:numFmt w:val="bullet"/>
      <w:lvlText w:val="•"/>
      <w:lvlJc w:val="left"/>
      <w:pPr>
        <w:ind w:left="4824" w:hanging="358"/>
      </w:pPr>
      <w:rPr>
        <w:rFonts w:hint="default"/>
        <w:lang w:val="en-US" w:eastAsia="en-US" w:bidi="ar-SA"/>
      </w:rPr>
    </w:lvl>
    <w:lvl w:ilvl="5" w:tplc="381E26A4">
      <w:numFmt w:val="bullet"/>
      <w:lvlText w:val="•"/>
      <w:lvlJc w:val="left"/>
      <w:pPr>
        <w:ind w:left="5940" w:hanging="358"/>
      </w:pPr>
      <w:rPr>
        <w:rFonts w:hint="default"/>
        <w:lang w:val="en-US" w:eastAsia="en-US" w:bidi="ar-SA"/>
      </w:rPr>
    </w:lvl>
    <w:lvl w:ilvl="6" w:tplc="DE26DF4A">
      <w:numFmt w:val="bullet"/>
      <w:lvlText w:val="•"/>
      <w:lvlJc w:val="left"/>
      <w:pPr>
        <w:ind w:left="7056" w:hanging="358"/>
      </w:pPr>
      <w:rPr>
        <w:rFonts w:hint="default"/>
        <w:lang w:val="en-US" w:eastAsia="en-US" w:bidi="ar-SA"/>
      </w:rPr>
    </w:lvl>
    <w:lvl w:ilvl="7" w:tplc="D0CE19B2">
      <w:numFmt w:val="bullet"/>
      <w:lvlText w:val="•"/>
      <w:lvlJc w:val="left"/>
      <w:pPr>
        <w:ind w:left="8172" w:hanging="358"/>
      </w:pPr>
      <w:rPr>
        <w:rFonts w:hint="default"/>
        <w:lang w:val="en-US" w:eastAsia="en-US" w:bidi="ar-SA"/>
      </w:rPr>
    </w:lvl>
    <w:lvl w:ilvl="8" w:tplc="484E2588">
      <w:numFmt w:val="bullet"/>
      <w:lvlText w:val="•"/>
      <w:lvlJc w:val="left"/>
      <w:pPr>
        <w:ind w:left="9288" w:hanging="358"/>
      </w:pPr>
      <w:rPr>
        <w:rFonts w:hint="default"/>
        <w:lang w:val="en-US" w:eastAsia="en-US" w:bidi="ar-SA"/>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organ Wills">
    <w15:presenceInfo w15:providerId="AD" w15:userId="S::mkwills@ksu.edu::25c16d19-c6fa-4332-b436-ab3db39e65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trackRevisions/>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637B2"/>
    <w:rsid w:val="000637B2"/>
    <w:rsid w:val="000C2105"/>
    <w:rsid w:val="0023759C"/>
    <w:rsid w:val="002C3E77"/>
    <w:rsid w:val="00314AEA"/>
    <w:rsid w:val="004A606D"/>
    <w:rsid w:val="007B76D4"/>
    <w:rsid w:val="00AB34E8"/>
    <w:rsid w:val="00CE5351"/>
    <w:rsid w:val="00D47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57293"/>
  <w15:docId w15:val="{D04A2DA8-02E0-4F13-9B57-2FA082CFE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right="645"/>
      <w:jc w:val="right"/>
      <w:outlineLvl w:val="0"/>
    </w:pPr>
    <w:rPr>
      <w:b/>
      <w:bCs/>
      <w:sz w:val="32"/>
      <w:szCs w:val="32"/>
    </w:rPr>
  </w:style>
  <w:style w:type="paragraph" w:styleId="Heading2">
    <w:name w:val="heading 2"/>
    <w:basedOn w:val="Normal"/>
    <w:uiPriority w:val="9"/>
    <w:unhideWhenUsed/>
    <w:qFormat/>
    <w:pPr>
      <w:ind w:left="256" w:right="609"/>
      <w:jc w:val="center"/>
      <w:outlineLvl w:val="1"/>
    </w:pPr>
    <w:rPr>
      <w:b/>
      <w:bCs/>
      <w:sz w:val="28"/>
      <w:szCs w:val="28"/>
    </w:rPr>
  </w:style>
  <w:style w:type="paragraph" w:styleId="Heading3">
    <w:name w:val="heading 3"/>
    <w:basedOn w:val="Normal"/>
    <w:uiPriority w:val="9"/>
    <w:unhideWhenUsed/>
    <w:qFormat/>
    <w:pPr>
      <w:ind w:left="248" w:right="609"/>
      <w:jc w:val="center"/>
      <w:outlineLvl w:val="2"/>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60" w:right="347" w:firstLine="360"/>
      <w:jc w:val="both"/>
    </w:pPr>
    <w:rPr>
      <w:rFonts w:ascii="Arial" w:eastAsia="Arial" w:hAnsi="Arial" w:cs="Arial"/>
    </w:rPr>
  </w:style>
  <w:style w:type="paragraph" w:customStyle="1" w:styleId="TableParagraph">
    <w:name w:val="Table Paragraph"/>
    <w:basedOn w:val="Normal"/>
    <w:uiPriority w:val="1"/>
    <w:qFormat/>
    <w:rPr>
      <w:rFonts w:ascii="Arial" w:eastAsia="Arial" w:hAnsi="Arial" w:cs="Arial"/>
    </w:rPr>
  </w:style>
  <w:style w:type="table" w:styleId="TableGrid">
    <w:name w:val="Table Grid"/>
    <w:basedOn w:val="TableNormal"/>
    <w:uiPriority w:val="39"/>
    <w:rsid w:val="004A60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mailto:roxana@ksu.ed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3837</Words>
  <Characters>21877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2023_10_VPR_Office_Installer</Company>
  <LinksUpToDate>false</LinksUpToDate>
  <CharactersWithSpaces>25663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mmohatt</dc:creator>
  <cp:lastModifiedBy>Morgan Wills</cp:lastModifiedBy>
  <cp:revision>9</cp:revision>
  <dcterms:created xsi:type="dcterms:W3CDTF">2026-04-27T20:44:00Z</dcterms:created>
  <dcterms:modified xsi:type="dcterms:W3CDTF">2026-10-06T21:35:00Z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0x0101004D77BD1C5E30C642A03F332B15C430CF</vt:lpwstr>
  </property>
  <property fmtid="{D5CDD505-2E9C-101B-9397-08002B2CF9AE}" pid="3" name="Created">
    <vt:filetime>2026-02-05T00:00:00Z</vt:filetime>
  </property>
  <property fmtid="{D5CDD505-2E9C-101B-9397-08002B2CF9AE}" pid="4" name="Creator">
    <vt:lpwstr>Acrobat PDFMaker 25 for Word</vt:lpwstr>
  </property>
  <property fmtid="{D5CDD505-2E9C-101B-9397-08002B2CF9AE}" pid="5" name="LastSaved">
    <vt:filetime>2026-04-27T00:00:00Z</vt:filetime>
  </property>
  <property fmtid="{D5CDD505-2E9C-101B-9397-08002B2CF9AE}" pid="6" name="Producer">
    <vt:lpwstr>Adobe PDF Library 25.1.159</vt:lpwstr>
  </property>
  <property fmtid="{D5CDD505-2E9C-101B-9397-08002B2CF9AE}" pid="7" name="SourceModified">
    <vt:lpwstr/>
  </property>
</Properties>
</file>