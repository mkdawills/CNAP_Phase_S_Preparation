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4CD69F" w14:textId="77777777" w:rsidR="00D46A21" w:rsidRDefault="000B705F">
      <w:pPr>
        <w:pStyle w:val="Heading3"/>
      </w:pPr>
      <w:r>
        <w:rPr>
          <w:color w:val="2A262A"/>
        </w:rPr>
        <w:t>A23-0044-</w:t>
      </w:r>
      <w:r>
        <w:rPr>
          <w:color w:val="2A262A"/>
          <w:spacing w:val="-4"/>
        </w:rPr>
        <w:t>S088</w:t>
      </w:r>
    </w:p>
    <w:p w14:paraId="0CD27831" w14:textId="77777777" w:rsidR="00D46A21" w:rsidRDefault="00D46A21">
      <w:pPr>
        <w:pStyle w:val="BodyText"/>
        <w:spacing w:before="74"/>
        <w:rPr>
          <w:b/>
          <w:sz w:val="27"/>
        </w:rPr>
      </w:pPr>
    </w:p>
    <w:p w14:paraId="0159AEE5" w14:textId="77777777" w:rsidR="00D46A21" w:rsidRDefault="000B705F">
      <w:pPr>
        <w:pStyle w:val="Heading4"/>
      </w:pPr>
      <w:r>
        <w:rPr>
          <w:color w:val="2A262A"/>
        </w:rPr>
        <w:t>CONSULTANT</w:t>
      </w:r>
      <w:r>
        <w:rPr>
          <w:color w:val="2A262A"/>
          <w:spacing w:val="50"/>
        </w:rPr>
        <w:t xml:space="preserve"> </w:t>
      </w:r>
      <w:r>
        <w:rPr>
          <w:color w:val="2A262A"/>
          <w:spacing w:val="-2"/>
        </w:rPr>
        <w:t>AGREEMENT</w:t>
      </w:r>
    </w:p>
    <w:p w14:paraId="6897386B" w14:textId="77777777" w:rsidR="00D46A21" w:rsidRDefault="000B705F">
      <w:pPr>
        <w:spacing w:before="132"/>
        <w:ind w:left="617" w:right="250"/>
        <w:jc w:val="center"/>
        <w:rPr>
          <w:sz w:val="27"/>
        </w:rPr>
      </w:pPr>
      <w:r>
        <w:rPr>
          <w:color w:val="2A262A"/>
          <w:spacing w:val="-2"/>
          <w:sz w:val="27"/>
        </w:rPr>
        <w:t>between</w:t>
      </w:r>
    </w:p>
    <w:p w14:paraId="0C5C47AD" w14:textId="77777777" w:rsidR="00D46A21" w:rsidRDefault="000B705F">
      <w:pPr>
        <w:pStyle w:val="Heading4"/>
        <w:spacing w:before="127"/>
        <w:ind w:left="605"/>
      </w:pPr>
      <w:r>
        <w:rPr>
          <w:color w:val="2A262A"/>
        </w:rPr>
        <w:t>KANSAS</w:t>
      </w:r>
      <w:r>
        <w:rPr>
          <w:color w:val="2A262A"/>
          <w:spacing w:val="21"/>
        </w:rPr>
        <w:t xml:space="preserve"> </w:t>
      </w:r>
      <w:r>
        <w:rPr>
          <w:color w:val="2A262A"/>
        </w:rPr>
        <w:t>STATE</w:t>
      </w:r>
      <w:r>
        <w:rPr>
          <w:color w:val="2A262A"/>
          <w:spacing w:val="19"/>
        </w:rPr>
        <w:t xml:space="preserve"> </w:t>
      </w:r>
      <w:r>
        <w:rPr>
          <w:color w:val="2A262A"/>
          <w:spacing w:val="-2"/>
        </w:rPr>
        <w:t>UNIVERSITY</w:t>
      </w:r>
    </w:p>
    <w:p w14:paraId="4B367EE1" w14:textId="77777777" w:rsidR="00D46A21" w:rsidRDefault="000B705F">
      <w:pPr>
        <w:spacing w:before="21"/>
        <w:ind w:left="639" w:right="250"/>
        <w:jc w:val="center"/>
        <w:rPr>
          <w:sz w:val="27"/>
        </w:rPr>
      </w:pPr>
      <w:r>
        <w:rPr>
          <w:color w:val="2A262A"/>
          <w:spacing w:val="-5"/>
          <w:sz w:val="27"/>
        </w:rPr>
        <w:t>and</w:t>
      </w:r>
    </w:p>
    <w:p w14:paraId="04AE5F13" w14:textId="77777777" w:rsidR="00D46A21" w:rsidRDefault="000B705F">
      <w:pPr>
        <w:pStyle w:val="Heading4"/>
        <w:spacing w:before="132"/>
        <w:ind w:left="633"/>
      </w:pPr>
      <w:r>
        <w:rPr>
          <w:color w:val="2A262A"/>
        </w:rPr>
        <w:t>JEFFREY</w:t>
      </w:r>
      <w:r>
        <w:rPr>
          <w:color w:val="2A262A"/>
          <w:spacing w:val="36"/>
        </w:rPr>
        <w:t xml:space="preserve"> </w:t>
      </w:r>
      <w:r>
        <w:rPr>
          <w:color w:val="2A262A"/>
        </w:rPr>
        <w:t>ZACKS,</w:t>
      </w:r>
      <w:r>
        <w:rPr>
          <w:color w:val="2A262A"/>
          <w:spacing w:val="20"/>
        </w:rPr>
        <w:t xml:space="preserve"> </w:t>
      </w:r>
      <w:r>
        <w:rPr>
          <w:color w:val="2A262A"/>
          <w:spacing w:val="-5"/>
        </w:rPr>
        <w:t>PHD</w:t>
      </w:r>
    </w:p>
    <w:p w14:paraId="30820D82" w14:textId="77777777" w:rsidR="00D46A21" w:rsidRDefault="000B705F">
      <w:pPr>
        <w:pStyle w:val="BodyText"/>
        <w:spacing w:before="158"/>
        <w:rPr>
          <w:b/>
          <w:sz w:val="20"/>
        </w:rPr>
      </w:pPr>
      <w:r>
        <w:rPr>
          <w:b/>
          <w:noProof/>
          <w:sz w:val="20"/>
        </w:rPr>
        <mc:AlternateContent>
          <mc:Choice Requires="wps">
            <w:drawing>
              <wp:anchor distT="0" distB="0" distL="0" distR="0" simplePos="0" relativeHeight="487587840" behindDoc="1" locked="0" layoutInCell="1" allowOverlap="1" wp14:anchorId="7E46E3DC" wp14:editId="00A079FE">
                <wp:simplePos x="0" y="0"/>
                <wp:positionH relativeFrom="page">
                  <wp:posOffset>634978</wp:posOffset>
                </wp:positionH>
                <wp:positionV relativeFrom="paragraph">
                  <wp:posOffset>261971</wp:posOffset>
                </wp:positionV>
                <wp:extent cx="652081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20815" cy="1270"/>
                        </a:xfrm>
                        <a:custGeom>
                          <a:avLst/>
                          <a:gdLst/>
                          <a:ahLst/>
                          <a:cxnLst/>
                          <a:rect l="l" t="t" r="r" b="b"/>
                          <a:pathLst>
                            <a:path w="6520815">
                              <a:moveTo>
                                <a:pt x="0" y="0"/>
                              </a:moveTo>
                              <a:lnTo>
                                <a:pt x="6520743"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71017" id="Graphic 1" o:spid="_x0000_s1026" style="position:absolute;margin-left:50pt;margin-top:20.65pt;width:513.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520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" path="m,l6520743,e" filled="f" strokeweight=".25431mm">
                <v:path arrowok="t"/>
                <w10:wrap type="topAndBottom" anchorx="page"/>
              </v:shape>
            </w:pict>
          </mc:Fallback>
        </mc:AlternateContent>
      </w:r>
    </w:p>
    <w:p w14:paraId="084CF126" w14:textId="77777777" w:rsidR="00D46A21" w:rsidRDefault="000B705F">
      <w:pPr>
        <w:pStyle w:val="BodyText"/>
        <w:spacing w:before="18"/>
        <w:ind w:left="650" w:right="261" w:firstLine="1"/>
        <w:jc w:val="both"/>
      </w:pPr>
      <w:r>
        <w:rPr>
          <w:color w:val="2A262A"/>
        </w:rPr>
        <w:t>This</w:t>
      </w:r>
      <w:r>
        <w:rPr>
          <w:color w:val="2A262A"/>
          <w:spacing w:val="-15"/>
        </w:rPr>
        <w:t xml:space="preserve"> </w:t>
      </w:r>
      <w:r>
        <w:rPr>
          <w:color w:val="2A262A"/>
        </w:rPr>
        <w:t>CONSULTANT</w:t>
      </w:r>
      <w:r>
        <w:rPr>
          <w:color w:val="2A262A"/>
          <w:spacing w:val="4"/>
        </w:rPr>
        <w:t xml:space="preserve"> </w:t>
      </w:r>
      <w:r>
        <w:rPr>
          <w:color w:val="2A262A"/>
        </w:rPr>
        <w:t>AGREEMENT</w:t>
      </w:r>
      <w:r>
        <w:rPr>
          <w:color w:val="2A262A"/>
          <w:spacing w:val="9"/>
        </w:rPr>
        <w:t xml:space="preserve"> </w:t>
      </w:r>
      <w:r>
        <w:rPr>
          <w:color w:val="2A262A"/>
        </w:rPr>
        <w:t>is</w:t>
      </w:r>
      <w:r>
        <w:rPr>
          <w:color w:val="2A262A"/>
          <w:spacing w:val="-15"/>
        </w:rPr>
        <w:t xml:space="preserve"> </w:t>
      </w:r>
      <w:r>
        <w:rPr>
          <w:color w:val="2A262A"/>
        </w:rPr>
        <w:t>entered</w:t>
      </w:r>
      <w:r>
        <w:rPr>
          <w:color w:val="2A262A"/>
          <w:spacing w:val="-9"/>
        </w:rPr>
        <w:t xml:space="preserve"> </w:t>
      </w:r>
      <w:r>
        <w:rPr>
          <w:color w:val="2A262A"/>
        </w:rPr>
        <w:t>into</w:t>
      </w:r>
      <w:r>
        <w:rPr>
          <w:color w:val="2A262A"/>
          <w:spacing w:val="-14"/>
        </w:rPr>
        <w:t xml:space="preserve"> </w:t>
      </w:r>
      <w:r>
        <w:rPr>
          <w:color w:val="2A262A"/>
        </w:rPr>
        <w:t>by</w:t>
      </w:r>
      <w:r>
        <w:rPr>
          <w:color w:val="2A262A"/>
          <w:spacing w:val="-15"/>
        </w:rPr>
        <w:t xml:space="preserve"> </w:t>
      </w:r>
      <w:r>
        <w:rPr>
          <w:color w:val="2A262A"/>
        </w:rPr>
        <w:t>and</w:t>
      </w:r>
      <w:r>
        <w:rPr>
          <w:color w:val="2A262A"/>
          <w:spacing w:val="-15"/>
        </w:rPr>
        <w:t xml:space="preserve"> </w:t>
      </w:r>
      <w:r>
        <w:rPr>
          <w:color w:val="2A262A"/>
        </w:rPr>
        <w:t>between</w:t>
      </w:r>
      <w:r>
        <w:rPr>
          <w:color w:val="2A262A"/>
          <w:spacing w:val="-5"/>
        </w:rPr>
        <w:t xml:space="preserve"> </w:t>
      </w:r>
      <w:r>
        <w:rPr>
          <w:color w:val="2A262A"/>
        </w:rPr>
        <w:t>Kansas</w:t>
      </w:r>
      <w:r>
        <w:rPr>
          <w:color w:val="2A262A"/>
          <w:spacing w:val="-14"/>
        </w:rPr>
        <w:t xml:space="preserve"> </w:t>
      </w:r>
      <w:r>
        <w:rPr>
          <w:color w:val="2A262A"/>
        </w:rPr>
        <w:t>State</w:t>
      </w:r>
      <w:r>
        <w:rPr>
          <w:color w:val="2A262A"/>
          <w:spacing w:val="-15"/>
        </w:rPr>
        <w:t xml:space="preserve"> </w:t>
      </w:r>
      <w:r>
        <w:rPr>
          <w:color w:val="2A262A"/>
        </w:rPr>
        <w:t>University</w:t>
      </w:r>
      <w:r>
        <w:rPr>
          <w:color w:val="423D4B"/>
        </w:rPr>
        <w:t>,</w:t>
      </w:r>
      <w:r>
        <w:rPr>
          <w:color w:val="2A262A"/>
        </w:rPr>
        <w:t>103</w:t>
      </w:r>
      <w:r>
        <w:rPr>
          <w:color w:val="2A262A"/>
          <w:spacing w:val="-15"/>
        </w:rPr>
        <w:t xml:space="preserve"> </w:t>
      </w:r>
      <w:r>
        <w:rPr>
          <w:color w:val="2A262A"/>
        </w:rPr>
        <w:t>Fairchild Hall</w:t>
      </w:r>
      <w:r>
        <w:rPr>
          <w:color w:val="423D4B"/>
        </w:rPr>
        <w:t xml:space="preserve">, </w:t>
      </w:r>
      <w:r>
        <w:rPr>
          <w:color w:val="2A262A"/>
        </w:rPr>
        <w:t>1601 Vattier Street</w:t>
      </w:r>
      <w:r>
        <w:rPr>
          <w:color w:val="423D4B"/>
        </w:rPr>
        <w:t xml:space="preserve">, </w:t>
      </w:r>
      <w:r>
        <w:rPr>
          <w:color w:val="2A262A"/>
        </w:rPr>
        <w:t>Manhattan</w:t>
      </w:r>
      <w:r>
        <w:rPr>
          <w:color w:val="423D4B"/>
        </w:rPr>
        <w:t xml:space="preserve">, </w:t>
      </w:r>
      <w:r>
        <w:rPr>
          <w:color w:val="2A262A"/>
        </w:rPr>
        <w:t>Kansas 66506-2504 (hereinafter referred to as UNIVERSITY)</w:t>
      </w:r>
      <w:r>
        <w:rPr>
          <w:color w:val="564D56"/>
        </w:rPr>
        <w:t xml:space="preserve">, </w:t>
      </w:r>
      <w:r>
        <w:rPr>
          <w:color w:val="2A262A"/>
        </w:rPr>
        <w:t>an educational institution of the State of Kansas</w:t>
      </w:r>
      <w:r>
        <w:rPr>
          <w:color w:val="423D4B"/>
        </w:rPr>
        <w:t xml:space="preserve">, </w:t>
      </w:r>
      <w:r>
        <w:rPr>
          <w:color w:val="2A262A"/>
        </w:rPr>
        <w:t>and Dr. Jeffrey Zacks</w:t>
      </w:r>
      <w:r>
        <w:rPr>
          <w:color w:val="423D4B"/>
        </w:rPr>
        <w:t xml:space="preserve">, </w:t>
      </w:r>
      <w:r>
        <w:rPr>
          <w:color w:val="2A262A"/>
        </w:rPr>
        <w:t>6946 Kingsbury Blvd.</w:t>
      </w:r>
      <w:r>
        <w:rPr>
          <w:color w:val="423D4B"/>
        </w:rPr>
        <w:t xml:space="preserve">, </w:t>
      </w:r>
      <w:r>
        <w:rPr>
          <w:color w:val="2A262A"/>
        </w:rPr>
        <w:t>University City</w:t>
      </w:r>
      <w:r>
        <w:rPr>
          <w:color w:val="423D4B"/>
        </w:rPr>
        <w:t>,</w:t>
      </w:r>
      <w:r>
        <w:rPr>
          <w:color w:val="423D4B"/>
          <w:spacing w:val="-3"/>
        </w:rPr>
        <w:t xml:space="preserve"> </w:t>
      </w:r>
      <w:r>
        <w:rPr>
          <w:color w:val="2A262A"/>
        </w:rPr>
        <w:t>MO 63130 (hereinafter referred to as CONSULTANT).</w:t>
      </w:r>
    </w:p>
    <w:p w14:paraId="0ACBE5C5" w14:textId="77777777" w:rsidR="00D46A21" w:rsidRDefault="00D46A21">
      <w:pPr>
        <w:pStyle w:val="BodyText"/>
        <w:spacing w:before="4"/>
      </w:pPr>
    </w:p>
    <w:p w14:paraId="4B3A7B6D" w14:textId="042FE696" w:rsidR="00D46A21" w:rsidRDefault="000B705F">
      <w:pPr>
        <w:pStyle w:val="BodyText"/>
        <w:spacing w:before="1"/>
        <w:ind w:left="647" w:right="264" w:hanging="1"/>
        <w:jc w:val="both"/>
      </w:pPr>
      <w:r>
        <w:rPr>
          <w:b/>
          <w:color w:val="2A262A"/>
          <w:sz w:val="23"/>
        </w:rPr>
        <w:t>WHEREAS</w:t>
      </w:r>
      <w:r>
        <w:rPr>
          <w:b/>
          <w:color w:val="423D4B"/>
          <w:sz w:val="23"/>
        </w:rPr>
        <w:t xml:space="preserve">, </w:t>
      </w:r>
      <w:r>
        <w:rPr>
          <w:color w:val="2A262A"/>
        </w:rPr>
        <w:t>UNIVERSITY is the recipient of Grant Award No. 5P20GM113109-</w:t>
      </w:r>
      <w:del w:id="0" w:author="Morgan Wills" w:date="2026-10-01T09:52:00Z">
        <w:r w:rsidDel="00D50867">
          <w:rPr>
            <w:color w:val="2A262A"/>
          </w:rPr>
          <w:delText>0</w:delText>
        </w:r>
      </w:del>
      <w:ins w:id="1" w:author="Morgan Wills" w:date="2026-10-01T09:37:00Z">
        <w:r w:rsidR="003C7392">
          <w:rPr>
            <w:color w:val="2A262A"/>
          </w:rPr>
          <w:t>10</w:t>
        </w:r>
      </w:ins>
      <w:del w:id="2" w:author="Morgan Wills" w:date="2026-10-01T09:37:00Z">
        <w:r w:rsidDel="003C7392">
          <w:rPr>
            <w:color w:val="2A262A"/>
          </w:rPr>
          <w:delText>9</w:delText>
        </w:r>
      </w:del>
      <w:r>
        <w:rPr>
          <w:color w:val="423D4B"/>
        </w:rPr>
        <w:t xml:space="preserve">, </w:t>
      </w:r>
      <w:r>
        <w:rPr>
          <w:color w:val="2A262A"/>
        </w:rPr>
        <w:t>FAIN: P20GM 113109 (hereinafter referred to as</w:t>
      </w:r>
      <w:r>
        <w:rPr>
          <w:color w:val="2A262A"/>
          <w:spacing w:val="-1"/>
        </w:rPr>
        <w:t xml:space="preserve"> </w:t>
      </w:r>
      <w:r>
        <w:rPr>
          <w:color w:val="2A262A"/>
        </w:rPr>
        <w:t>the</w:t>
      </w:r>
      <w:r>
        <w:rPr>
          <w:color w:val="2A262A"/>
          <w:spacing w:val="-1"/>
        </w:rPr>
        <w:t xml:space="preserve"> </w:t>
      </w:r>
      <w:r>
        <w:rPr>
          <w:color w:val="2A262A"/>
        </w:rPr>
        <w:t>PRIME AGREEMENT)</w:t>
      </w:r>
      <w:r>
        <w:rPr>
          <w:color w:val="423D4B"/>
        </w:rPr>
        <w:t>,</w:t>
      </w:r>
      <w:r>
        <w:rPr>
          <w:color w:val="423D4B"/>
          <w:spacing w:val="-9"/>
        </w:rPr>
        <w:t xml:space="preserve"> </w:t>
      </w:r>
      <w:r>
        <w:rPr>
          <w:color w:val="2A262A"/>
        </w:rPr>
        <w:t>funded by U.S. Department of Health and Human</w:t>
      </w:r>
      <w:r>
        <w:rPr>
          <w:color w:val="2A262A"/>
          <w:spacing w:val="-15"/>
        </w:rPr>
        <w:t xml:space="preserve"> </w:t>
      </w:r>
      <w:r>
        <w:rPr>
          <w:color w:val="2A262A"/>
        </w:rPr>
        <w:t>Services</w:t>
      </w:r>
      <w:r>
        <w:rPr>
          <w:color w:val="2A262A"/>
          <w:spacing w:val="-15"/>
        </w:rPr>
        <w:t xml:space="preserve"> </w:t>
      </w:r>
      <w:r>
        <w:rPr>
          <w:color w:val="2A262A"/>
        </w:rPr>
        <w:t>(DHHS)</w:t>
      </w:r>
      <w:r>
        <w:rPr>
          <w:color w:val="423D4B"/>
        </w:rPr>
        <w:t>,</w:t>
      </w:r>
      <w:r>
        <w:rPr>
          <w:color w:val="423D4B"/>
          <w:spacing w:val="-15"/>
        </w:rPr>
        <w:t xml:space="preserve"> </w:t>
      </w:r>
      <w:r>
        <w:rPr>
          <w:color w:val="2A262A"/>
        </w:rPr>
        <w:t>National</w:t>
      </w:r>
      <w:r>
        <w:rPr>
          <w:color w:val="2A262A"/>
          <w:spacing w:val="-8"/>
        </w:rPr>
        <w:t xml:space="preserve"> </w:t>
      </w:r>
      <w:r>
        <w:rPr>
          <w:color w:val="2A262A"/>
        </w:rPr>
        <w:t>Institutes</w:t>
      </w:r>
      <w:r>
        <w:rPr>
          <w:color w:val="2A262A"/>
          <w:spacing w:val="-6"/>
        </w:rPr>
        <w:t xml:space="preserve"> </w:t>
      </w:r>
      <w:r>
        <w:rPr>
          <w:color w:val="2A262A"/>
        </w:rPr>
        <w:t>of</w:t>
      </w:r>
      <w:r>
        <w:rPr>
          <w:color w:val="2A262A"/>
          <w:spacing w:val="-13"/>
        </w:rPr>
        <w:t xml:space="preserve"> </w:t>
      </w:r>
      <w:r>
        <w:rPr>
          <w:color w:val="2A262A"/>
        </w:rPr>
        <w:t>Health</w:t>
      </w:r>
      <w:r>
        <w:rPr>
          <w:color w:val="2A262A"/>
          <w:spacing w:val="-10"/>
        </w:rPr>
        <w:t xml:space="preserve"> </w:t>
      </w:r>
      <w:r>
        <w:rPr>
          <w:color w:val="2A262A"/>
        </w:rPr>
        <w:t>(NIH)</w:t>
      </w:r>
      <w:r>
        <w:rPr>
          <w:color w:val="2A262A"/>
          <w:spacing w:val="-8"/>
        </w:rPr>
        <w:t xml:space="preserve"> </w:t>
      </w:r>
      <w:r>
        <w:rPr>
          <w:color w:val="2A262A"/>
        </w:rPr>
        <w:t>(hereinafter referred</w:t>
      </w:r>
      <w:r>
        <w:rPr>
          <w:color w:val="2A262A"/>
          <w:spacing w:val="-5"/>
        </w:rPr>
        <w:t xml:space="preserve"> </w:t>
      </w:r>
      <w:r>
        <w:rPr>
          <w:color w:val="2A262A"/>
        </w:rPr>
        <w:t>to</w:t>
      </w:r>
      <w:r>
        <w:rPr>
          <w:color w:val="2A262A"/>
          <w:spacing w:val="-13"/>
        </w:rPr>
        <w:t xml:space="preserve"> </w:t>
      </w:r>
      <w:r>
        <w:rPr>
          <w:color w:val="2A262A"/>
        </w:rPr>
        <w:t>as</w:t>
      </w:r>
      <w:r>
        <w:rPr>
          <w:color w:val="2A262A"/>
          <w:spacing w:val="-15"/>
        </w:rPr>
        <w:t xml:space="preserve"> </w:t>
      </w:r>
      <w:r>
        <w:rPr>
          <w:color w:val="2A262A"/>
        </w:rPr>
        <w:t>SPONSOR)</w:t>
      </w:r>
      <w:r>
        <w:rPr>
          <w:color w:val="423D4B"/>
        </w:rPr>
        <w:t>,</w:t>
      </w:r>
      <w:r>
        <w:rPr>
          <w:color w:val="423D4B"/>
          <w:spacing w:val="-15"/>
        </w:rPr>
        <w:t xml:space="preserve"> </w:t>
      </w:r>
      <w:r>
        <w:rPr>
          <w:color w:val="2A262A"/>
        </w:rPr>
        <w:t xml:space="preserve">under CFDA </w:t>
      </w:r>
      <w:r>
        <w:rPr>
          <w:color w:val="423D4B"/>
        </w:rPr>
        <w:t>#</w:t>
      </w:r>
      <w:r>
        <w:rPr>
          <w:color w:val="2A262A"/>
        </w:rPr>
        <w:t>93.859 - Biomedical Research and Research Training</w:t>
      </w:r>
      <w:r>
        <w:rPr>
          <w:color w:val="423D4B"/>
        </w:rPr>
        <w:t xml:space="preserve">, </w:t>
      </w:r>
      <w:r>
        <w:rPr>
          <w:color w:val="2A262A"/>
        </w:rPr>
        <w:t>for the project entitled</w:t>
      </w:r>
      <w:r>
        <w:rPr>
          <w:color w:val="423D4B"/>
        </w:rPr>
        <w:t>, "</w:t>
      </w:r>
      <w:r>
        <w:rPr>
          <w:color w:val="2A262A"/>
        </w:rPr>
        <w:t>Cognitive and Neurobiological Approaches to Plasticity (CNAP) Center Phase 2</w:t>
      </w:r>
      <w:r>
        <w:rPr>
          <w:color w:val="423D4B"/>
        </w:rPr>
        <w:t xml:space="preserve">," </w:t>
      </w:r>
      <w:r>
        <w:rPr>
          <w:color w:val="2A262A"/>
        </w:rPr>
        <w:t>(hereinafter referred to as the PROJECT)</w:t>
      </w:r>
      <w:r>
        <w:rPr>
          <w:color w:val="423D4B"/>
        </w:rPr>
        <w:t xml:space="preserve">; </w:t>
      </w:r>
      <w:r>
        <w:rPr>
          <w:color w:val="2A262A"/>
        </w:rPr>
        <w:t>and</w:t>
      </w:r>
    </w:p>
    <w:p w14:paraId="1D9DDBAB" w14:textId="77777777" w:rsidR="00D46A21" w:rsidRDefault="000B705F">
      <w:pPr>
        <w:pStyle w:val="BodyText"/>
        <w:spacing w:before="276" w:line="242" w:lineRule="auto"/>
        <w:ind w:left="647" w:right="266"/>
        <w:jc w:val="both"/>
      </w:pPr>
      <w:r>
        <w:rPr>
          <w:b/>
          <w:color w:val="2A262A"/>
          <w:sz w:val="23"/>
        </w:rPr>
        <w:t>WHEREAS</w:t>
      </w:r>
      <w:r>
        <w:rPr>
          <w:b/>
          <w:color w:val="423D4B"/>
          <w:sz w:val="23"/>
        </w:rPr>
        <w:t>,</w:t>
      </w:r>
      <w:r>
        <w:rPr>
          <w:b/>
          <w:color w:val="423D4B"/>
          <w:spacing w:val="-15"/>
          <w:sz w:val="23"/>
        </w:rPr>
        <w:t xml:space="preserve"> </w:t>
      </w:r>
      <w:r>
        <w:rPr>
          <w:color w:val="2A262A"/>
        </w:rPr>
        <w:t>UNIVERSITY</w:t>
      </w:r>
      <w:r>
        <w:rPr>
          <w:color w:val="2A262A"/>
          <w:spacing w:val="27"/>
        </w:rPr>
        <w:t xml:space="preserve"> </w:t>
      </w:r>
      <w:r>
        <w:rPr>
          <w:color w:val="2A262A"/>
        </w:rPr>
        <w:t>desires the assistance of the CONSULT</w:t>
      </w:r>
      <w:r>
        <w:rPr>
          <w:color w:val="2A262A"/>
          <w:spacing w:val="-15"/>
        </w:rPr>
        <w:t xml:space="preserve"> </w:t>
      </w:r>
      <w:r>
        <w:rPr>
          <w:color w:val="2A262A"/>
        </w:rPr>
        <w:t>ANT to perform services within the scope of the PRIME AGREEMENT</w:t>
      </w:r>
      <w:r>
        <w:rPr>
          <w:color w:val="423D4B"/>
        </w:rPr>
        <w:t xml:space="preserve">; </w:t>
      </w:r>
      <w:r>
        <w:rPr>
          <w:color w:val="2A262A"/>
        </w:rPr>
        <w:t>and</w:t>
      </w:r>
    </w:p>
    <w:p w14:paraId="4C00E525" w14:textId="77777777" w:rsidR="00D46A21" w:rsidRDefault="000B705F">
      <w:pPr>
        <w:pStyle w:val="BodyText"/>
        <w:spacing w:before="274"/>
        <w:ind w:left="650" w:right="272" w:firstLine="1"/>
        <w:jc w:val="both"/>
      </w:pPr>
      <w:r>
        <w:rPr>
          <w:b/>
          <w:color w:val="2A262A"/>
          <w:sz w:val="23"/>
        </w:rPr>
        <w:t>WHEREAS</w:t>
      </w:r>
      <w:r>
        <w:rPr>
          <w:b/>
          <w:color w:val="423D4B"/>
          <w:sz w:val="23"/>
        </w:rPr>
        <w:t>,</w:t>
      </w:r>
      <w:r>
        <w:rPr>
          <w:b/>
          <w:color w:val="423D4B"/>
          <w:spacing w:val="-15"/>
          <w:sz w:val="23"/>
        </w:rPr>
        <w:t xml:space="preserve"> </w:t>
      </w:r>
      <w:r>
        <w:rPr>
          <w:color w:val="2A262A"/>
        </w:rPr>
        <w:t>CONSULT</w:t>
      </w:r>
      <w:r>
        <w:rPr>
          <w:color w:val="2A262A"/>
          <w:spacing w:val="-15"/>
        </w:rPr>
        <w:t xml:space="preserve"> </w:t>
      </w:r>
      <w:r>
        <w:rPr>
          <w:color w:val="2A262A"/>
        </w:rPr>
        <w:t>ANT possesses the skills required and facilities necessary to undertake portions of this PROJECT and agrees to participate in the PROJECT as set forth in this CONSULT</w:t>
      </w:r>
      <w:r>
        <w:rPr>
          <w:color w:val="2A262A"/>
          <w:spacing w:val="-15"/>
        </w:rPr>
        <w:t xml:space="preserve"> </w:t>
      </w:r>
      <w:r>
        <w:rPr>
          <w:color w:val="2A262A"/>
        </w:rPr>
        <w:t>ANT AGREEMENT for the consideration stated herein.</w:t>
      </w:r>
    </w:p>
    <w:p w14:paraId="596394DB" w14:textId="77777777" w:rsidR="00D46A21" w:rsidRDefault="00D46A21">
      <w:pPr>
        <w:pStyle w:val="BodyText"/>
        <w:spacing w:before="1"/>
      </w:pPr>
    </w:p>
    <w:p w14:paraId="5C527C49" w14:textId="77777777" w:rsidR="00D46A21" w:rsidRDefault="000B705F">
      <w:pPr>
        <w:pStyle w:val="BodyText"/>
        <w:ind w:left="651"/>
        <w:jc w:val="both"/>
      </w:pPr>
      <w:r>
        <w:rPr>
          <w:b/>
          <w:color w:val="2A262A"/>
          <w:sz w:val="23"/>
        </w:rPr>
        <w:t>NOW,</w:t>
      </w:r>
      <w:r>
        <w:rPr>
          <w:b/>
          <w:color w:val="2A262A"/>
          <w:spacing w:val="4"/>
          <w:sz w:val="23"/>
        </w:rPr>
        <w:t xml:space="preserve"> </w:t>
      </w:r>
      <w:r>
        <w:rPr>
          <w:b/>
          <w:color w:val="2A262A"/>
          <w:sz w:val="23"/>
        </w:rPr>
        <w:t>THEREFORE,</w:t>
      </w:r>
      <w:r>
        <w:rPr>
          <w:b/>
          <w:color w:val="2A262A"/>
          <w:spacing w:val="23"/>
          <w:sz w:val="23"/>
        </w:rPr>
        <w:t xml:space="preserve"> </w:t>
      </w:r>
      <w:r>
        <w:rPr>
          <w:color w:val="2A262A"/>
        </w:rPr>
        <w:t>the</w:t>
      </w:r>
      <w:r>
        <w:rPr>
          <w:color w:val="2A262A"/>
          <w:spacing w:val="-4"/>
        </w:rPr>
        <w:t xml:space="preserve"> </w:t>
      </w:r>
      <w:r>
        <w:rPr>
          <w:color w:val="2A262A"/>
        </w:rPr>
        <w:t>parties</w:t>
      </w:r>
      <w:r>
        <w:rPr>
          <w:color w:val="2A262A"/>
          <w:spacing w:val="5"/>
        </w:rPr>
        <w:t xml:space="preserve"> </w:t>
      </w:r>
      <w:r>
        <w:rPr>
          <w:color w:val="2A262A"/>
        </w:rPr>
        <w:t>hereto</w:t>
      </w:r>
      <w:r>
        <w:rPr>
          <w:color w:val="2A262A"/>
          <w:spacing w:val="3"/>
        </w:rPr>
        <w:t xml:space="preserve"> </w:t>
      </w:r>
      <w:r>
        <w:rPr>
          <w:color w:val="2A262A"/>
        </w:rPr>
        <w:t>mutually</w:t>
      </w:r>
      <w:r>
        <w:rPr>
          <w:color w:val="2A262A"/>
          <w:spacing w:val="9"/>
        </w:rPr>
        <w:t xml:space="preserve"> </w:t>
      </w:r>
      <w:r>
        <w:rPr>
          <w:color w:val="2A262A"/>
        </w:rPr>
        <w:t>agree</w:t>
      </w:r>
      <w:r>
        <w:rPr>
          <w:color w:val="2A262A"/>
          <w:spacing w:val="3"/>
        </w:rPr>
        <w:t xml:space="preserve"> </w:t>
      </w:r>
      <w:r>
        <w:rPr>
          <w:color w:val="2A262A"/>
        </w:rPr>
        <w:t>to</w:t>
      </w:r>
      <w:r>
        <w:rPr>
          <w:color w:val="2A262A"/>
          <w:spacing w:val="-1"/>
        </w:rPr>
        <w:t xml:space="preserve"> </w:t>
      </w:r>
      <w:r>
        <w:rPr>
          <w:color w:val="2A262A"/>
        </w:rPr>
        <w:t>the</w:t>
      </w:r>
      <w:r>
        <w:rPr>
          <w:color w:val="2A262A"/>
          <w:spacing w:val="-5"/>
        </w:rPr>
        <w:t xml:space="preserve"> </w:t>
      </w:r>
      <w:r>
        <w:rPr>
          <w:color w:val="2A262A"/>
        </w:rPr>
        <w:t>following</w:t>
      </w:r>
      <w:r>
        <w:rPr>
          <w:color w:val="2A262A"/>
          <w:spacing w:val="10"/>
        </w:rPr>
        <w:t xml:space="preserve"> </w:t>
      </w:r>
      <w:r>
        <w:rPr>
          <w:color w:val="2A262A"/>
        </w:rPr>
        <w:t>terms</w:t>
      </w:r>
      <w:r>
        <w:rPr>
          <w:color w:val="2A262A"/>
          <w:spacing w:val="1"/>
        </w:rPr>
        <w:t xml:space="preserve"> </w:t>
      </w:r>
      <w:r>
        <w:rPr>
          <w:color w:val="2A262A"/>
        </w:rPr>
        <w:t>and</w:t>
      </w:r>
      <w:r>
        <w:rPr>
          <w:color w:val="2A262A"/>
          <w:spacing w:val="4"/>
        </w:rPr>
        <w:t xml:space="preserve"> </w:t>
      </w:r>
      <w:r>
        <w:rPr>
          <w:color w:val="2A262A"/>
          <w:spacing w:val="-2"/>
        </w:rPr>
        <w:t>conditions</w:t>
      </w:r>
      <w:r>
        <w:rPr>
          <w:color w:val="423D4B"/>
          <w:spacing w:val="-2"/>
        </w:rPr>
        <w:t>:</w:t>
      </w:r>
    </w:p>
    <w:p w14:paraId="6376D77B" w14:textId="77777777" w:rsidR="00D46A21" w:rsidRDefault="00D46A21">
      <w:pPr>
        <w:pStyle w:val="BodyText"/>
        <w:spacing w:before="36"/>
        <w:rPr>
          <w:sz w:val="23"/>
        </w:rPr>
      </w:pPr>
    </w:p>
    <w:p w14:paraId="61357727" w14:textId="77777777" w:rsidR="00D46A21" w:rsidRDefault="000B705F">
      <w:pPr>
        <w:ind w:left="598" w:right="250"/>
        <w:jc w:val="center"/>
        <w:rPr>
          <w:b/>
          <w:sz w:val="23"/>
        </w:rPr>
      </w:pPr>
      <w:r>
        <w:rPr>
          <w:b/>
          <w:color w:val="2A262A"/>
          <w:w w:val="105"/>
          <w:sz w:val="23"/>
          <w:u w:val="thick" w:color="2A262A"/>
        </w:rPr>
        <w:t>ARTICLE</w:t>
      </w:r>
      <w:r>
        <w:rPr>
          <w:b/>
          <w:color w:val="2A262A"/>
          <w:spacing w:val="-2"/>
          <w:w w:val="105"/>
          <w:sz w:val="23"/>
          <w:u w:val="thick" w:color="2A262A"/>
        </w:rPr>
        <w:t xml:space="preserve"> </w:t>
      </w:r>
      <w:r>
        <w:rPr>
          <w:color w:val="2A262A"/>
          <w:w w:val="105"/>
          <w:sz w:val="23"/>
          <w:u w:val="thick" w:color="2A262A"/>
        </w:rPr>
        <w:t>I</w:t>
      </w:r>
      <w:r>
        <w:rPr>
          <w:color w:val="2A262A"/>
          <w:spacing w:val="-5"/>
          <w:w w:val="105"/>
          <w:sz w:val="23"/>
          <w:u w:val="thick" w:color="2A262A"/>
        </w:rPr>
        <w:t xml:space="preserve"> </w:t>
      </w:r>
      <w:r>
        <w:rPr>
          <w:color w:val="2A262A"/>
          <w:w w:val="105"/>
          <w:sz w:val="23"/>
          <w:u w:val="thick" w:color="2A262A"/>
        </w:rPr>
        <w:t>-</w:t>
      </w:r>
      <w:r>
        <w:rPr>
          <w:color w:val="2A262A"/>
          <w:spacing w:val="-14"/>
          <w:w w:val="105"/>
          <w:sz w:val="23"/>
          <w:u w:val="thick" w:color="2A262A"/>
        </w:rPr>
        <w:t xml:space="preserve"> </w:t>
      </w:r>
      <w:r>
        <w:rPr>
          <w:b/>
          <w:color w:val="2A262A"/>
          <w:w w:val="105"/>
          <w:sz w:val="23"/>
          <w:u w:val="thick" w:color="2A262A"/>
        </w:rPr>
        <w:t>GENERAL</w:t>
      </w:r>
      <w:r>
        <w:rPr>
          <w:b/>
          <w:color w:val="2A262A"/>
          <w:spacing w:val="-4"/>
          <w:w w:val="105"/>
          <w:sz w:val="23"/>
          <w:u w:val="thick" w:color="2A262A"/>
        </w:rPr>
        <w:t xml:space="preserve"> </w:t>
      </w:r>
      <w:r>
        <w:rPr>
          <w:b/>
          <w:color w:val="2A262A"/>
          <w:spacing w:val="-2"/>
          <w:w w:val="105"/>
          <w:sz w:val="23"/>
          <w:u w:val="thick" w:color="2A262A"/>
        </w:rPr>
        <w:t>PROVISIONS</w:t>
      </w:r>
    </w:p>
    <w:p w14:paraId="5B28FB78" w14:textId="77777777" w:rsidR="00D46A21" w:rsidRDefault="00D46A21">
      <w:pPr>
        <w:pStyle w:val="BodyText"/>
        <w:spacing w:before="2"/>
        <w:rPr>
          <w:b/>
          <w:sz w:val="23"/>
        </w:rPr>
      </w:pPr>
    </w:p>
    <w:p w14:paraId="4E43FE70" w14:textId="77777777" w:rsidR="00D46A21" w:rsidRDefault="000B705F">
      <w:pPr>
        <w:pStyle w:val="BodyText"/>
        <w:spacing w:line="237" w:lineRule="auto"/>
        <w:ind w:left="647" w:firstLine="4"/>
      </w:pPr>
      <w:r>
        <w:rPr>
          <w:color w:val="2A262A"/>
        </w:rPr>
        <w:t>This</w:t>
      </w:r>
      <w:r>
        <w:rPr>
          <w:color w:val="2A262A"/>
          <w:spacing w:val="68"/>
        </w:rPr>
        <w:t xml:space="preserve"> </w:t>
      </w:r>
      <w:r>
        <w:rPr>
          <w:color w:val="2A262A"/>
        </w:rPr>
        <w:t>CONSULT</w:t>
      </w:r>
      <w:r>
        <w:rPr>
          <w:color w:val="2A262A"/>
          <w:spacing w:val="-38"/>
        </w:rPr>
        <w:t xml:space="preserve"> </w:t>
      </w:r>
      <w:r>
        <w:rPr>
          <w:color w:val="2A262A"/>
        </w:rPr>
        <w:t>ANT</w:t>
      </w:r>
      <w:r>
        <w:rPr>
          <w:color w:val="2A262A"/>
          <w:spacing w:val="69"/>
        </w:rPr>
        <w:t xml:space="preserve"> </w:t>
      </w:r>
      <w:r>
        <w:rPr>
          <w:color w:val="2A262A"/>
        </w:rPr>
        <w:t>AGREEMENT</w:t>
      </w:r>
      <w:r>
        <w:rPr>
          <w:color w:val="2A262A"/>
          <w:spacing w:val="80"/>
        </w:rPr>
        <w:t xml:space="preserve"> </w:t>
      </w:r>
      <w:r>
        <w:rPr>
          <w:color w:val="2A262A"/>
        </w:rPr>
        <w:t>is</w:t>
      </w:r>
      <w:r>
        <w:rPr>
          <w:color w:val="2A262A"/>
          <w:spacing w:val="40"/>
        </w:rPr>
        <w:t xml:space="preserve"> </w:t>
      </w:r>
      <w:r>
        <w:rPr>
          <w:color w:val="2A262A"/>
        </w:rPr>
        <w:t>issued</w:t>
      </w:r>
      <w:r>
        <w:rPr>
          <w:color w:val="2A262A"/>
          <w:spacing w:val="70"/>
        </w:rPr>
        <w:t xml:space="preserve"> </w:t>
      </w:r>
      <w:r>
        <w:rPr>
          <w:color w:val="2A262A"/>
        </w:rPr>
        <w:t>under</w:t>
      </w:r>
      <w:r>
        <w:rPr>
          <w:color w:val="2A262A"/>
          <w:spacing w:val="71"/>
        </w:rPr>
        <w:t xml:space="preserve"> </w:t>
      </w:r>
      <w:r>
        <w:rPr>
          <w:color w:val="2A262A"/>
        </w:rPr>
        <w:t>the</w:t>
      </w:r>
      <w:r>
        <w:rPr>
          <w:color w:val="2A262A"/>
          <w:spacing w:val="40"/>
        </w:rPr>
        <w:t xml:space="preserve"> </w:t>
      </w:r>
      <w:r>
        <w:rPr>
          <w:color w:val="2A262A"/>
        </w:rPr>
        <w:t>authority</w:t>
      </w:r>
      <w:r>
        <w:rPr>
          <w:color w:val="2A262A"/>
          <w:spacing w:val="73"/>
        </w:rPr>
        <w:t xml:space="preserve"> </w:t>
      </w:r>
      <w:r>
        <w:rPr>
          <w:color w:val="2A262A"/>
        </w:rPr>
        <w:t>of</w:t>
      </w:r>
      <w:r>
        <w:rPr>
          <w:color w:val="2A262A"/>
          <w:spacing w:val="40"/>
        </w:rPr>
        <w:t xml:space="preserve"> </w:t>
      </w:r>
      <w:r>
        <w:rPr>
          <w:color w:val="2A262A"/>
        </w:rPr>
        <w:t>the</w:t>
      </w:r>
      <w:r>
        <w:rPr>
          <w:color w:val="2A262A"/>
          <w:spacing w:val="40"/>
        </w:rPr>
        <w:t xml:space="preserve"> </w:t>
      </w:r>
      <w:r>
        <w:rPr>
          <w:color w:val="2A262A"/>
        </w:rPr>
        <w:t>PRIME</w:t>
      </w:r>
      <w:r>
        <w:rPr>
          <w:color w:val="2A262A"/>
          <w:spacing w:val="79"/>
        </w:rPr>
        <w:t xml:space="preserve"> </w:t>
      </w:r>
      <w:r>
        <w:rPr>
          <w:color w:val="2A262A"/>
        </w:rPr>
        <w:t>AGREEMENT mentioned above.</w:t>
      </w:r>
    </w:p>
    <w:p w14:paraId="2184F258" w14:textId="77777777" w:rsidR="00D46A21" w:rsidRDefault="00D46A21">
      <w:pPr>
        <w:pStyle w:val="BodyText"/>
        <w:spacing w:before="23"/>
        <w:rPr>
          <w:sz w:val="23"/>
        </w:rPr>
      </w:pPr>
    </w:p>
    <w:p w14:paraId="0451E3C7" w14:textId="77777777" w:rsidR="00D46A21" w:rsidRDefault="000B705F">
      <w:pPr>
        <w:ind w:left="613" w:right="250"/>
        <w:jc w:val="center"/>
        <w:rPr>
          <w:b/>
          <w:sz w:val="23"/>
        </w:rPr>
      </w:pPr>
      <w:r>
        <w:rPr>
          <w:b/>
          <w:color w:val="2A262A"/>
          <w:w w:val="105"/>
          <w:sz w:val="23"/>
          <w:u w:val="thick" w:color="2A262A"/>
        </w:rPr>
        <w:t xml:space="preserve">ARTICLE </w:t>
      </w:r>
      <w:r>
        <w:rPr>
          <w:color w:val="2A262A"/>
          <w:w w:val="105"/>
          <w:sz w:val="23"/>
          <w:u w:val="thick" w:color="2A262A"/>
        </w:rPr>
        <w:t>II</w:t>
      </w:r>
      <w:r>
        <w:rPr>
          <w:color w:val="2A262A"/>
          <w:spacing w:val="12"/>
          <w:w w:val="105"/>
          <w:sz w:val="23"/>
          <w:u w:val="thick" w:color="2A262A"/>
        </w:rPr>
        <w:t xml:space="preserve"> </w:t>
      </w:r>
      <w:r>
        <w:rPr>
          <w:color w:val="2A262A"/>
          <w:w w:val="105"/>
          <w:sz w:val="23"/>
          <w:u w:val="thick" w:color="2A262A"/>
        </w:rPr>
        <w:t>-</w:t>
      </w:r>
      <w:r>
        <w:rPr>
          <w:color w:val="2A262A"/>
          <w:spacing w:val="-9"/>
          <w:w w:val="105"/>
          <w:sz w:val="23"/>
          <w:u w:val="thick" w:color="2A262A"/>
        </w:rPr>
        <w:t xml:space="preserve"> </w:t>
      </w:r>
      <w:r>
        <w:rPr>
          <w:b/>
          <w:color w:val="2A262A"/>
          <w:w w:val="105"/>
          <w:sz w:val="23"/>
          <w:u w:val="thick" w:color="2A262A"/>
        </w:rPr>
        <w:t>KEY</w:t>
      </w:r>
      <w:r>
        <w:rPr>
          <w:b/>
          <w:color w:val="2A262A"/>
          <w:spacing w:val="-11"/>
          <w:w w:val="105"/>
          <w:sz w:val="23"/>
          <w:u w:val="thick" w:color="2A262A"/>
        </w:rPr>
        <w:t xml:space="preserve"> </w:t>
      </w:r>
      <w:r>
        <w:rPr>
          <w:b/>
          <w:color w:val="2A262A"/>
          <w:spacing w:val="-2"/>
          <w:w w:val="105"/>
          <w:sz w:val="23"/>
          <w:u w:val="thick" w:color="2A262A"/>
        </w:rPr>
        <w:t>PERSONNEL</w:t>
      </w:r>
    </w:p>
    <w:p w14:paraId="549BF98C" w14:textId="77777777" w:rsidR="00D46A21" w:rsidRDefault="00D46A21">
      <w:pPr>
        <w:pStyle w:val="BodyText"/>
        <w:spacing w:before="14"/>
        <w:rPr>
          <w:b/>
          <w:sz w:val="23"/>
        </w:rPr>
      </w:pPr>
    </w:p>
    <w:p w14:paraId="7EC148CC" w14:textId="77777777" w:rsidR="00D46A21" w:rsidRDefault="000B705F">
      <w:pPr>
        <w:pStyle w:val="BodyText"/>
        <w:ind w:left="647" w:right="252" w:firstLine="2"/>
        <w:jc w:val="both"/>
      </w:pPr>
      <w:r>
        <w:rPr>
          <w:color w:val="2A262A"/>
        </w:rPr>
        <w:t>Dr. Jeffrey Zacks will perform the services as described in the attached Appendix A.</w:t>
      </w:r>
      <w:r>
        <w:rPr>
          <w:color w:val="2A262A"/>
          <w:spacing w:val="40"/>
        </w:rPr>
        <w:t xml:space="preserve"> </w:t>
      </w:r>
      <w:r>
        <w:rPr>
          <w:color w:val="2A262A"/>
        </w:rPr>
        <w:t>No diversion</w:t>
      </w:r>
      <w:r>
        <w:rPr>
          <w:color w:val="564D56"/>
        </w:rPr>
        <w:t xml:space="preserve">, </w:t>
      </w:r>
      <w:r>
        <w:rPr>
          <w:color w:val="2A262A"/>
        </w:rPr>
        <w:t>substitution</w:t>
      </w:r>
      <w:r>
        <w:rPr>
          <w:color w:val="423D4B"/>
        </w:rPr>
        <w:t>,</w:t>
      </w:r>
      <w:r>
        <w:rPr>
          <w:color w:val="423D4B"/>
          <w:spacing w:val="-15"/>
        </w:rPr>
        <w:t xml:space="preserve"> </w:t>
      </w:r>
      <w:r>
        <w:rPr>
          <w:color w:val="2A262A"/>
        </w:rPr>
        <w:t>or</w:t>
      </w:r>
      <w:r>
        <w:rPr>
          <w:color w:val="2A262A"/>
          <w:spacing w:val="-15"/>
        </w:rPr>
        <w:t xml:space="preserve"> </w:t>
      </w:r>
      <w:r>
        <w:rPr>
          <w:color w:val="2A262A"/>
        </w:rPr>
        <w:t>replacement</w:t>
      </w:r>
      <w:r>
        <w:rPr>
          <w:color w:val="2A262A"/>
          <w:spacing w:val="-15"/>
        </w:rPr>
        <w:t xml:space="preserve"> </w:t>
      </w:r>
      <w:r>
        <w:rPr>
          <w:color w:val="2A262A"/>
        </w:rPr>
        <w:t>of</w:t>
      </w:r>
      <w:r>
        <w:rPr>
          <w:color w:val="2A262A"/>
          <w:spacing w:val="-15"/>
        </w:rPr>
        <w:t xml:space="preserve"> </w:t>
      </w:r>
      <w:r>
        <w:rPr>
          <w:color w:val="2A262A"/>
        </w:rPr>
        <w:t>this</w:t>
      </w:r>
      <w:r>
        <w:rPr>
          <w:color w:val="2A262A"/>
          <w:spacing w:val="-15"/>
        </w:rPr>
        <w:t xml:space="preserve"> </w:t>
      </w:r>
      <w:r>
        <w:rPr>
          <w:color w:val="2A262A"/>
        </w:rPr>
        <w:t>individual</w:t>
      </w:r>
      <w:r>
        <w:rPr>
          <w:color w:val="2A262A"/>
          <w:spacing w:val="-6"/>
        </w:rPr>
        <w:t xml:space="preserve"> </w:t>
      </w:r>
      <w:r>
        <w:rPr>
          <w:color w:val="2A262A"/>
        </w:rPr>
        <w:t>or</w:t>
      </w:r>
      <w:r>
        <w:rPr>
          <w:color w:val="2A262A"/>
          <w:spacing w:val="-15"/>
        </w:rPr>
        <w:t xml:space="preserve"> </w:t>
      </w:r>
      <w:r>
        <w:rPr>
          <w:color w:val="2A262A"/>
        </w:rPr>
        <w:t>substantial</w:t>
      </w:r>
      <w:r>
        <w:rPr>
          <w:color w:val="2A262A"/>
          <w:spacing w:val="-4"/>
        </w:rPr>
        <w:t xml:space="preserve"> </w:t>
      </w:r>
      <w:r>
        <w:rPr>
          <w:color w:val="2A262A"/>
        </w:rPr>
        <w:t>reduction</w:t>
      </w:r>
      <w:r>
        <w:rPr>
          <w:color w:val="2A262A"/>
          <w:spacing w:val="-8"/>
        </w:rPr>
        <w:t xml:space="preserve"> </w:t>
      </w:r>
      <w:r>
        <w:rPr>
          <w:color w:val="2A262A"/>
        </w:rPr>
        <w:t>in</w:t>
      </w:r>
      <w:r>
        <w:rPr>
          <w:color w:val="2A262A"/>
          <w:spacing w:val="-15"/>
        </w:rPr>
        <w:t xml:space="preserve"> </w:t>
      </w:r>
      <w:r>
        <w:rPr>
          <w:color w:val="2A262A"/>
        </w:rPr>
        <w:t>the</w:t>
      </w:r>
      <w:r>
        <w:rPr>
          <w:color w:val="2A262A"/>
          <w:spacing w:val="-15"/>
        </w:rPr>
        <w:t xml:space="preserve"> </w:t>
      </w:r>
      <w:r>
        <w:rPr>
          <w:color w:val="2A262A"/>
        </w:rPr>
        <w:t>level</w:t>
      </w:r>
      <w:r>
        <w:rPr>
          <w:color w:val="2A262A"/>
          <w:spacing w:val="-14"/>
        </w:rPr>
        <w:t xml:space="preserve"> </w:t>
      </w:r>
      <w:r>
        <w:rPr>
          <w:color w:val="2A262A"/>
        </w:rPr>
        <w:t>of</w:t>
      </w:r>
      <w:r>
        <w:rPr>
          <w:color w:val="2A262A"/>
          <w:spacing w:val="-15"/>
        </w:rPr>
        <w:t xml:space="preserve"> </w:t>
      </w:r>
      <w:r>
        <w:rPr>
          <w:color w:val="2A262A"/>
        </w:rPr>
        <w:t>effort</w:t>
      </w:r>
      <w:r>
        <w:rPr>
          <w:color w:val="2A262A"/>
          <w:spacing w:val="-11"/>
        </w:rPr>
        <w:t xml:space="preserve"> </w:t>
      </w:r>
      <w:r>
        <w:rPr>
          <w:color w:val="2A262A"/>
        </w:rPr>
        <w:t>of</w:t>
      </w:r>
      <w:r>
        <w:rPr>
          <w:color w:val="2A262A"/>
          <w:spacing w:val="-14"/>
        </w:rPr>
        <w:t xml:space="preserve"> </w:t>
      </w:r>
      <w:r>
        <w:rPr>
          <w:color w:val="2A262A"/>
        </w:rPr>
        <w:t>this</w:t>
      </w:r>
      <w:r>
        <w:rPr>
          <w:color w:val="2A262A"/>
          <w:spacing w:val="-15"/>
        </w:rPr>
        <w:t xml:space="preserve"> </w:t>
      </w:r>
      <w:r>
        <w:rPr>
          <w:color w:val="2A262A"/>
        </w:rPr>
        <w:t>individual</w:t>
      </w:r>
      <w:r>
        <w:rPr>
          <w:color w:val="423D4B"/>
        </w:rPr>
        <w:t xml:space="preserve">, </w:t>
      </w:r>
      <w:r>
        <w:rPr>
          <w:color w:val="2A262A"/>
        </w:rPr>
        <w:t>shall be made without the prior written approval by an authorized representative</w:t>
      </w:r>
      <w:r>
        <w:rPr>
          <w:color w:val="2A262A"/>
          <w:spacing w:val="-4"/>
        </w:rPr>
        <w:t xml:space="preserve"> </w:t>
      </w:r>
      <w:r>
        <w:rPr>
          <w:color w:val="2A262A"/>
        </w:rPr>
        <w:t>of UNIVERSITY.</w:t>
      </w:r>
    </w:p>
    <w:p w14:paraId="5812AB40" w14:textId="77777777" w:rsidR="00D46A21" w:rsidRDefault="00D46A21">
      <w:pPr>
        <w:pStyle w:val="BodyText"/>
        <w:spacing w:before="2"/>
      </w:pPr>
    </w:p>
    <w:p w14:paraId="5F409AE1" w14:textId="77777777" w:rsidR="00D46A21" w:rsidRDefault="000B705F">
      <w:pPr>
        <w:pStyle w:val="BodyText"/>
        <w:ind w:left="651" w:right="257" w:hanging="4"/>
        <w:jc w:val="both"/>
      </w:pPr>
      <w:r>
        <w:rPr>
          <w:color w:val="2A262A"/>
        </w:rPr>
        <w:t>UNIVERSITY's performance of</w:t>
      </w:r>
      <w:r>
        <w:rPr>
          <w:color w:val="2A262A"/>
          <w:spacing w:val="-9"/>
        </w:rPr>
        <w:t xml:space="preserve"> </w:t>
      </w:r>
      <w:r>
        <w:rPr>
          <w:color w:val="2A262A"/>
        </w:rPr>
        <w:t>the</w:t>
      </w:r>
      <w:r>
        <w:rPr>
          <w:color w:val="2A262A"/>
          <w:spacing w:val="-8"/>
        </w:rPr>
        <w:t xml:space="preserve"> </w:t>
      </w:r>
      <w:r>
        <w:rPr>
          <w:color w:val="2A262A"/>
        </w:rPr>
        <w:t>PROJECT work</w:t>
      </w:r>
      <w:r>
        <w:rPr>
          <w:color w:val="2A262A"/>
          <w:spacing w:val="-3"/>
        </w:rPr>
        <w:t xml:space="preserve"> </w:t>
      </w:r>
      <w:r>
        <w:rPr>
          <w:color w:val="2A262A"/>
        </w:rPr>
        <w:t>pursuant to</w:t>
      </w:r>
      <w:r>
        <w:rPr>
          <w:color w:val="2A262A"/>
          <w:spacing w:val="-9"/>
        </w:rPr>
        <w:t xml:space="preserve"> </w:t>
      </w:r>
      <w:r>
        <w:rPr>
          <w:color w:val="2A262A"/>
        </w:rPr>
        <w:t>the</w:t>
      </w:r>
      <w:r>
        <w:rPr>
          <w:color w:val="2A262A"/>
          <w:spacing w:val="-8"/>
        </w:rPr>
        <w:t xml:space="preserve"> </w:t>
      </w:r>
      <w:r>
        <w:rPr>
          <w:color w:val="2A262A"/>
        </w:rPr>
        <w:t>PRIME</w:t>
      </w:r>
      <w:r>
        <w:rPr>
          <w:color w:val="2A262A"/>
          <w:spacing w:val="-2"/>
        </w:rPr>
        <w:t xml:space="preserve"> </w:t>
      </w:r>
      <w:r>
        <w:rPr>
          <w:color w:val="2A262A"/>
        </w:rPr>
        <w:t>AGREEMENT will</w:t>
      </w:r>
      <w:r>
        <w:rPr>
          <w:color w:val="2A262A"/>
          <w:spacing w:val="-9"/>
        </w:rPr>
        <w:t xml:space="preserve"> </w:t>
      </w:r>
      <w:r>
        <w:rPr>
          <w:color w:val="2A262A"/>
        </w:rPr>
        <w:t>be</w:t>
      </w:r>
      <w:r>
        <w:rPr>
          <w:color w:val="2A262A"/>
          <w:spacing w:val="-14"/>
        </w:rPr>
        <w:t xml:space="preserve"> </w:t>
      </w:r>
      <w:r>
        <w:rPr>
          <w:color w:val="2A262A"/>
        </w:rPr>
        <w:t>under the</w:t>
      </w:r>
      <w:r>
        <w:rPr>
          <w:color w:val="2A262A"/>
          <w:spacing w:val="-12"/>
        </w:rPr>
        <w:t xml:space="preserve"> </w:t>
      </w:r>
      <w:r>
        <w:rPr>
          <w:color w:val="2A262A"/>
        </w:rPr>
        <w:t>direction of</w:t>
      </w:r>
      <w:r>
        <w:rPr>
          <w:color w:val="2A262A"/>
          <w:spacing w:val="-10"/>
        </w:rPr>
        <w:t xml:space="preserve"> </w:t>
      </w:r>
      <w:r>
        <w:rPr>
          <w:color w:val="2A262A"/>
        </w:rPr>
        <w:t>Dr.</w:t>
      </w:r>
      <w:r>
        <w:rPr>
          <w:color w:val="2A262A"/>
          <w:spacing w:val="-8"/>
        </w:rPr>
        <w:t xml:space="preserve"> </w:t>
      </w:r>
      <w:r>
        <w:rPr>
          <w:color w:val="2A262A"/>
        </w:rPr>
        <w:t>Heather</w:t>
      </w:r>
      <w:r>
        <w:rPr>
          <w:color w:val="2A262A"/>
          <w:spacing w:val="-1"/>
        </w:rPr>
        <w:t xml:space="preserve"> </w:t>
      </w:r>
      <w:r>
        <w:rPr>
          <w:color w:val="2A262A"/>
        </w:rPr>
        <w:t>Bailey</w:t>
      </w:r>
      <w:r>
        <w:rPr>
          <w:color w:val="423D4B"/>
        </w:rPr>
        <w:t>,</w:t>
      </w:r>
      <w:r>
        <w:rPr>
          <w:color w:val="423D4B"/>
          <w:spacing w:val="-14"/>
        </w:rPr>
        <w:t xml:space="preserve"> </w:t>
      </w:r>
      <w:r>
        <w:rPr>
          <w:color w:val="2A262A"/>
        </w:rPr>
        <w:t>Associate</w:t>
      </w:r>
      <w:r>
        <w:rPr>
          <w:color w:val="2A262A"/>
          <w:spacing w:val="-1"/>
        </w:rPr>
        <w:t xml:space="preserve"> </w:t>
      </w:r>
      <w:r>
        <w:rPr>
          <w:color w:val="2A262A"/>
        </w:rPr>
        <w:t>Professor and</w:t>
      </w:r>
      <w:r>
        <w:rPr>
          <w:color w:val="2A262A"/>
          <w:spacing w:val="-10"/>
        </w:rPr>
        <w:t xml:space="preserve"> </w:t>
      </w:r>
      <w:r>
        <w:rPr>
          <w:color w:val="2A262A"/>
        </w:rPr>
        <w:t>Director of</w:t>
      </w:r>
      <w:r>
        <w:rPr>
          <w:color w:val="2A262A"/>
          <w:spacing w:val="-9"/>
        </w:rPr>
        <w:t xml:space="preserve"> </w:t>
      </w:r>
      <w:r>
        <w:rPr>
          <w:color w:val="2A262A"/>
        </w:rPr>
        <w:t>the</w:t>
      </w:r>
      <w:r>
        <w:rPr>
          <w:color w:val="2A262A"/>
          <w:spacing w:val="-8"/>
        </w:rPr>
        <w:t xml:space="preserve"> </w:t>
      </w:r>
      <w:r>
        <w:rPr>
          <w:color w:val="2A262A"/>
        </w:rPr>
        <w:t>Cognitive and</w:t>
      </w:r>
      <w:r>
        <w:rPr>
          <w:color w:val="2A262A"/>
          <w:spacing w:val="-7"/>
        </w:rPr>
        <w:t xml:space="preserve"> </w:t>
      </w:r>
      <w:r>
        <w:rPr>
          <w:color w:val="2A262A"/>
        </w:rPr>
        <w:t>Neurobiological Approaches to Plasticity Center</w:t>
      </w:r>
      <w:r>
        <w:rPr>
          <w:color w:val="423D4B"/>
        </w:rPr>
        <w:t>,</w:t>
      </w:r>
      <w:r>
        <w:rPr>
          <w:color w:val="423D4B"/>
          <w:spacing w:val="-9"/>
        </w:rPr>
        <w:t xml:space="preserve"> </w:t>
      </w:r>
      <w:r>
        <w:rPr>
          <w:color w:val="2A262A"/>
        </w:rPr>
        <w:t>Department</w:t>
      </w:r>
      <w:r>
        <w:rPr>
          <w:color w:val="2A262A"/>
          <w:spacing w:val="33"/>
        </w:rPr>
        <w:t xml:space="preserve"> </w:t>
      </w:r>
      <w:r>
        <w:rPr>
          <w:color w:val="2A262A"/>
        </w:rPr>
        <w:t>of Psychological</w:t>
      </w:r>
      <w:r>
        <w:rPr>
          <w:color w:val="2A262A"/>
          <w:spacing w:val="33"/>
        </w:rPr>
        <w:t xml:space="preserve"> </w:t>
      </w:r>
      <w:r>
        <w:rPr>
          <w:color w:val="2A262A"/>
        </w:rPr>
        <w:t>Sciences</w:t>
      </w:r>
      <w:r>
        <w:rPr>
          <w:color w:val="423D4B"/>
        </w:rPr>
        <w:t>,</w:t>
      </w:r>
      <w:r>
        <w:rPr>
          <w:color w:val="423D4B"/>
          <w:spacing w:val="-9"/>
        </w:rPr>
        <w:t xml:space="preserve"> </w:t>
      </w:r>
      <w:r>
        <w:rPr>
          <w:color w:val="2A262A"/>
        </w:rPr>
        <w:t>Kansas State University.</w:t>
      </w:r>
    </w:p>
    <w:p w14:paraId="4C828167" w14:textId="77777777" w:rsidR="00D46A21" w:rsidRDefault="00D46A21">
      <w:pPr>
        <w:pStyle w:val="BodyText"/>
        <w:jc w:val="both"/>
        <w:sectPr w:rsidR="00D46A21">
          <w:type w:val="continuous"/>
          <w:pgSz w:w="12240" w:h="15840"/>
          <w:pgMar w:top="1080" w:right="720" w:bottom="280" w:left="360" w:header="720" w:footer="720" w:gutter="0"/>
          <w:cols w:space="720"/>
        </w:sectPr>
      </w:pPr>
    </w:p>
    <w:p w14:paraId="45AB3A30" w14:textId="77777777" w:rsidR="00D46A21" w:rsidRDefault="000B705F">
      <w:pPr>
        <w:spacing w:before="71"/>
        <w:ind w:left="617" w:right="250"/>
        <w:jc w:val="center"/>
        <w:rPr>
          <w:b/>
          <w:sz w:val="23"/>
        </w:rPr>
      </w:pPr>
      <w:r>
        <w:rPr>
          <w:b/>
          <w:color w:val="2A262A"/>
          <w:w w:val="105"/>
          <w:sz w:val="23"/>
          <w:u w:val="thick" w:color="2A262A"/>
        </w:rPr>
        <w:lastRenderedPageBreak/>
        <w:t>ARTICLE</w:t>
      </w:r>
      <w:r>
        <w:rPr>
          <w:b/>
          <w:color w:val="2A262A"/>
          <w:spacing w:val="-5"/>
          <w:w w:val="105"/>
          <w:sz w:val="23"/>
          <w:u w:val="thick" w:color="2A262A"/>
        </w:rPr>
        <w:t xml:space="preserve"> </w:t>
      </w:r>
      <w:r>
        <w:rPr>
          <w:b/>
          <w:color w:val="2A262A"/>
          <w:w w:val="105"/>
          <w:sz w:val="23"/>
          <w:u w:val="thick" w:color="2A262A"/>
        </w:rPr>
        <w:t>III</w:t>
      </w:r>
      <w:r>
        <w:rPr>
          <w:b/>
          <w:color w:val="2A262A"/>
          <w:spacing w:val="-11"/>
          <w:w w:val="105"/>
          <w:sz w:val="23"/>
          <w:u w:val="thick" w:color="2A262A"/>
        </w:rPr>
        <w:t xml:space="preserve"> </w:t>
      </w:r>
      <w:r>
        <w:rPr>
          <w:b/>
          <w:color w:val="2A262A"/>
          <w:w w:val="105"/>
          <w:sz w:val="23"/>
          <w:u w:val="thick" w:color="2A262A"/>
        </w:rPr>
        <w:t>-</w:t>
      </w:r>
      <w:r>
        <w:rPr>
          <w:b/>
          <w:color w:val="2A262A"/>
          <w:spacing w:val="-15"/>
          <w:w w:val="105"/>
          <w:sz w:val="23"/>
          <w:u w:val="thick" w:color="2A262A"/>
        </w:rPr>
        <w:t xml:space="preserve"> </w:t>
      </w:r>
      <w:r>
        <w:rPr>
          <w:b/>
          <w:color w:val="2A262A"/>
          <w:w w:val="105"/>
          <w:sz w:val="23"/>
          <w:u w:val="thick" w:color="2A262A"/>
        </w:rPr>
        <w:t>SCOPE</w:t>
      </w:r>
      <w:r>
        <w:rPr>
          <w:b/>
          <w:color w:val="2A262A"/>
          <w:spacing w:val="-4"/>
          <w:w w:val="105"/>
          <w:sz w:val="23"/>
          <w:u w:val="thick" w:color="2A262A"/>
        </w:rPr>
        <w:t xml:space="preserve"> </w:t>
      </w:r>
      <w:r>
        <w:rPr>
          <w:b/>
          <w:color w:val="2A262A"/>
          <w:w w:val="105"/>
          <w:sz w:val="23"/>
          <w:u w:val="thick" w:color="2A262A"/>
        </w:rPr>
        <w:t>OF</w:t>
      </w:r>
      <w:r>
        <w:rPr>
          <w:b/>
          <w:color w:val="2A262A"/>
          <w:spacing w:val="-13"/>
          <w:w w:val="105"/>
          <w:sz w:val="23"/>
          <w:u w:val="thick" w:color="2A262A"/>
        </w:rPr>
        <w:t xml:space="preserve"> </w:t>
      </w:r>
      <w:r>
        <w:rPr>
          <w:b/>
          <w:color w:val="2A262A"/>
          <w:spacing w:val="-2"/>
          <w:w w:val="105"/>
          <w:sz w:val="23"/>
          <w:u w:val="thick" w:color="2A262A"/>
        </w:rPr>
        <w:t>SERVICES</w:t>
      </w:r>
    </w:p>
    <w:p w14:paraId="54E4213F" w14:textId="77777777" w:rsidR="00D46A21" w:rsidRDefault="00D46A21">
      <w:pPr>
        <w:pStyle w:val="BodyText"/>
        <w:spacing w:before="14"/>
        <w:rPr>
          <w:b/>
          <w:sz w:val="23"/>
        </w:rPr>
      </w:pPr>
    </w:p>
    <w:p w14:paraId="4EDC579C" w14:textId="77777777" w:rsidR="00D46A21" w:rsidRDefault="000B705F">
      <w:pPr>
        <w:pStyle w:val="BodyText"/>
        <w:ind w:left="649" w:right="263" w:firstLine="1"/>
        <w:jc w:val="both"/>
      </w:pPr>
      <w:r>
        <w:rPr>
          <w:color w:val="2A262A"/>
        </w:rPr>
        <w:t>CONSULTANT shall supply necessary facilities</w:t>
      </w:r>
      <w:r>
        <w:rPr>
          <w:color w:val="48424D"/>
        </w:rPr>
        <w:t xml:space="preserve">, </w:t>
      </w:r>
      <w:r>
        <w:rPr>
          <w:color w:val="2A262A"/>
        </w:rPr>
        <w:t>labor</w:t>
      </w:r>
      <w:r>
        <w:rPr>
          <w:color w:val="48424D"/>
        </w:rPr>
        <w:t xml:space="preserve">, </w:t>
      </w:r>
      <w:r>
        <w:rPr>
          <w:color w:val="2A262A"/>
        </w:rPr>
        <w:t>materials</w:t>
      </w:r>
      <w:r>
        <w:rPr>
          <w:color w:val="48424D"/>
        </w:rPr>
        <w:t xml:space="preserve">, </w:t>
      </w:r>
      <w:r>
        <w:rPr>
          <w:color w:val="2A262A"/>
        </w:rPr>
        <w:t>and any other items required to accomplish the services to be performed under this CONSULTANT AGREEMENT</w:t>
      </w:r>
      <w:r>
        <w:rPr>
          <w:color w:val="48424D"/>
        </w:rPr>
        <w:t xml:space="preserve">, </w:t>
      </w:r>
      <w:r>
        <w:rPr>
          <w:color w:val="2A262A"/>
        </w:rPr>
        <w:t>as described in the Scope of</w:t>
      </w:r>
      <w:r>
        <w:rPr>
          <w:color w:val="2A262A"/>
          <w:spacing w:val="-5"/>
        </w:rPr>
        <w:t xml:space="preserve"> </w:t>
      </w:r>
      <w:r>
        <w:rPr>
          <w:color w:val="2A262A"/>
        </w:rPr>
        <w:t>Services (SOS)</w:t>
      </w:r>
      <w:r>
        <w:rPr>
          <w:color w:val="48424D"/>
        </w:rPr>
        <w:t>,</w:t>
      </w:r>
      <w:r>
        <w:rPr>
          <w:color w:val="48424D"/>
          <w:spacing w:val="-5"/>
        </w:rPr>
        <w:t xml:space="preserve"> </w:t>
      </w:r>
      <w:r>
        <w:rPr>
          <w:color w:val="2A262A"/>
        </w:rPr>
        <w:t>attached to this CONSULTANT</w:t>
      </w:r>
      <w:r>
        <w:rPr>
          <w:color w:val="2A262A"/>
          <w:spacing w:val="38"/>
        </w:rPr>
        <w:t xml:space="preserve"> </w:t>
      </w:r>
      <w:r>
        <w:rPr>
          <w:color w:val="2A262A"/>
        </w:rPr>
        <w:t>AGREEMENT as Appendix A.</w:t>
      </w:r>
    </w:p>
    <w:p w14:paraId="7619E0D2" w14:textId="77777777" w:rsidR="00D46A21" w:rsidRDefault="00D46A21">
      <w:pPr>
        <w:pStyle w:val="BodyText"/>
        <w:spacing w:before="22"/>
        <w:rPr>
          <w:sz w:val="23"/>
        </w:rPr>
      </w:pPr>
    </w:p>
    <w:p w14:paraId="59D2E0BB" w14:textId="77777777" w:rsidR="00D46A21" w:rsidRDefault="000B705F">
      <w:pPr>
        <w:ind w:left="589" w:right="250"/>
        <w:jc w:val="center"/>
        <w:rPr>
          <w:b/>
          <w:sz w:val="23"/>
        </w:rPr>
      </w:pPr>
      <w:r>
        <w:rPr>
          <w:b/>
          <w:color w:val="2A262A"/>
          <w:w w:val="105"/>
          <w:sz w:val="23"/>
          <w:u w:val="thick" w:color="2A262A"/>
        </w:rPr>
        <w:t>ARTICLE</w:t>
      </w:r>
      <w:r>
        <w:rPr>
          <w:b/>
          <w:color w:val="2A262A"/>
          <w:spacing w:val="-2"/>
          <w:w w:val="105"/>
          <w:sz w:val="23"/>
          <w:u w:val="thick" w:color="2A262A"/>
        </w:rPr>
        <w:t xml:space="preserve"> </w:t>
      </w:r>
      <w:r>
        <w:rPr>
          <w:b/>
          <w:color w:val="2A262A"/>
          <w:w w:val="105"/>
          <w:sz w:val="23"/>
          <w:u w:val="thick" w:color="2A262A"/>
        </w:rPr>
        <w:t>IV</w:t>
      </w:r>
      <w:r>
        <w:rPr>
          <w:b/>
          <w:color w:val="2A262A"/>
          <w:spacing w:val="-15"/>
          <w:w w:val="105"/>
          <w:sz w:val="23"/>
          <w:u w:val="thick" w:color="2A262A"/>
        </w:rPr>
        <w:t xml:space="preserve"> </w:t>
      </w:r>
      <w:r>
        <w:rPr>
          <w:b/>
          <w:color w:val="2A262A"/>
          <w:w w:val="105"/>
          <w:sz w:val="23"/>
          <w:u w:val="thick" w:color="2A262A"/>
        </w:rPr>
        <w:t>-</w:t>
      </w:r>
      <w:r>
        <w:rPr>
          <w:b/>
          <w:color w:val="2A262A"/>
          <w:spacing w:val="-12"/>
          <w:w w:val="105"/>
          <w:sz w:val="23"/>
          <w:u w:val="thick" w:color="2A262A"/>
        </w:rPr>
        <w:t xml:space="preserve"> </w:t>
      </w:r>
      <w:r>
        <w:rPr>
          <w:b/>
          <w:color w:val="2A262A"/>
          <w:w w:val="105"/>
          <w:sz w:val="23"/>
          <w:u w:val="thick" w:color="2A262A"/>
        </w:rPr>
        <w:t>PERIOD</w:t>
      </w:r>
      <w:r>
        <w:rPr>
          <w:b/>
          <w:color w:val="2A262A"/>
          <w:spacing w:val="1"/>
          <w:w w:val="105"/>
          <w:sz w:val="23"/>
          <w:u w:val="thick" w:color="2A262A"/>
        </w:rPr>
        <w:t xml:space="preserve"> </w:t>
      </w:r>
      <w:r>
        <w:rPr>
          <w:b/>
          <w:color w:val="2A262A"/>
          <w:w w:val="105"/>
          <w:sz w:val="23"/>
          <w:u w:val="thick" w:color="2A262A"/>
        </w:rPr>
        <w:t>OF</w:t>
      </w:r>
      <w:r>
        <w:rPr>
          <w:b/>
          <w:color w:val="2A262A"/>
          <w:spacing w:val="-11"/>
          <w:w w:val="105"/>
          <w:sz w:val="23"/>
          <w:u w:val="thick" w:color="2A262A"/>
        </w:rPr>
        <w:t xml:space="preserve"> </w:t>
      </w:r>
      <w:r>
        <w:rPr>
          <w:b/>
          <w:color w:val="2A262A"/>
          <w:spacing w:val="-2"/>
          <w:w w:val="105"/>
          <w:sz w:val="23"/>
          <w:u w:val="thick" w:color="2A262A"/>
        </w:rPr>
        <w:t>PERFORMANCE</w:t>
      </w:r>
    </w:p>
    <w:p w14:paraId="0A045D4C" w14:textId="77777777" w:rsidR="00D46A21" w:rsidRDefault="00D46A21">
      <w:pPr>
        <w:pStyle w:val="BodyText"/>
        <w:spacing w:before="14"/>
        <w:rPr>
          <w:b/>
          <w:sz w:val="23"/>
        </w:rPr>
      </w:pPr>
    </w:p>
    <w:p w14:paraId="647BEDA5" w14:textId="6D5C29EE" w:rsidR="00D46A21" w:rsidRDefault="000B705F">
      <w:pPr>
        <w:pStyle w:val="BodyText"/>
        <w:spacing w:before="1"/>
        <w:ind w:left="650" w:right="256" w:firstLine="1"/>
        <w:jc w:val="both"/>
      </w:pPr>
      <w:r>
        <w:rPr>
          <w:color w:val="2A262A"/>
        </w:rPr>
        <w:t>The</w:t>
      </w:r>
      <w:r>
        <w:rPr>
          <w:color w:val="2A262A"/>
          <w:spacing w:val="-2"/>
        </w:rPr>
        <w:t xml:space="preserve"> </w:t>
      </w:r>
      <w:r>
        <w:rPr>
          <w:color w:val="2A262A"/>
        </w:rPr>
        <w:t>Period of</w:t>
      </w:r>
      <w:r>
        <w:rPr>
          <w:color w:val="2A262A"/>
          <w:spacing w:val="-6"/>
        </w:rPr>
        <w:t xml:space="preserve"> </w:t>
      </w:r>
      <w:r>
        <w:rPr>
          <w:color w:val="2A262A"/>
        </w:rPr>
        <w:t>Performance for</w:t>
      </w:r>
      <w:r>
        <w:rPr>
          <w:color w:val="2A262A"/>
          <w:spacing w:val="-4"/>
        </w:rPr>
        <w:t xml:space="preserve"> </w:t>
      </w:r>
      <w:r>
        <w:rPr>
          <w:color w:val="2A262A"/>
        </w:rPr>
        <w:t>this</w:t>
      </w:r>
      <w:r>
        <w:rPr>
          <w:color w:val="2A262A"/>
          <w:spacing w:val="-6"/>
        </w:rPr>
        <w:t xml:space="preserve"> </w:t>
      </w:r>
      <w:r>
        <w:rPr>
          <w:color w:val="2A262A"/>
        </w:rPr>
        <w:t>CONSULTANT AGREEMENT</w:t>
      </w:r>
      <w:r>
        <w:rPr>
          <w:color w:val="2A262A"/>
          <w:spacing w:val="19"/>
        </w:rPr>
        <w:t xml:space="preserve"> </w:t>
      </w:r>
      <w:r>
        <w:rPr>
          <w:color w:val="2A262A"/>
        </w:rPr>
        <w:t>shall begin on</w:t>
      </w:r>
      <w:r>
        <w:rPr>
          <w:color w:val="2A262A"/>
          <w:spacing w:val="-9"/>
        </w:rPr>
        <w:t xml:space="preserve"> </w:t>
      </w:r>
      <w:r>
        <w:rPr>
          <w:color w:val="2A262A"/>
        </w:rPr>
        <w:t>June 1</w:t>
      </w:r>
      <w:r>
        <w:rPr>
          <w:color w:val="48424D"/>
        </w:rPr>
        <w:t>,</w:t>
      </w:r>
      <w:r>
        <w:rPr>
          <w:color w:val="48424D"/>
          <w:spacing w:val="-14"/>
        </w:rPr>
        <w:t xml:space="preserve"> </w:t>
      </w:r>
      <w:r>
        <w:rPr>
          <w:color w:val="2A262A"/>
        </w:rPr>
        <w:t>202</w:t>
      </w:r>
      <w:ins w:id="3" w:author="Morgan Wills" w:date="2026-10-01T09:38:00Z">
        <w:r w:rsidR="003C7392">
          <w:rPr>
            <w:color w:val="2A262A"/>
          </w:rPr>
          <w:t>6</w:t>
        </w:r>
      </w:ins>
      <w:del w:id="4" w:author="Morgan Wills" w:date="2026-10-01T09:38:00Z">
        <w:r w:rsidDel="003C7392">
          <w:rPr>
            <w:color w:val="2A262A"/>
          </w:rPr>
          <w:delText>5</w:delText>
        </w:r>
      </w:del>
      <w:r>
        <w:rPr>
          <w:color w:val="48424D"/>
        </w:rPr>
        <w:t>,</w:t>
      </w:r>
      <w:r>
        <w:rPr>
          <w:color w:val="48424D"/>
          <w:spacing w:val="-15"/>
        </w:rPr>
        <w:t xml:space="preserve"> </w:t>
      </w:r>
      <w:r>
        <w:rPr>
          <w:color w:val="2A262A"/>
        </w:rPr>
        <w:t>and</w:t>
      </w:r>
      <w:r>
        <w:rPr>
          <w:color w:val="2A262A"/>
          <w:spacing w:val="-7"/>
        </w:rPr>
        <w:t xml:space="preserve"> </w:t>
      </w:r>
      <w:r>
        <w:rPr>
          <w:color w:val="2A262A"/>
        </w:rPr>
        <w:t>shall terminate</w:t>
      </w:r>
      <w:r>
        <w:rPr>
          <w:color w:val="2A262A"/>
          <w:spacing w:val="-15"/>
        </w:rPr>
        <w:t xml:space="preserve"> </w:t>
      </w:r>
      <w:r>
        <w:rPr>
          <w:color w:val="2A262A"/>
        </w:rPr>
        <w:t>on</w:t>
      </w:r>
      <w:r>
        <w:rPr>
          <w:color w:val="2A262A"/>
          <w:spacing w:val="-15"/>
        </w:rPr>
        <w:t xml:space="preserve"> </w:t>
      </w:r>
      <w:r>
        <w:rPr>
          <w:color w:val="2A262A"/>
        </w:rPr>
        <w:t>May</w:t>
      </w:r>
      <w:r>
        <w:rPr>
          <w:color w:val="2A262A"/>
          <w:spacing w:val="-15"/>
        </w:rPr>
        <w:t xml:space="preserve"> </w:t>
      </w:r>
      <w:r>
        <w:rPr>
          <w:color w:val="2A262A"/>
        </w:rPr>
        <w:t>31</w:t>
      </w:r>
      <w:r>
        <w:rPr>
          <w:color w:val="48424D"/>
        </w:rPr>
        <w:t>,</w:t>
      </w:r>
      <w:r>
        <w:rPr>
          <w:color w:val="48424D"/>
          <w:spacing w:val="-15"/>
        </w:rPr>
        <w:t xml:space="preserve"> </w:t>
      </w:r>
      <w:r>
        <w:rPr>
          <w:color w:val="2A262A"/>
        </w:rPr>
        <w:t>202</w:t>
      </w:r>
      <w:ins w:id="5" w:author="Morgan Wills" w:date="2026-10-01T09:38:00Z">
        <w:r w:rsidR="003C7392">
          <w:rPr>
            <w:color w:val="2A262A"/>
          </w:rPr>
          <w:t>7</w:t>
        </w:r>
      </w:ins>
      <w:del w:id="6" w:author="Morgan Wills" w:date="2026-10-01T09:38:00Z">
        <w:r w:rsidDel="003C7392">
          <w:rPr>
            <w:color w:val="2A262A"/>
          </w:rPr>
          <w:delText>6</w:delText>
        </w:r>
      </w:del>
      <w:r>
        <w:rPr>
          <w:color w:val="2A262A"/>
        </w:rPr>
        <w:t>.</w:t>
      </w:r>
      <w:r>
        <w:rPr>
          <w:color w:val="2A262A"/>
          <w:spacing w:val="-15"/>
        </w:rPr>
        <w:t xml:space="preserve"> </w:t>
      </w:r>
      <w:r>
        <w:rPr>
          <w:color w:val="2A262A"/>
        </w:rPr>
        <w:t>Extension</w:t>
      </w:r>
      <w:r>
        <w:rPr>
          <w:color w:val="2A262A"/>
          <w:spacing w:val="-9"/>
        </w:rPr>
        <w:t xml:space="preserve"> </w:t>
      </w:r>
      <w:r>
        <w:rPr>
          <w:color w:val="2A262A"/>
        </w:rPr>
        <w:t>of</w:t>
      </w:r>
      <w:r>
        <w:rPr>
          <w:color w:val="2A262A"/>
          <w:spacing w:val="-15"/>
        </w:rPr>
        <w:t xml:space="preserve"> </w:t>
      </w:r>
      <w:r>
        <w:rPr>
          <w:color w:val="2A262A"/>
        </w:rPr>
        <w:t>this</w:t>
      </w:r>
      <w:r>
        <w:rPr>
          <w:color w:val="2A262A"/>
          <w:spacing w:val="-15"/>
        </w:rPr>
        <w:t xml:space="preserve"> </w:t>
      </w:r>
      <w:r>
        <w:rPr>
          <w:color w:val="2A262A"/>
        </w:rPr>
        <w:t>CONSULTANT</w:t>
      </w:r>
      <w:r>
        <w:rPr>
          <w:color w:val="2A262A"/>
          <w:spacing w:val="7"/>
        </w:rPr>
        <w:t xml:space="preserve"> </w:t>
      </w:r>
      <w:r>
        <w:rPr>
          <w:color w:val="2A262A"/>
        </w:rPr>
        <w:t>AGREEMENT</w:t>
      </w:r>
      <w:r>
        <w:rPr>
          <w:color w:val="2A262A"/>
          <w:spacing w:val="-2"/>
        </w:rPr>
        <w:t xml:space="preserve"> </w:t>
      </w:r>
      <w:r>
        <w:rPr>
          <w:color w:val="2A262A"/>
        </w:rPr>
        <w:t>is</w:t>
      </w:r>
      <w:r>
        <w:rPr>
          <w:color w:val="2A262A"/>
          <w:spacing w:val="-15"/>
        </w:rPr>
        <w:t xml:space="preserve"> </w:t>
      </w:r>
      <w:r>
        <w:rPr>
          <w:color w:val="2A262A"/>
        </w:rPr>
        <w:t>subject</w:t>
      </w:r>
      <w:r>
        <w:rPr>
          <w:color w:val="2A262A"/>
          <w:spacing w:val="-6"/>
        </w:rPr>
        <w:t xml:space="preserve"> </w:t>
      </w:r>
      <w:r>
        <w:rPr>
          <w:color w:val="2A262A"/>
        </w:rPr>
        <w:t>to</w:t>
      </w:r>
      <w:r>
        <w:rPr>
          <w:color w:val="2A262A"/>
          <w:spacing w:val="-15"/>
        </w:rPr>
        <w:t xml:space="preserve"> </w:t>
      </w:r>
      <w:r>
        <w:rPr>
          <w:color w:val="2A262A"/>
        </w:rPr>
        <w:t>the</w:t>
      </w:r>
      <w:r>
        <w:rPr>
          <w:color w:val="2A262A"/>
          <w:spacing w:val="-15"/>
        </w:rPr>
        <w:t xml:space="preserve"> </w:t>
      </w:r>
      <w:r>
        <w:rPr>
          <w:color w:val="2A262A"/>
        </w:rPr>
        <w:t>continuation of the</w:t>
      </w:r>
      <w:r>
        <w:rPr>
          <w:color w:val="2A262A"/>
          <w:spacing w:val="-1"/>
        </w:rPr>
        <w:t xml:space="preserve"> </w:t>
      </w:r>
      <w:r>
        <w:rPr>
          <w:color w:val="2A262A"/>
        </w:rPr>
        <w:t>PRIME AGREEMENT and upon mutual agreement of both parties</w:t>
      </w:r>
      <w:r>
        <w:rPr>
          <w:color w:val="48424D"/>
        </w:rPr>
        <w:t>,</w:t>
      </w:r>
      <w:r>
        <w:rPr>
          <w:color w:val="48424D"/>
          <w:spacing w:val="-6"/>
        </w:rPr>
        <w:t xml:space="preserve"> </w:t>
      </w:r>
      <w:r>
        <w:rPr>
          <w:color w:val="2A262A"/>
        </w:rPr>
        <w:t>which shall be provided for in writing and signed by authorized representatives of both parties. No charges will be paid or reimbursed which</w:t>
      </w:r>
      <w:r>
        <w:rPr>
          <w:color w:val="2A262A"/>
          <w:spacing w:val="-15"/>
        </w:rPr>
        <w:t xml:space="preserve"> </w:t>
      </w:r>
      <w:r>
        <w:rPr>
          <w:color w:val="2A262A"/>
        </w:rPr>
        <w:t>are</w:t>
      </w:r>
      <w:r>
        <w:rPr>
          <w:color w:val="2A262A"/>
          <w:spacing w:val="-15"/>
        </w:rPr>
        <w:t xml:space="preserve"> </w:t>
      </w:r>
      <w:r>
        <w:rPr>
          <w:color w:val="2A262A"/>
        </w:rPr>
        <w:t>incurred</w:t>
      </w:r>
      <w:r>
        <w:rPr>
          <w:color w:val="2A262A"/>
          <w:spacing w:val="-15"/>
        </w:rPr>
        <w:t xml:space="preserve"> </w:t>
      </w:r>
      <w:r>
        <w:rPr>
          <w:color w:val="2A262A"/>
        </w:rPr>
        <w:t>prior</w:t>
      </w:r>
      <w:r>
        <w:rPr>
          <w:color w:val="2A262A"/>
          <w:spacing w:val="-12"/>
        </w:rPr>
        <w:t xml:space="preserve"> </w:t>
      </w:r>
      <w:r>
        <w:rPr>
          <w:color w:val="2A262A"/>
        </w:rPr>
        <w:t>to</w:t>
      </w:r>
      <w:r>
        <w:rPr>
          <w:color w:val="2A262A"/>
          <w:spacing w:val="-14"/>
        </w:rPr>
        <w:t xml:space="preserve"> </w:t>
      </w:r>
      <w:r>
        <w:rPr>
          <w:color w:val="2A262A"/>
        </w:rPr>
        <w:t>the</w:t>
      </w:r>
      <w:r>
        <w:rPr>
          <w:color w:val="2A262A"/>
          <w:spacing w:val="-14"/>
        </w:rPr>
        <w:t xml:space="preserve"> </w:t>
      </w:r>
      <w:r>
        <w:rPr>
          <w:color w:val="2A262A"/>
        </w:rPr>
        <w:t>beginning date</w:t>
      </w:r>
      <w:r>
        <w:rPr>
          <w:color w:val="48424D"/>
        </w:rPr>
        <w:t>,</w:t>
      </w:r>
      <w:r>
        <w:rPr>
          <w:color w:val="48424D"/>
          <w:spacing w:val="-15"/>
        </w:rPr>
        <w:t xml:space="preserve"> </w:t>
      </w:r>
      <w:r>
        <w:rPr>
          <w:color w:val="2A262A"/>
        </w:rPr>
        <w:t>or</w:t>
      </w:r>
      <w:r>
        <w:rPr>
          <w:color w:val="2A262A"/>
          <w:spacing w:val="-15"/>
        </w:rPr>
        <w:t xml:space="preserve"> </w:t>
      </w:r>
      <w:r>
        <w:rPr>
          <w:color w:val="2A262A"/>
        </w:rPr>
        <w:t>subsequent</w:t>
      </w:r>
      <w:r>
        <w:rPr>
          <w:color w:val="2A262A"/>
          <w:spacing w:val="-2"/>
        </w:rPr>
        <w:t xml:space="preserve"> </w:t>
      </w:r>
      <w:r>
        <w:rPr>
          <w:color w:val="2A262A"/>
        </w:rPr>
        <w:t>to</w:t>
      </w:r>
      <w:r>
        <w:rPr>
          <w:color w:val="2A262A"/>
          <w:spacing w:val="-15"/>
        </w:rPr>
        <w:t xml:space="preserve"> </w:t>
      </w:r>
      <w:r>
        <w:rPr>
          <w:color w:val="2A262A"/>
        </w:rPr>
        <w:t>the</w:t>
      </w:r>
      <w:r>
        <w:rPr>
          <w:color w:val="2A262A"/>
          <w:spacing w:val="-15"/>
        </w:rPr>
        <w:t xml:space="preserve"> </w:t>
      </w:r>
      <w:r>
        <w:rPr>
          <w:color w:val="2A262A"/>
        </w:rPr>
        <w:t>termination</w:t>
      </w:r>
      <w:r>
        <w:rPr>
          <w:color w:val="2A262A"/>
          <w:spacing w:val="-6"/>
        </w:rPr>
        <w:t xml:space="preserve"> </w:t>
      </w:r>
      <w:r>
        <w:rPr>
          <w:color w:val="2A262A"/>
        </w:rPr>
        <w:t>date</w:t>
      </w:r>
      <w:r>
        <w:rPr>
          <w:color w:val="2A262A"/>
          <w:spacing w:val="-15"/>
        </w:rPr>
        <w:t xml:space="preserve"> </w:t>
      </w:r>
      <w:r>
        <w:rPr>
          <w:color w:val="2A262A"/>
        </w:rPr>
        <w:t>of</w:t>
      </w:r>
      <w:r>
        <w:rPr>
          <w:color w:val="2A262A"/>
          <w:spacing w:val="-15"/>
        </w:rPr>
        <w:t xml:space="preserve"> </w:t>
      </w:r>
      <w:r>
        <w:rPr>
          <w:color w:val="2A262A"/>
        </w:rPr>
        <w:t>this</w:t>
      </w:r>
      <w:r>
        <w:rPr>
          <w:color w:val="2A262A"/>
          <w:spacing w:val="-15"/>
        </w:rPr>
        <w:t xml:space="preserve"> </w:t>
      </w:r>
      <w:r>
        <w:rPr>
          <w:color w:val="2A262A"/>
        </w:rPr>
        <w:t xml:space="preserve">CONSULTANT </w:t>
      </w:r>
      <w:r>
        <w:rPr>
          <w:color w:val="2A262A"/>
          <w:spacing w:val="-2"/>
        </w:rPr>
        <w:t>AGREEMENT.</w:t>
      </w:r>
    </w:p>
    <w:p w14:paraId="0158C643" w14:textId="77777777" w:rsidR="00D46A21" w:rsidRDefault="000B705F">
      <w:pPr>
        <w:spacing w:before="239"/>
        <w:ind w:left="605" w:right="250"/>
        <w:jc w:val="center"/>
        <w:rPr>
          <w:b/>
          <w:sz w:val="23"/>
        </w:rPr>
      </w:pPr>
      <w:r>
        <w:rPr>
          <w:b/>
          <w:color w:val="2A262A"/>
          <w:sz w:val="23"/>
          <w:u w:val="thick" w:color="2A262A"/>
        </w:rPr>
        <w:t>ARTICLE</w:t>
      </w:r>
      <w:r>
        <w:rPr>
          <w:b/>
          <w:color w:val="2A262A"/>
          <w:spacing w:val="37"/>
          <w:sz w:val="23"/>
          <w:u w:val="thick" w:color="2A262A"/>
        </w:rPr>
        <w:t xml:space="preserve"> </w:t>
      </w:r>
      <w:r>
        <w:rPr>
          <w:b/>
          <w:color w:val="2A262A"/>
          <w:sz w:val="30"/>
          <w:u w:val="thick" w:color="2A262A"/>
        </w:rPr>
        <w:t>Y-</w:t>
      </w:r>
      <w:r>
        <w:rPr>
          <w:b/>
          <w:color w:val="2A262A"/>
          <w:spacing w:val="-6"/>
          <w:sz w:val="30"/>
          <w:u w:val="thick" w:color="2A262A"/>
        </w:rPr>
        <w:t xml:space="preserve"> </w:t>
      </w:r>
      <w:r>
        <w:rPr>
          <w:b/>
          <w:color w:val="2A262A"/>
          <w:sz w:val="23"/>
          <w:u w:val="thick" w:color="2A262A"/>
        </w:rPr>
        <w:t>CONSIDERATION</w:t>
      </w:r>
      <w:r>
        <w:rPr>
          <w:b/>
          <w:color w:val="2A262A"/>
          <w:spacing w:val="51"/>
          <w:sz w:val="23"/>
          <w:u w:val="thick" w:color="2A262A"/>
        </w:rPr>
        <w:t xml:space="preserve"> </w:t>
      </w:r>
      <w:r>
        <w:rPr>
          <w:b/>
          <w:color w:val="2A262A"/>
          <w:sz w:val="23"/>
          <w:u w:val="thick" w:color="2A262A"/>
        </w:rPr>
        <w:t>AND</w:t>
      </w:r>
      <w:r>
        <w:rPr>
          <w:b/>
          <w:color w:val="2A262A"/>
          <w:spacing w:val="20"/>
          <w:sz w:val="23"/>
          <w:u w:val="thick" w:color="2A262A"/>
        </w:rPr>
        <w:t xml:space="preserve"> </w:t>
      </w:r>
      <w:r>
        <w:rPr>
          <w:b/>
          <w:color w:val="2A262A"/>
          <w:spacing w:val="-2"/>
          <w:sz w:val="23"/>
          <w:u w:val="thick" w:color="2A262A"/>
        </w:rPr>
        <w:t>PAYMENT</w:t>
      </w:r>
    </w:p>
    <w:p w14:paraId="45BA9A5B" w14:textId="340C64CD" w:rsidR="00D46A21" w:rsidRDefault="000B705F">
      <w:pPr>
        <w:pStyle w:val="BodyText"/>
        <w:spacing w:before="249" w:line="275" w:lineRule="exact"/>
        <w:ind w:left="648"/>
      </w:pPr>
      <w:r>
        <w:rPr>
          <w:color w:val="2A262A"/>
        </w:rPr>
        <w:t>UNIVERSITY</w:t>
      </w:r>
      <w:r>
        <w:rPr>
          <w:color w:val="2A262A"/>
          <w:spacing w:val="22"/>
        </w:rPr>
        <w:t xml:space="preserve"> </w:t>
      </w:r>
      <w:r>
        <w:rPr>
          <w:color w:val="2A262A"/>
        </w:rPr>
        <w:t>will</w:t>
      </w:r>
      <w:r>
        <w:rPr>
          <w:color w:val="2A262A"/>
          <w:spacing w:val="4"/>
        </w:rPr>
        <w:t xml:space="preserve"> </w:t>
      </w:r>
      <w:r>
        <w:rPr>
          <w:color w:val="2A262A"/>
        </w:rPr>
        <w:t>pay the</w:t>
      </w:r>
      <w:r>
        <w:rPr>
          <w:color w:val="2A262A"/>
          <w:spacing w:val="-1"/>
        </w:rPr>
        <w:t xml:space="preserve"> </w:t>
      </w:r>
      <w:r>
        <w:rPr>
          <w:color w:val="2A262A"/>
        </w:rPr>
        <w:t>CONSULTANT</w:t>
      </w:r>
      <w:r>
        <w:rPr>
          <w:color w:val="2A262A"/>
          <w:spacing w:val="16"/>
        </w:rPr>
        <w:t xml:space="preserve"> </w:t>
      </w:r>
      <w:r>
        <w:rPr>
          <w:color w:val="2A262A"/>
        </w:rPr>
        <w:t>a</w:t>
      </w:r>
      <w:r>
        <w:rPr>
          <w:color w:val="2A262A"/>
          <w:spacing w:val="-5"/>
        </w:rPr>
        <w:t xml:space="preserve"> </w:t>
      </w:r>
      <w:r>
        <w:rPr>
          <w:color w:val="2A262A"/>
        </w:rPr>
        <w:t>CONSULTANT</w:t>
      </w:r>
      <w:r>
        <w:rPr>
          <w:color w:val="2A262A"/>
          <w:spacing w:val="17"/>
        </w:rPr>
        <w:t xml:space="preserve"> </w:t>
      </w:r>
      <w:r>
        <w:rPr>
          <w:color w:val="2A262A"/>
        </w:rPr>
        <w:t>AGREEMENT</w:t>
      </w:r>
      <w:r>
        <w:rPr>
          <w:color w:val="2A262A"/>
          <w:spacing w:val="14"/>
        </w:rPr>
        <w:t xml:space="preserve"> </w:t>
      </w:r>
      <w:r>
        <w:rPr>
          <w:color w:val="2A262A"/>
        </w:rPr>
        <w:t>total</w:t>
      </w:r>
      <w:r>
        <w:rPr>
          <w:color w:val="2A262A"/>
          <w:spacing w:val="4"/>
        </w:rPr>
        <w:t xml:space="preserve"> </w:t>
      </w:r>
      <w:r>
        <w:rPr>
          <w:color w:val="2A262A"/>
        </w:rPr>
        <w:t>of $10</w:t>
      </w:r>
      <w:r>
        <w:rPr>
          <w:color w:val="48424D"/>
        </w:rPr>
        <w:t>,</w:t>
      </w:r>
      <w:r>
        <w:rPr>
          <w:color w:val="2A262A"/>
        </w:rPr>
        <w:t>000.00</w:t>
      </w:r>
      <w:r>
        <w:rPr>
          <w:color w:val="2A262A"/>
          <w:spacing w:val="-10"/>
        </w:rPr>
        <w:t xml:space="preserve"> </w:t>
      </w:r>
      <w:r>
        <w:rPr>
          <w:color w:val="2A262A"/>
          <w:spacing w:val="-4"/>
        </w:rPr>
        <w:t>USD.</w:t>
      </w:r>
    </w:p>
    <w:p w14:paraId="22C080BC" w14:textId="77777777" w:rsidR="00D46A21" w:rsidRDefault="000B705F">
      <w:pPr>
        <w:pStyle w:val="BodyText"/>
        <w:spacing w:line="242" w:lineRule="auto"/>
        <w:ind w:left="650" w:right="146" w:firstLine="1"/>
      </w:pPr>
      <w:r>
        <w:rPr>
          <w:color w:val="2A262A"/>
        </w:rPr>
        <w:t>The total figures are</w:t>
      </w:r>
      <w:r>
        <w:rPr>
          <w:color w:val="2A262A"/>
          <w:spacing w:val="-1"/>
        </w:rPr>
        <w:t xml:space="preserve"> </w:t>
      </w:r>
      <w:r>
        <w:rPr>
          <w:color w:val="2A262A"/>
        </w:rPr>
        <w:t>based on</w:t>
      </w:r>
      <w:r>
        <w:rPr>
          <w:color w:val="2A262A"/>
          <w:spacing w:val="-1"/>
        </w:rPr>
        <w:t xml:space="preserve"> </w:t>
      </w:r>
      <w:r>
        <w:rPr>
          <w:color w:val="2A262A"/>
        </w:rPr>
        <w:t>100 hours of professional services per year.</w:t>
      </w:r>
      <w:r>
        <w:rPr>
          <w:color w:val="2A262A"/>
          <w:spacing w:val="40"/>
        </w:rPr>
        <w:t xml:space="preserve"> </w:t>
      </w:r>
      <w:r>
        <w:rPr>
          <w:color w:val="2A262A"/>
        </w:rPr>
        <w:t>Additional</w:t>
      </w:r>
      <w:r>
        <w:rPr>
          <w:color w:val="2A262A"/>
          <w:spacing w:val="22"/>
        </w:rPr>
        <w:t xml:space="preserve"> </w:t>
      </w:r>
      <w:r>
        <w:rPr>
          <w:color w:val="2A262A"/>
        </w:rPr>
        <w:t>funds are</w:t>
      </w:r>
      <w:r>
        <w:rPr>
          <w:color w:val="2A262A"/>
          <w:spacing w:val="-1"/>
        </w:rPr>
        <w:t xml:space="preserve"> </w:t>
      </w:r>
      <w:r>
        <w:rPr>
          <w:color w:val="2A262A"/>
        </w:rPr>
        <w:t>available for the CONSULTANT to travel to the annual site meeting.</w:t>
      </w:r>
    </w:p>
    <w:p w14:paraId="4E176BE9" w14:textId="77777777" w:rsidR="00D46A21" w:rsidRDefault="00D46A21">
      <w:pPr>
        <w:pStyle w:val="BodyText"/>
        <w:spacing w:before="4"/>
      </w:pPr>
    </w:p>
    <w:p w14:paraId="7393ABA6" w14:textId="77777777" w:rsidR="00D46A21" w:rsidRDefault="000B705F">
      <w:pPr>
        <w:pStyle w:val="BodyText"/>
        <w:spacing w:line="237" w:lineRule="auto"/>
        <w:ind w:left="650" w:right="269"/>
        <w:jc w:val="both"/>
      </w:pPr>
      <w:r>
        <w:rPr>
          <w:color w:val="2A262A"/>
        </w:rPr>
        <w:t xml:space="preserve">CONSULTANT should submit invoices to UNIVERSITY on a </w:t>
      </w:r>
      <w:r>
        <w:rPr>
          <w:b/>
          <w:color w:val="2A262A"/>
          <w:sz w:val="23"/>
          <w:u w:val="thick" w:color="2A262A"/>
        </w:rPr>
        <w:t>quarterly basis.</w:t>
      </w:r>
      <w:r>
        <w:rPr>
          <w:b/>
          <w:color w:val="2A262A"/>
          <w:sz w:val="23"/>
        </w:rPr>
        <w:t xml:space="preserve"> </w:t>
      </w:r>
      <w:r>
        <w:rPr>
          <w:color w:val="2A262A"/>
        </w:rPr>
        <w:t>for services provided during the</w:t>
      </w:r>
      <w:r>
        <w:rPr>
          <w:color w:val="2A262A"/>
          <w:spacing w:val="-12"/>
        </w:rPr>
        <w:t xml:space="preserve"> </w:t>
      </w:r>
      <w:r>
        <w:rPr>
          <w:color w:val="2A262A"/>
        </w:rPr>
        <w:t>quarter</w:t>
      </w:r>
      <w:r>
        <w:rPr>
          <w:color w:val="48424D"/>
        </w:rPr>
        <w:t>,</w:t>
      </w:r>
      <w:r>
        <w:rPr>
          <w:color w:val="48424D"/>
          <w:spacing w:val="-15"/>
        </w:rPr>
        <w:t xml:space="preserve"> </w:t>
      </w:r>
      <w:r>
        <w:rPr>
          <w:color w:val="2A262A"/>
        </w:rPr>
        <w:t>using</w:t>
      </w:r>
      <w:r>
        <w:rPr>
          <w:color w:val="2A262A"/>
          <w:spacing w:val="-1"/>
        </w:rPr>
        <w:t xml:space="preserve"> </w:t>
      </w:r>
      <w:r>
        <w:rPr>
          <w:color w:val="2A262A"/>
        </w:rPr>
        <w:t>the</w:t>
      </w:r>
      <w:r>
        <w:rPr>
          <w:color w:val="2A262A"/>
          <w:spacing w:val="-8"/>
        </w:rPr>
        <w:t xml:space="preserve"> </w:t>
      </w:r>
      <w:r>
        <w:rPr>
          <w:color w:val="2A262A"/>
        </w:rPr>
        <w:t>CNAP</w:t>
      </w:r>
      <w:r>
        <w:rPr>
          <w:color w:val="2A262A"/>
          <w:spacing w:val="-1"/>
        </w:rPr>
        <w:t xml:space="preserve"> </w:t>
      </w:r>
      <w:r>
        <w:rPr>
          <w:color w:val="2A262A"/>
        </w:rPr>
        <w:t>CONSULTANT Invoice Form (Appendix B)</w:t>
      </w:r>
      <w:r>
        <w:rPr>
          <w:color w:val="2A262A"/>
          <w:spacing w:val="-10"/>
        </w:rPr>
        <w:t xml:space="preserve"> </w:t>
      </w:r>
      <w:r>
        <w:rPr>
          <w:color w:val="2A262A"/>
        </w:rPr>
        <w:t>and</w:t>
      </w:r>
      <w:r>
        <w:rPr>
          <w:color w:val="2A262A"/>
          <w:spacing w:val="-7"/>
        </w:rPr>
        <w:t xml:space="preserve"> </w:t>
      </w:r>
      <w:r>
        <w:rPr>
          <w:color w:val="2A262A"/>
        </w:rPr>
        <w:t>whenever any</w:t>
      </w:r>
      <w:r>
        <w:rPr>
          <w:color w:val="2A262A"/>
          <w:spacing w:val="-5"/>
        </w:rPr>
        <w:t xml:space="preserve"> </w:t>
      </w:r>
      <w:r>
        <w:rPr>
          <w:color w:val="2A262A"/>
        </w:rPr>
        <w:t>travel expenses are incurred using the CNAP Travel Form (Appendix B).</w:t>
      </w:r>
    </w:p>
    <w:p w14:paraId="032CEFA0" w14:textId="77777777" w:rsidR="00D46A21" w:rsidRDefault="00D46A21">
      <w:pPr>
        <w:pStyle w:val="BodyText"/>
        <w:spacing w:before="3"/>
      </w:pPr>
    </w:p>
    <w:p w14:paraId="6DF18B63" w14:textId="5A83E87C" w:rsidR="00D46A21" w:rsidRDefault="000B705F">
      <w:pPr>
        <w:pStyle w:val="BodyText"/>
        <w:ind w:left="647" w:right="266" w:firstLine="2"/>
        <w:jc w:val="both"/>
      </w:pPr>
      <w:r>
        <w:rPr>
          <w:color w:val="2A262A"/>
        </w:rPr>
        <w:t>Quarterly invoices should reference CONSULTANT AGREEMENT Number A23-0044-S088. Each invoice shall reflect charges for the time being billed. Terms of payment for each invoice are due upon receipt by UNIVERSITY of a proper invoice.</w:t>
      </w:r>
      <w:r>
        <w:rPr>
          <w:color w:val="2A262A"/>
          <w:spacing w:val="40"/>
        </w:rPr>
        <w:t xml:space="preserve"> </w:t>
      </w:r>
      <w:r>
        <w:rPr>
          <w:color w:val="2A262A"/>
        </w:rPr>
        <w:t>Payment of invoices will be made in accordance with the State of Kansas Prompt Payment Act (Statute 75-6402) within thirty (30) days of receipt of invoices.</w:t>
      </w:r>
    </w:p>
    <w:p w14:paraId="667D52FF" w14:textId="77777777" w:rsidR="00D46A21" w:rsidRDefault="000B705F">
      <w:pPr>
        <w:pStyle w:val="BodyText"/>
        <w:spacing w:before="275"/>
        <w:ind w:left="648"/>
        <w:jc w:val="both"/>
      </w:pPr>
      <w:r>
        <w:rPr>
          <w:color w:val="2A262A"/>
        </w:rPr>
        <w:t>Invoices</w:t>
      </w:r>
      <w:r>
        <w:rPr>
          <w:color w:val="2A262A"/>
          <w:spacing w:val="4"/>
        </w:rPr>
        <w:t xml:space="preserve"> </w:t>
      </w:r>
      <w:r>
        <w:rPr>
          <w:color w:val="2A262A"/>
        </w:rPr>
        <w:t>may</w:t>
      </w:r>
      <w:r>
        <w:rPr>
          <w:color w:val="2A262A"/>
          <w:spacing w:val="-5"/>
        </w:rPr>
        <w:t xml:space="preserve"> </w:t>
      </w:r>
      <w:r>
        <w:rPr>
          <w:color w:val="2A262A"/>
        </w:rPr>
        <w:t>be</w:t>
      </w:r>
      <w:r>
        <w:rPr>
          <w:color w:val="2A262A"/>
          <w:spacing w:val="-11"/>
        </w:rPr>
        <w:t xml:space="preserve"> </w:t>
      </w:r>
      <w:r>
        <w:rPr>
          <w:color w:val="2A262A"/>
        </w:rPr>
        <w:t>submitted</w:t>
      </w:r>
      <w:r>
        <w:rPr>
          <w:color w:val="2A262A"/>
          <w:spacing w:val="11"/>
        </w:rPr>
        <w:t xml:space="preserve"> </w:t>
      </w:r>
      <w:r>
        <w:rPr>
          <w:color w:val="2A262A"/>
        </w:rPr>
        <w:t>electronically</w:t>
      </w:r>
      <w:r>
        <w:rPr>
          <w:color w:val="2A262A"/>
          <w:spacing w:val="-11"/>
        </w:rPr>
        <w:t xml:space="preserve"> </w:t>
      </w:r>
      <w:r>
        <w:rPr>
          <w:color w:val="2A262A"/>
        </w:rPr>
        <w:t>or</w:t>
      </w:r>
      <w:r>
        <w:rPr>
          <w:color w:val="2A262A"/>
          <w:spacing w:val="-9"/>
        </w:rPr>
        <w:t xml:space="preserve"> </w:t>
      </w:r>
      <w:r>
        <w:rPr>
          <w:color w:val="2A262A"/>
        </w:rPr>
        <w:t>via</w:t>
      </w:r>
      <w:r>
        <w:rPr>
          <w:color w:val="2A262A"/>
          <w:spacing w:val="-5"/>
        </w:rPr>
        <w:t xml:space="preserve"> </w:t>
      </w:r>
      <w:r>
        <w:rPr>
          <w:color w:val="2A262A"/>
        </w:rPr>
        <w:t>paper</w:t>
      </w:r>
      <w:r>
        <w:rPr>
          <w:color w:val="2A262A"/>
          <w:spacing w:val="-1"/>
        </w:rPr>
        <w:t xml:space="preserve"> </w:t>
      </w:r>
      <w:r>
        <w:rPr>
          <w:color w:val="2A262A"/>
        </w:rPr>
        <w:t>hard</w:t>
      </w:r>
      <w:r>
        <w:rPr>
          <w:color w:val="2A262A"/>
          <w:spacing w:val="3"/>
        </w:rPr>
        <w:t xml:space="preserve"> </w:t>
      </w:r>
      <w:r>
        <w:rPr>
          <w:color w:val="2A262A"/>
        </w:rPr>
        <w:t>copy</w:t>
      </w:r>
      <w:r>
        <w:rPr>
          <w:color w:val="2A262A"/>
          <w:spacing w:val="1"/>
        </w:rPr>
        <w:t xml:space="preserve"> </w:t>
      </w:r>
      <w:r>
        <w:rPr>
          <w:color w:val="2A262A"/>
        </w:rPr>
        <w:t>to</w:t>
      </w:r>
      <w:r>
        <w:rPr>
          <w:color w:val="2A262A"/>
          <w:spacing w:val="-5"/>
        </w:rPr>
        <w:t xml:space="preserve"> </w:t>
      </w:r>
      <w:r>
        <w:rPr>
          <w:color w:val="2A262A"/>
        </w:rPr>
        <w:t>the</w:t>
      </w:r>
      <w:r>
        <w:rPr>
          <w:color w:val="2A262A"/>
          <w:spacing w:val="-10"/>
        </w:rPr>
        <w:t xml:space="preserve"> </w:t>
      </w:r>
      <w:r>
        <w:rPr>
          <w:color w:val="2A262A"/>
        </w:rPr>
        <w:t>following</w:t>
      </w:r>
      <w:r>
        <w:rPr>
          <w:color w:val="2A262A"/>
          <w:spacing w:val="4"/>
        </w:rPr>
        <w:t xml:space="preserve"> </w:t>
      </w:r>
      <w:r>
        <w:rPr>
          <w:color w:val="2A262A"/>
          <w:spacing w:val="-2"/>
        </w:rPr>
        <w:t>address</w:t>
      </w:r>
      <w:r>
        <w:rPr>
          <w:color w:val="48424D"/>
          <w:spacing w:val="-2"/>
        </w:rPr>
        <w:t>:</w:t>
      </w:r>
    </w:p>
    <w:p w14:paraId="70E5DF1E" w14:textId="77777777" w:rsidR="00D46A21" w:rsidRDefault="000B705F">
      <w:pPr>
        <w:pStyle w:val="BodyText"/>
        <w:spacing w:before="125" w:line="237" w:lineRule="auto"/>
        <w:ind w:left="4669" w:right="4136" w:firstLine="456"/>
      </w:pPr>
      <w:r>
        <w:rPr>
          <w:color w:val="2A262A"/>
        </w:rPr>
        <w:t xml:space="preserve">Roxana Ortiz </w:t>
      </w:r>
      <w:r>
        <w:rPr>
          <w:color w:val="2A262A"/>
          <w:spacing w:val="-2"/>
        </w:rPr>
        <w:t>CNAP</w:t>
      </w:r>
      <w:r>
        <w:rPr>
          <w:color w:val="2A262A"/>
          <w:spacing w:val="-13"/>
        </w:rPr>
        <w:t xml:space="preserve"> </w:t>
      </w:r>
      <w:r>
        <w:rPr>
          <w:color w:val="2A262A"/>
          <w:spacing w:val="-2"/>
        </w:rPr>
        <w:t>COBRE</w:t>
      </w:r>
      <w:r>
        <w:rPr>
          <w:color w:val="2A262A"/>
          <w:spacing w:val="-13"/>
        </w:rPr>
        <w:t xml:space="preserve"> </w:t>
      </w:r>
      <w:r>
        <w:rPr>
          <w:color w:val="2A262A"/>
          <w:spacing w:val="-2"/>
        </w:rPr>
        <w:t>Center</w:t>
      </w:r>
    </w:p>
    <w:p w14:paraId="3DAD83F9" w14:textId="77777777" w:rsidR="00D46A21" w:rsidRDefault="000B705F">
      <w:pPr>
        <w:pStyle w:val="BodyText"/>
        <w:spacing w:before="7" w:line="237" w:lineRule="auto"/>
        <w:ind w:left="4616" w:right="2960" w:hanging="703"/>
      </w:pPr>
      <w:r>
        <w:rPr>
          <w:color w:val="2A262A"/>
          <w:spacing w:val="-2"/>
        </w:rPr>
        <w:t>Department of</w:t>
      </w:r>
      <w:r>
        <w:rPr>
          <w:color w:val="2A262A"/>
          <w:spacing w:val="-16"/>
        </w:rPr>
        <w:t xml:space="preserve"> </w:t>
      </w:r>
      <w:r>
        <w:rPr>
          <w:color w:val="2A262A"/>
          <w:spacing w:val="-2"/>
        </w:rPr>
        <w:t xml:space="preserve">Psychological Sciences </w:t>
      </w:r>
      <w:r>
        <w:rPr>
          <w:color w:val="2A262A"/>
        </w:rPr>
        <w:t>Kansas State University</w:t>
      </w:r>
    </w:p>
    <w:p w14:paraId="44ACCDE2" w14:textId="77777777" w:rsidR="00D46A21" w:rsidRDefault="000B705F">
      <w:pPr>
        <w:pStyle w:val="BodyText"/>
        <w:spacing w:before="6" w:line="237" w:lineRule="auto"/>
        <w:ind w:left="4376" w:right="4013" w:firstLine="471"/>
      </w:pPr>
      <w:r>
        <w:rPr>
          <w:color w:val="2A262A"/>
        </w:rPr>
        <w:t>492 Bluemont Hall 1114</w:t>
      </w:r>
      <w:r>
        <w:rPr>
          <w:color w:val="2A262A"/>
          <w:spacing w:val="-15"/>
        </w:rPr>
        <w:t xml:space="preserve"> </w:t>
      </w:r>
      <w:r>
        <w:rPr>
          <w:color w:val="2A262A"/>
        </w:rPr>
        <w:t>Mid</w:t>
      </w:r>
      <w:r>
        <w:rPr>
          <w:color w:val="2A262A"/>
          <w:spacing w:val="-15"/>
        </w:rPr>
        <w:t xml:space="preserve"> </w:t>
      </w:r>
      <w:r>
        <w:rPr>
          <w:color w:val="2A262A"/>
        </w:rPr>
        <w:t>Campus</w:t>
      </w:r>
      <w:r>
        <w:rPr>
          <w:color w:val="2A262A"/>
          <w:spacing w:val="-15"/>
        </w:rPr>
        <w:t xml:space="preserve"> </w:t>
      </w:r>
      <w:r>
        <w:rPr>
          <w:color w:val="2A262A"/>
        </w:rPr>
        <w:t>Dr.</w:t>
      </w:r>
      <w:r>
        <w:rPr>
          <w:color w:val="2A262A"/>
          <w:spacing w:val="-15"/>
        </w:rPr>
        <w:t xml:space="preserve"> </w:t>
      </w:r>
      <w:r>
        <w:rPr>
          <w:color w:val="2A262A"/>
        </w:rPr>
        <w:t>North</w:t>
      </w:r>
    </w:p>
    <w:p w14:paraId="34633C8E" w14:textId="77777777" w:rsidR="00D46A21" w:rsidRDefault="000B705F">
      <w:pPr>
        <w:pStyle w:val="BodyText"/>
        <w:spacing w:before="4" w:line="275" w:lineRule="exact"/>
        <w:ind w:left="611" w:right="250"/>
        <w:jc w:val="center"/>
      </w:pPr>
      <w:r>
        <w:rPr>
          <w:color w:val="2A262A"/>
        </w:rPr>
        <w:t>Manhattan</w:t>
      </w:r>
      <w:r>
        <w:rPr>
          <w:color w:val="48424D"/>
        </w:rPr>
        <w:t>,</w:t>
      </w:r>
      <w:r>
        <w:rPr>
          <w:color w:val="48424D"/>
          <w:spacing w:val="-16"/>
        </w:rPr>
        <w:t xml:space="preserve"> </w:t>
      </w:r>
      <w:r>
        <w:rPr>
          <w:color w:val="2A262A"/>
        </w:rPr>
        <w:t>KS</w:t>
      </w:r>
      <w:r>
        <w:rPr>
          <w:color w:val="2A262A"/>
          <w:spacing w:val="65"/>
        </w:rPr>
        <w:t xml:space="preserve"> </w:t>
      </w:r>
      <w:r>
        <w:rPr>
          <w:color w:val="2A262A"/>
          <w:spacing w:val="-2"/>
        </w:rPr>
        <w:t>66502</w:t>
      </w:r>
    </w:p>
    <w:p w14:paraId="5E16EB2D" w14:textId="77777777" w:rsidR="00D46A21" w:rsidRDefault="000B705F">
      <w:pPr>
        <w:pStyle w:val="BodyText"/>
        <w:spacing w:line="275" w:lineRule="exact"/>
        <w:ind w:left="593" w:right="250"/>
        <w:jc w:val="center"/>
      </w:pPr>
      <w:r>
        <w:rPr>
          <w:color w:val="2A262A"/>
        </w:rPr>
        <w:t>Voice</w:t>
      </w:r>
      <w:r>
        <w:rPr>
          <w:color w:val="48424D"/>
        </w:rPr>
        <w:t>:</w:t>
      </w:r>
      <w:r>
        <w:rPr>
          <w:color w:val="48424D"/>
          <w:spacing w:val="-13"/>
        </w:rPr>
        <w:t xml:space="preserve"> </w:t>
      </w:r>
      <w:r>
        <w:rPr>
          <w:color w:val="2A262A"/>
        </w:rPr>
        <w:t>785.532.0685</w:t>
      </w:r>
      <w:r>
        <w:rPr>
          <w:color w:val="2A262A"/>
          <w:spacing w:val="26"/>
        </w:rPr>
        <w:t xml:space="preserve"> </w:t>
      </w:r>
      <w:r>
        <w:rPr>
          <w:color w:val="48424D"/>
        </w:rPr>
        <w:t>/</w:t>
      </w:r>
      <w:r>
        <w:rPr>
          <w:color w:val="48424D"/>
          <w:spacing w:val="2"/>
        </w:rPr>
        <w:t xml:space="preserve"> </w:t>
      </w:r>
      <w:r>
        <w:rPr>
          <w:color w:val="2A262A"/>
        </w:rPr>
        <w:t>Fax</w:t>
      </w:r>
      <w:r>
        <w:rPr>
          <w:color w:val="48424D"/>
        </w:rPr>
        <w:t>:</w:t>
      </w:r>
      <w:r>
        <w:rPr>
          <w:color w:val="48424D"/>
          <w:spacing w:val="-17"/>
        </w:rPr>
        <w:t xml:space="preserve"> </w:t>
      </w:r>
      <w:r>
        <w:rPr>
          <w:color w:val="2A262A"/>
          <w:spacing w:val="-2"/>
        </w:rPr>
        <w:t>785.532.5401</w:t>
      </w:r>
    </w:p>
    <w:p w14:paraId="30490427" w14:textId="77777777" w:rsidR="00D46A21" w:rsidRDefault="002919FC">
      <w:pPr>
        <w:pStyle w:val="BodyText"/>
        <w:spacing w:before="3"/>
        <w:ind w:left="630" w:right="250"/>
        <w:jc w:val="center"/>
      </w:pPr>
      <w:hyperlink r:id="rId5">
        <w:r w:rsidR="000B705F">
          <w:rPr>
            <w:color w:val="2F69B3"/>
            <w:spacing w:val="-2"/>
            <w:u w:val="thick" w:color="2F69B3"/>
          </w:rPr>
          <w:t>roxana@ksu.edu</w:t>
        </w:r>
      </w:hyperlink>
    </w:p>
    <w:p w14:paraId="7C3107BC" w14:textId="77777777" w:rsidR="00D46A21" w:rsidRDefault="00D46A21">
      <w:pPr>
        <w:pStyle w:val="BodyText"/>
        <w:spacing w:before="2"/>
      </w:pPr>
    </w:p>
    <w:p w14:paraId="0002A0A6" w14:textId="32FC2694" w:rsidR="00D46A21" w:rsidRDefault="000B705F">
      <w:pPr>
        <w:pStyle w:val="BodyText"/>
        <w:spacing w:before="1" w:line="237" w:lineRule="auto"/>
        <w:ind w:left="650" w:right="267" w:firstLine="1"/>
        <w:jc w:val="both"/>
      </w:pPr>
      <w:r>
        <w:rPr>
          <w:color w:val="2A262A"/>
        </w:rPr>
        <w:t>All invoices for the</w:t>
      </w:r>
      <w:r>
        <w:rPr>
          <w:color w:val="2A262A"/>
          <w:spacing w:val="-4"/>
        </w:rPr>
        <w:t xml:space="preserve"> </w:t>
      </w:r>
      <w:r>
        <w:rPr>
          <w:color w:val="2A262A"/>
        </w:rPr>
        <w:t>current year must be</w:t>
      </w:r>
      <w:r>
        <w:rPr>
          <w:color w:val="2A262A"/>
          <w:spacing w:val="-6"/>
        </w:rPr>
        <w:t xml:space="preserve"> </w:t>
      </w:r>
      <w:r>
        <w:rPr>
          <w:color w:val="2A262A"/>
        </w:rPr>
        <w:t>received before the end of the</w:t>
      </w:r>
      <w:r>
        <w:rPr>
          <w:color w:val="2A262A"/>
          <w:spacing w:val="-4"/>
        </w:rPr>
        <w:t xml:space="preserve"> </w:t>
      </w:r>
      <w:r>
        <w:rPr>
          <w:color w:val="2A262A"/>
        </w:rPr>
        <w:t>project fiscal year (May 31</w:t>
      </w:r>
      <w:r>
        <w:rPr>
          <w:color w:val="48424D"/>
        </w:rPr>
        <w:t>,</w:t>
      </w:r>
      <w:r>
        <w:rPr>
          <w:color w:val="48424D"/>
          <w:spacing w:val="-9"/>
        </w:rPr>
        <w:t xml:space="preserve"> </w:t>
      </w:r>
      <w:r>
        <w:rPr>
          <w:color w:val="2A262A"/>
        </w:rPr>
        <w:t>202</w:t>
      </w:r>
      <w:del w:id="7" w:author="Morgan Wills" w:date="2026-10-01T09:31:00Z">
        <w:r w:rsidDel="000B705F">
          <w:rPr>
            <w:color w:val="2A262A"/>
          </w:rPr>
          <w:delText>6</w:delText>
        </w:r>
      </w:del>
      <w:ins w:id="8" w:author="Morgan Wills" w:date="2026-10-01T09:38:00Z">
        <w:r w:rsidR="003C7392">
          <w:rPr>
            <w:color w:val="2A262A"/>
          </w:rPr>
          <w:t>7</w:t>
        </w:r>
      </w:ins>
      <w:r>
        <w:rPr>
          <w:color w:val="2A262A"/>
        </w:rPr>
        <w:t>) as per requirements of the National Institutes of Health.</w:t>
      </w:r>
    </w:p>
    <w:p w14:paraId="7FD9C2C3" w14:textId="77777777" w:rsidR="00D46A21" w:rsidRDefault="00D46A21">
      <w:pPr>
        <w:pStyle w:val="BodyText"/>
        <w:spacing w:before="1"/>
      </w:pPr>
    </w:p>
    <w:p w14:paraId="6011B776" w14:textId="77777777" w:rsidR="00D46A21" w:rsidRDefault="000B705F">
      <w:pPr>
        <w:pStyle w:val="BodyText"/>
        <w:spacing w:before="1"/>
        <w:ind w:left="650" w:right="264" w:hanging="3"/>
        <w:jc w:val="both"/>
      </w:pPr>
      <w:r>
        <w:rPr>
          <w:color w:val="2A262A"/>
        </w:rPr>
        <w:t>UNIVERSITY will be invoiced for all costs associated with out-of-pocket expenses (including costs and expenses associated with meals</w:t>
      </w:r>
      <w:r>
        <w:rPr>
          <w:color w:val="48424D"/>
        </w:rPr>
        <w:t>,</w:t>
      </w:r>
      <w:r>
        <w:rPr>
          <w:color w:val="48424D"/>
          <w:spacing w:val="-6"/>
        </w:rPr>
        <w:t xml:space="preserve"> </w:t>
      </w:r>
      <w:r>
        <w:rPr>
          <w:color w:val="2A262A"/>
        </w:rPr>
        <w:t>lodging</w:t>
      </w:r>
      <w:r>
        <w:rPr>
          <w:color w:val="48424D"/>
        </w:rPr>
        <w:t>,</w:t>
      </w:r>
      <w:r>
        <w:rPr>
          <w:color w:val="48424D"/>
          <w:spacing w:val="-10"/>
        </w:rPr>
        <w:t xml:space="preserve"> </w:t>
      </w:r>
      <w:r>
        <w:rPr>
          <w:color w:val="2A262A"/>
        </w:rPr>
        <w:t>local transportation</w:t>
      </w:r>
      <w:r>
        <w:rPr>
          <w:color w:val="48424D"/>
        </w:rPr>
        <w:t>,</w:t>
      </w:r>
      <w:r>
        <w:rPr>
          <w:color w:val="48424D"/>
          <w:spacing w:val="-7"/>
        </w:rPr>
        <w:t xml:space="preserve"> </w:t>
      </w:r>
      <w:r>
        <w:rPr>
          <w:color w:val="2A262A"/>
        </w:rPr>
        <w:t>and any other applicable business expenses associated with travel to the CNAP Center annual site</w:t>
      </w:r>
      <w:r>
        <w:rPr>
          <w:color w:val="2A262A"/>
          <w:spacing w:val="-4"/>
        </w:rPr>
        <w:t xml:space="preserve"> </w:t>
      </w:r>
      <w:r>
        <w:rPr>
          <w:color w:val="2A262A"/>
        </w:rPr>
        <w:t>meetings and business meetings).</w:t>
      </w:r>
    </w:p>
    <w:p w14:paraId="22B824FA" w14:textId="77777777" w:rsidR="00D46A21" w:rsidRDefault="00D46A21">
      <w:pPr>
        <w:pStyle w:val="BodyText"/>
        <w:spacing w:before="10"/>
      </w:pPr>
    </w:p>
    <w:p w14:paraId="0D6F4F02" w14:textId="77777777" w:rsidR="00D46A21" w:rsidRDefault="000B705F">
      <w:pPr>
        <w:ind w:left="556" w:right="250"/>
        <w:jc w:val="center"/>
        <w:rPr>
          <w:b/>
          <w:sz w:val="23"/>
        </w:rPr>
      </w:pPr>
      <w:r>
        <w:rPr>
          <w:b/>
          <w:color w:val="2A262A"/>
          <w:sz w:val="23"/>
        </w:rPr>
        <w:t>Expenses</w:t>
      </w:r>
      <w:r>
        <w:rPr>
          <w:b/>
          <w:color w:val="2A262A"/>
          <w:spacing w:val="15"/>
          <w:sz w:val="23"/>
        </w:rPr>
        <w:t xml:space="preserve"> </w:t>
      </w:r>
      <w:r>
        <w:rPr>
          <w:b/>
          <w:color w:val="2A262A"/>
          <w:sz w:val="23"/>
        </w:rPr>
        <w:t>must</w:t>
      </w:r>
      <w:r>
        <w:rPr>
          <w:b/>
          <w:color w:val="2A262A"/>
          <w:spacing w:val="5"/>
          <w:sz w:val="23"/>
        </w:rPr>
        <w:t xml:space="preserve"> </w:t>
      </w:r>
      <w:r>
        <w:rPr>
          <w:b/>
          <w:color w:val="2A262A"/>
          <w:sz w:val="23"/>
        </w:rPr>
        <w:t>be itemized</w:t>
      </w:r>
      <w:r>
        <w:rPr>
          <w:b/>
          <w:color w:val="2A262A"/>
          <w:spacing w:val="13"/>
          <w:sz w:val="23"/>
        </w:rPr>
        <w:t xml:space="preserve"> </w:t>
      </w:r>
      <w:r>
        <w:rPr>
          <w:b/>
          <w:color w:val="2A262A"/>
          <w:sz w:val="23"/>
        </w:rPr>
        <w:t>on</w:t>
      </w:r>
      <w:r>
        <w:rPr>
          <w:b/>
          <w:color w:val="2A262A"/>
          <w:spacing w:val="6"/>
          <w:sz w:val="23"/>
        </w:rPr>
        <w:t xml:space="preserve"> </w:t>
      </w:r>
      <w:r>
        <w:rPr>
          <w:b/>
          <w:color w:val="2A262A"/>
          <w:sz w:val="23"/>
        </w:rPr>
        <w:t>the</w:t>
      </w:r>
      <w:r>
        <w:rPr>
          <w:b/>
          <w:color w:val="2A262A"/>
          <w:spacing w:val="2"/>
          <w:sz w:val="23"/>
        </w:rPr>
        <w:t xml:space="preserve"> </w:t>
      </w:r>
      <w:r>
        <w:rPr>
          <w:b/>
          <w:color w:val="2A262A"/>
          <w:sz w:val="23"/>
        </w:rPr>
        <w:t>travel</w:t>
      </w:r>
      <w:r>
        <w:rPr>
          <w:b/>
          <w:color w:val="2A262A"/>
          <w:spacing w:val="12"/>
          <w:sz w:val="23"/>
        </w:rPr>
        <w:t xml:space="preserve"> </w:t>
      </w:r>
      <w:r>
        <w:rPr>
          <w:b/>
          <w:color w:val="2A262A"/>
          <w:sz w:val="23"/>
        </w:rPr>
        <w:t>invoice</w:t>
      </w:r>
      <w:r>
        <w:rPr>
          <w:b/>
          <w:color w:val="2A262A"/>
          <w:spacing w:val="14"/>
          <w:sz w:val="23"/>
        </w:rPr>
        <w:t xml:space="preserve"> </w:t>
      </w:r>
      <w:r>
        <w:rPr>
          <w:b/>
          <w:color w:val="2A262A"/>
          <w:sz w:val="23"/>
        </w:rPr>
        <w:t>as</w:t>
      </w:r>
      <w:r>
        <w:rPr>
          <w:b/>
          <w:color w:val="2A262A"/>
          <w:spacing w:val="-1"/>
          <w:sz w:val="23"/>
        </w:rPr>
        <w:t xml:space="preserve"> </w:t>
      </w:r>
      <w:r>
        <w:rPr>
          <w:b/>
          <w:color w:val="2A262A"/>
          <w:sz w:val="23"/>
        </w:rPr>
        <w:t>a</w:t>
      </w:r>
      <w:r>
        <w:rPr>
          <w:b/>
          <w:color w:val="2A262A"/>
          <w:spacing w:val="-1"/>
          <w:sz w:val="23"/>
        </w:rPr>
        <w:t xml:space="preserve"> </w:t>
      </w:r>
      <w:r>
        <w:rPr>
          <w:b/>
          <w:color w:val="2A262A"/>
          <w:sz w:val="23"/>
        </w:rPr>
        <w:t>separate</w:t>
      </w:r>
      <w:r>
        <w:rPr>
          <w:b/>
          <w:color w:val="2A262A"/>
          <w:spacing w:val="13"/>
          <w:sz w:val="23"/>
        </w:rPr>
        <w:t xml:space="preserve"> </w:t>
      </w:r>
      <w:r>
        <w:rPr>
          <w:b/>
          <w:color w:val="2A262A"/>
          <w:sz w:val="23"/>
        </w:rPr>
        <w:t>line</w:t>
      </w:r>
      <w:r>
        <w:rPr>
          <w:b/>
          <w:color w:val="2A262A"/>
          <w:spacing w:val="5"/>
          <w:sz w:val="23"/>
        </w:rPr>
        <w:t xml:space="preserve"> </w:t>
      </w:r>
      <w:r>
        <w:rPr>
          <w:b/>
          <w:color w:val="2A262A"/>
          <w:sz w:val="23"/>
        </w:rPr>
        <w:t>item</w:t>
      </w:r>
      <w:r>
        <w:rPr>
          <w:b/>
          <w:color w:val="2A262A"/>
          <w:spacing w:val="10"/>
          <w:sz w:val="23"/>
        </w:rPr>
        <w:t xml:space="preserve"> </w:t>
      </w:r>
      <w:r>
        <w:rPr>
          <w:b/>
          <w:color w:val="2A262A"/>
          <w:sz w:val="23"/>
        </w:rPr>
        <w:t>and</w:t>
      </w:r>
      <w:r>
        <w:rPr>
          <w:b/>
          <w:color w:val="2A262A"/>
          <w:spacing w:val="5"/>
          <w:sz w:val="23"/>
        </w:rPr>
        <w:t xml:space="preserve"> </w:t>
      </w:r>
      <w:r>
        <w:rPr>
          <w:b/>
          <w:color w:val="2A262A"/>
          <w:sz w:val="23"/>
        </w:rPr>
        <w:t>receipts</w:t>
      </w:r>
      <w:r>
        <w:rPr>
          <w:b/>
          <w:color w:val="2A262A"/>
          <w:spacing w:val="11"/>
          <w:sz w:val="23"/>
        </w:rPr>
        <w:t xml:space="preserve"> </w:t>
      </w:r>
      <w:r>
        <w:rPr>
          <w:b/>
          <w:color w:val="2A262A"/>
          <w:sz w:val="23"/>
        </w:rPr>
        <w:t>must</w:t>
      </w:r>
      <w:r>
        <w:rPr>
          <w:b/>
          <w:color w:val="2A262A"/>
          <w:spacing w:val="11"/>
          <w:sz w:val="23"/>
        </w:rPr>
        <w:t xml:space="preserve"> </w:t>
      </w:r>
      <w:r>
        <w:rPr>
          <w:b/>
          <w:color w:val="2A262A"/>
          <w:sz w:val="23"/>
        </w:rPr>
        <w:t xml:space="preserve">be </w:t>
      </w:r>
      <w:r>
        <w:rPr>
          <w:b/>
          <w:color w:val="2A262A"/>
          <w:spacing w:val="-2"/>
          <w:sz w:val="23"/>
        </w:rPr>
        <w:t>provided.</w:t>
      </w:r>
    </w:p>
    <w:p w14:paraId="0236BE72" w14:textId="77777777" w:rsidR="00D46A21" w:rsidRDefault="00D46A21">
      <w:pPr>
        <w:jc w:val="center"/>
        <w:rPr>
          <w:b/>
          <w:sz w:val="23"/>
        </w:rPr>
        <w:sectPr w:rsidR="00D46A21">
          <w:pgSz w:w="12240" w:h="15840"/>
          <w:pgMar w:top="1060" w:right="720" w:bottom="280" w:left="360" w:header="720" w:footer="720" w:gutter="0"/>
          <w:cols w:space="720"/>
        </w:sectPr>
      </w:pPr>
    </w:p>
    <w:p w14:paraId="0934D02B" w14:textId="77777777" w:rsidR="00D46A21" w:rsidRDefault="000B705F">
      <w:pPr>
        <w:pStyle w:val="BodyText"/>
        <w:spacing w:before="61"/>
        <w:ind w:left="650" w:right="272" w:hanging="1"/>
        <w:jc w:val="both"/>
      </w:pPr>
      <w:r>
        <w:rPr>
          <w:color w:val="2A262A"/>
        </w:rPr>
        <w:lastRenderedPageBreak/>
        <w:t>Reimbursement for out-of-pocket expenses in connection with performance under this CONSULTANT AGREEMENT</w:t>
      </w:r>
      <w:r>
        <w:rPr>
          <w:color w:val="46414B"/>
        </w:rPr>
        <w:t>,</w:t>
      </w:r>
      <w:r>
        <w:rPr>
          <w:color w:val="46414B"/>
          <w:spacing w:val="-15"/>
        </w:rPr>
        <w:t xml:space="preserve"> </w:t>
      </w:r>
      <w:r>
        <w:rPr>
          <w:color w:val="2A262A"/>
        </w:rPr>
        <w:t>when</w:t>
      </w:r>
      <w:r>
        <w:rPr>
          <w:color w:val="2A262A"/>
          <w:spacing w:val="-15"/>
        </w:rPr>
        <w:t xml:space="preserve"> </w:t>
      </w:r>
      <w:r>
        <w:rPr>
          <w:color w:val="2A262A"/>
        </w:rPr>
        <w:t>authorized</w:t>
      </w:r>
      <w:r>
        <w:rPr>
          <w:color w:val="46414B"/>
        </w:rPr>
        <w:t>,</w:t>
      </w:r>
      <w:r>
        <w:rPr>
          <w:color w:val="46414B"/>
          <w:spacing w:val="-15"/>
        </w:rPr>
        <w:t xml:space="preserve"> </w:t>
      </w:r>
      <w:r>
        <w:rPr>
          <w:color w:val="2A262A"/>
        </w:rPr>
        <w:t>shall</w:t>
      </w:r>
      <w:r>
        <w:rPr>
          <w:color w:val="2A262A"/>
          <w:spacing w:val="-15"/>
        </w:rPr>
        <w:t xml:space="preserve"> </w:t>
      </w:r>
      <w:r>
        <w:rPr>
          <w:color w:val="2A262A"/>
        </w:rPr>
        <w:t>be</w:t>
      </w:r>
      <w:r>
        <w:rPr>
          <w:color w:val="2A262A"/>
          <w:spacing w:val="-15"/>
        </w:rPr>
        <w:t xml:space="preserve"> </w:t>
      </w:r>
      <w:r>
        <w:rPr>
          <w:color w:val="2A262A"/>
        </w:rPr>
        <w:t>in</w:t>
      </w:r>
      <w:r>
        <w:rPr>
          <w:color w:val="2A262A"/>
          <w:spacing w:val="-15"/>
        </w:rPr>
        <w:t xml:space="preserve"> </w:t>
      </w:r>
      <w:r>
        <w:rPr>
          <w:color w:val="2A262A"/>
        </w:rPr>
        <w:t>accordance</w:t>
      </w:r>
      <w:r>
        <w:rPr>
          <w:color w:val="2A262A"/>
          <w:spacing w:val="-3"/>
        </w:rPr>
        <w:t xml:space="preserve"> </w:t>
      </w:r>
      <w:r>
        <w:rPr>
          <w:color w:val="2A262A"/>
        </w:rPr>
        <w:t>with</w:t>
      </w:r>
      <w:r>
        <w:rPr>
          <w:color w:val="2A262A"/>
          <w:spacing w:val="-12"/>
        </w:rPr>
        <w:t xml:space="preserve"> </w:t>
      </w:r>
      <w:r>
        <w:rPr>
          <w:color w:val="2A262A"/>
        </w:rPr>
        <w:t>policies</w:t>
      </w:r>
      <w:r>
        <w:rPr>
          <w:color w:val="2A262A"/>
          <w:spacing w:val="-6"/>
        </w:rPr>
        <w:t xml:space="preserve"> </w:t>
      </w:r>
      <w:r>
        <w:rPr>
          <w:color w:val="2A262A"/>
        </w:rPr>
        <w:t>established by</w:t>
      </w:r>
      <w:r>
        <w:rPr>
          <w:color w:val="2A262A"/>
          <w:spacing w:val="-15"/>
        </w:rPr>
        <w:t xml:space="preserve"> </w:t>
      </w:r>
      <w:r>
        <w:rPr>
          <w:color w:val="2A262A"/>
        </w:rPr>
        <w:t>the</w:t>
      </w:r>
      <w:r>
        <w:rPr>
          <w:color w:val="2A262A"/>
          <w:spacing w:val="-15"/>
        </w:rPr>
        <w:t xml:space="preserve"> </w:t>
      </w:r>
      <w:r>
        <w:rPr>
          <w:color w:val="2A262A"/>
        </w:rPr>
        <w:t>National</w:t>
      </w:r>
      <w:r>
        <w:rPr>
          <w:color w:val="2A262A"/>
          <w:spacing w:val="-6"/>
        </w:rPr>
        <w:t xml:space="preserve"> </w:t>
      </w:r>
      <w:r>
        <w:rPr>
          <w:color w:val="2A262A"/>
        </w:rPr>
        <w:t>Institutes of Health and Kansas State University governing travel and associated business expenses. Further information on allowable expenses can be</w:t>
      </w:r>
      <w:r>
        <w:rPr>
          <w:color w:val="2A262A"/>
          <w:spacing w:val="-1"/>
        </w:rPr>
        <w:t xml:space="preserve"> </w:t>
      </w:r>
      <w:r>
        <w:rPr>
          <w:color w:val="2A262A"/>
        </w:rPr>
        <w:t>provided by the</w:t>
      </w:r>
      <w:r>
        <w:rPr>
          <w:color w:val="2A262A"/>
          <w:spacing w:val="-1"/>
        </w:rPr>
        <w:t xml:space="preserve"> </w:t>
      </w:r>
      <w:r>
        <w:rPr>
          <w:color w:val="2A262A"/>
        </w:rPr>
        <w:t>CNAP Grant Specialist upon request.</w:t>
      </w:r>
    </w:p>
    <w:p w14:paraId="4A22B04E" w14:textId="77777777" w:rsidR="00D46A21" w:rsidRDefault="00D46A21">
      <w:pPr>
        <w:pStyle w:val="BodyText"/>
        <w:spacing w:before="40"/>
        <w:rPr>
          <w:sz w:val="23"/>
        </w:rPr>
      </w:pPr>
    </w:p>
    <w:p w14:paraId="2FD27107" w14:textId="77777777" w:rsidR="00D46A21" w:rsidRDefault="000B705F">
      <w:pPr>
        <w:ind w:left="609" w:right="250"/>
        <w:jc w:val="center"/>
        <w:rPr>
          <w:b/>
          <w:sz w:val="23"/>
        </w:rPr>
      </w:pPr>
      <w:r>
        <w:rPr>
          <w:b/>
          <w:color w:val="2A262A"/>
          <w:w w:val="105"/>
          <w:sz w:val="23"/>
          <w:u w:val="thick" w:color="2A262A"/>
        </w:rPr>
        <w:t>ARTICLE</w:t>
      </w:r>
      <w:r>
        <w:rPr>
          <w:b/>
          <w:color w:val="2A262A"/>
          <w:spacing w:val="-4"/>
          <w:w w:val="105"/>
          <w:sz w:val="23"/>
          <w:u w:val="thick" w:color="2A262A"/>
        </w:rPr>
        <w:t xml:space="preserve"> </w:t>
      </w:r>
      <w:r>
        <w:rPr>
          <w:b/>
          <w:color w:val="2A262A"/>
          <w:w w:val="105"/>
          <w:sz w:val="23"/>
          <w:u w:val="thick" w:color="2A262A"/>
        </w:rPr>
        <w:t>VI</w:t>
      </w:r>
      <w:r>
        <w:rPr>
          <w:b/>
          <w:color w:val="2A262A"/>
          <w:spacing w:val="-10"/>
          <w:w w:val="105"/>
          <w:sz w:val="23"/>
          <w:u w:val="thick" w:color="2A262A"/>
        </w:rPr>
        <w:t xml:space="preserve"> </w:t>
      </w:r>
      <w:r>
        <w:rPr>
          <w:b/>
          <w:color w:val="2A262A"/>
          <w:w w:val="105"/>
          <w:sz w:val="23"/>
          <w:u w:val="thick" w:color="2A262A"/>
        </w:rPr>
        <w:t>-</w:t>
      </w:r>
      <w:r>
        <w:rPr>
          <w:b/>
          <w:color w:val="2A262A"/>
          <w:spacing w:val="-15"/>
          <w:w w:val="105"/>
          <w:sz w:val="23"/>
          <w:u w:val="thick" w:color="2A262A"/>
        </w:rPr>
        <w:t xml:space="preserve"> </w:t>
      </w:r>
      <w:r>
        <w:rPr>
          <w:b/>
          <w:color w:val="2A262A"/>
          <w:w w:val="105"/>
          <w:sz w:val="23"/>
          <w:u w:val="thick" w:color="2A262A"/>
        </w:rPr>
        <w:t xml:space="preserve">WORK </w:t>
      </w:r>
      <w:r>
        <w:rPr>
          <w:b/>
          <w:color w:val="2A262A"/>
          <w:spacing w:val="-2"/>
          <w:w w:val="105"/>
          <w:sz w:val="23"/>
          <w:u w:val="thick" w:color="2A262A"/>
        </w:rPr>
        <w:t>PROGRESS</w:t>
      </w:r>
    </w:p>
    <w:p w14:paraId="3746D5C9" w14:textId="77777777" w:rsidR="00D46A21" w:rsidRDefault="000B705F">
      <w:pPr>
        <w:pStyle w:val="BodyText"/>
        <w:spacing w:before="264"/>
        <w:ind w:left="650" w:right="263" w:hanging="2"/>
        <w:jc w:val="both"/>
      </w:pPr>
      <w:r>
        <w:rPr>
          <w:color w:val="2A262A"/>
        </w:rPr>
        <w:t>It</w:t>
      </w:r>
      <w:r>
        <w:rPr>
          <w:color w:val="2A262A"/>
          <w:spacing w:val="-4"/>
        </w:rPr>
        <w:t xml:space="preserve"> </w:t>
      </w:r>
      <w:r>
        <w:rPr>
          <w:color w:val="2A262A"/>
        </w:rPr>
        <w:t>is</w:t>
      </w:r>
      <w:r>
        <w:rPr>
          <w:color w:val="2A262A"/>
          <w:spacing w:val="-3"/>
        </w:rPr>
        <w:t xml:space="preserve"> </w:t>
      </w:r>
      <w:r>
        <w:rPr>
          <w:color w:val="2A262A"/>
        </w:rPr>
        <w:t>imperative that the</w:t>
      </w:r>
      <w:r>
        <w:rPr>
          <w:color w:val="2A262A"/>
          <w:spacing w:val="-5"/>
        </w:rPr>
        <w:t xml:space="preserve"> </w:t>
      </w:r>
      <w:r>
        <w:rPr>
          <w:color w:val="2A262A"/>
        </w:rPr>
        <w:t>tasks and</w:t>
      </w:r>
      <w:r>
        <w:rPr>
          <w:color w:val="594F5B"/>
        </w:rPr>
        <w:t>/</w:t>
      </w:r>
      <w:r>
        <w:rPr>
          <w:color w:val="2A262A"/>
        </w:rPr>
        <w:t>or</w:t>
      </w:r>
      <w:r>
        <w:rPr>
          <w:color w:val="2A262A"/>
          <w:spacing w:val="-1"/>
        </w:rPr>
        <w:t xml:space="preserve"> </w:t>
      </w:r>
      <w:r>
        <w:rPr>
          <w:color w:val="2A262A"/>
        </w:rPr>
        <w:t>activities to be</w:t>
      </w:r>
      <w:r>
        <w:rPr>
          <w:color w:val="2A262A"/>
          <w:spacing w:val="-1"/>
        </w:rPr>
        <w:t xml:space="preserve"> </w:t>
      </w:r>
      <w:r>
        <w:rPr>
          <w:color w:val="2A262A"/>
        </w:rPr>
        <w:t>completed under this</w:t>
      </w:r>
      <w:r>
        <w:rPr>
          <w:color w:val="2A262A"/>
          <w:spacing w:val="-3"/>
        </w:rPr>
        <w:t xml:space="preserve"> </w:t>
      </w:r>
      <w:r>
        <w:rPr>
          <w:color w:val="2A262A"/>
        </w:rPr>
        <w:t>CONSULTANT AGREEMENT progress in a</w:t>
      </w:r>
      <w:r>
        <w:rPr>
          <w:color w:val="2A262A"/>
          <w:spacing w:val="-4"/>
        </w:rPr>
        <w:t xml:space="preserve"> </w:t>
      </w:r>
      <w:r>
        <w:rPr>
          <w:color w:val="2A262A"/>
        </w:rPr>
        <w:t>timely manner. Failure to progress in a</w:t>
      </w:r>
      <w:r>
        <w:rPr>
          <w:color w:val="2A262A"/>
          <w:spacing w:val="-4"/>
        </w:rPr>
        <w:t xml:space="preserve"> </w:t>
      </w:r>
      <w:r>
        <w:rPr>
          <w:color w:val="2A262A"/>
        </w:rPr>
        <w:t>timely manner could result in a delay in</w:t>
      </w:r>
      <w:r>
        <w:rPr>
          <w:color w:val="2A262A"/>
          <w:spacing w:val="-4"/>
        </w:rPr>
        <w:t xml:space="preserve"> </w:t>
      </w:r>
      <w:r>
        <w:rPr>
          <w:color w:val="2A262A"/>
        </w:rPr>
        <w:t>payments to CONSULTANT</w:t>
      </w:r>
      <w:r>
        <w:rPr>
          <w:color w:val="46414B"/>
        </w:rPr>
        <w:t xml:space="preserve">, </w:t>
      </w:r>
      <w:r>
        <w:rPr>
          <w:color w:val="2A262A"/>
        </w:rPr>
        <w:t>or in the most serious case</w:t>
      </w:r>
      <w:r>
        <w:rPr>
          <w:color w:val="46414B"/>
        </w:rPr>
        <w:t xml:space="preserve">, </w:t>
      </w:r>
      <w:r>
        <w:rPr>
          <w:color w:val="2A262A"/>
        </w:rPr>
        <w:t xml:space="preserve">termination of this CONSULTANT AGREEMENT. CONSULTANT and UNIVERSITY shall work diligently to communicate and resolve any work delay </w:t>
      </w:r>
      <w:r>
        <w:rPr>
          <w:color w:val="2A262A"/>
          <w:spacing w:val="-2"/>
        </w:rPr>
        <w:t>issues.</w:t>
      </w:r>
    </w:p>
    <w:p w14:paraId="33845B5C" w14:textId="77777777" w:rsidR="00D46A21" w:rsidRDefault="00D46A21">
      <w:pPr>
        <w:pStyle w:val="BodyText"/>
        <w:spacing w:before="33"/>
        <w:rPr>
          <w:sz w:val="23"/>
        </w:rPr>
      </w:pPr>
    </w:p>
    <w:p w14:paraId="77B19C01" w14:textId="77777777" w:rsidR="00D46A21" w:rsidRDefault="000B705F">
      <w:pPr>
        <w:ind w:left="622" w:right="250"/>
        <w:jc w:val="center"/>
        <w:rPr>
          <w:b/>
          <w:sz w:val="23"/>
        </w:rPr>
      </w:pPr>
      <w:r>
        <w:rPr>
          <w:b/>
          <w:color w:val="2A262A"/>
          <w:w w:val="105"/>
          <w:sz w:val="23"/>
          <w:u w:val="thick" w:color="2A262A"/>
        </w:rPr>
        <w:t>ARTICLE</w:t>
      </w:r>
      <w:r>
        <w:rPr>
          <w:b/>
          <w:color w:val="2A262A"/>
          <w:spacing w:val="-16"/>
          <w:w w:val="105"/>
          <w:sz w:val="23"/>
          <w:u w:val="thick" w:color="2A262A"/>
        </w:rPr>
        <w:t xml:space="preserve"> </w:t>
      </w:r>
      <w:r>
        <w:rPr>
          <w:b/>
          <w:color w:val="2A262A"/>
          <w:w w:val="105"/>
          <w:sz w:val="23"/>
          <w:u w:val="thick" w:color="2A262A"/>
        </w:rPr>
        <w:t>VII</w:t>
      </w:r>
      <w:r>
        <w:rPr>
          <w:b/>
          <w:color w:val="2A262A"/>
          <w:spacing w:val="-15"/>
          <w:w w:val="105"/>
          <w:sz w:val="23"/>
          <w:u w:val="thick" w:color="2A262A"/>
        </w:rPr>
        <w:t xml:space="preserve"> </w:t>
      </w:r>
      <w:r>
        <w:rPr>
          <w:b/>
          <w:color w:val="2A262A"/>
          <w:w w:val="105"/>
          <w:sz w:val="23"/>
          <w:u w:val="thick" w:color="2A262A"/>
        </w:rPr>
        <w:t>-</w:t>
      </w:r>
      <w:r>
        <w:rPr>
          <w:b/>
          <w:color w:val="2A262A"/>
          <w:spacing w:val="-15"/>
          <w:w w:val="105"/>
          <w:sz w:val="23"/>
          <w:u w:val="thick" w:color="2A262A"/>
        </w:rPr>
        <w:t xml:space="preserve"> </w:t>
      </w:r>
      <w:r>
        <w:rPr>
          <w:b/>
          <w:color w:val="2A262A"/>
          <w:w w:val="105"/>
          <w:sz w:val="23"/>
          <w:u w:val="thick" w:color="2A262A"/>
        </w:rPr>
        <w:t>FINANCIAL</w:t>
      </w:r>
      <w:r>
        <w:rPr>
          <w:b/>
          <w:color w:val="2A262A"/>
          <w:spacing w:val="-11"/>
          <w:w w:val="105"/>
          <w:sz w:val="23"/>
          <w:u w:val="thick" w:color="2A262A"/>
        </w:rPr>
        <w:t xml:space="preserve"> </w:t>
      </w:r>
      <w:r>
        <w:rPr>
          <w:b/>
          <w:color w:val="2A262A"/>
          <w:w w:val="105"/>
          <w:sz w:val="23"/>
          <w:u w:val="thick" w:color="2A262A"/>
        </w:rPr>
        <w:t>RECORDS</w:t>
      </w:r>
      <w:r>
        <w:rPr>
          <w:b/>
          <w:color w:val="2A262A"/>
          <w:spacing w:val="-9"/>
          <w:w w:val="105"/>
          <w:sz w:val="23"/>
          <w:u w:val="thick" w:color="2A262A"/>
        </w:rPr>
        <w:t xml:space="preserve"> </w:t>
      </w:r>
      <w:r>
        <w:rPr>
          <w:b/>
          <w:color w:val="2A262A"/>
          <w:w w:val="105"/>
          <w:sz w:val="23"/>
          <w:u w:val="thick" w:color="2A262A"/>
        </w:rPr>
        <w:t>AND</w:t>
      </w:r>
      <w:r>
        <w:rPr>
          <w:b/>
          <w:color w:val="2A262A"/>
          <w:spacing w:val="-15"/>
          <w:w w:val="105"/>
          <w:sz w:val="23"/>
          <w:u w:val="thick" w:color="2A262A"/>
        </w:rPr>
        <w:t xml:space="preserve"> </w:t>
      </w:r>
      <w:r>
        <w:rPr>
          <w:b/>
          <w:color w:val="2A262A"/>
          <w:spacing w:val="-2"/>
          <w:w w:val="105"/>
          <w:sz w:val="23"/>
          <w:u w:val="thick" w:color="2A262A"/>
        </w:rPr>
        <w:t>AUDITS</w:t>
      </w:r>
    </w:p>
    <w:p w14:paraId="73BACC6B" w14:textId="77777777" w:rsidR="00D46A21" w:rsidRDefault="00D46A21">
      <w:pPr>
        <w:pStyle w:val="BodyText"/>
        <w:spacing w:before="7"/>
        <w:rPr>
          <w:b/>
          <w:sz w:val="23"/>
        </w:rPr>
      </w:pPr>
    </w:p>
    <w:p w14:paraId="60412107" w14:textId="77777777" w:rsidR="00D46A21" w:rsidRDefault="000B705F">
      <w:pPr>
        <w:pStyle w:val="BodyText"/>
        <w:spacing w:line="237" w:lineRule="auto"/>
        <w:ind w:left="626" w:right="250"/>
        <w:jc w:val="center"/>
      </w:pPr>
      <w:r>
        <w:rPr>
          <w:color w:val="2A262A"/>
        </w:rPr>
        <w:t>CONSULTANT</w:t>
      </w:r>
      <w:r>
        <w:rPr>
          <w:color w:val="2A262A"/>
          <w:spacing w:val="-15"/>
        </w:rPr>
        <w:t xml:space="preserve"> </w:t>
      </w:r>
      <w:r>
        <w:rPr>
          <w:color w:val="2A262A"/>
        </w:rPr>
        <w:t>shall</w:t>
      </w:r>
      <w:r>
        <w:rPr>
          <w:color w:val="2A262A"/>
          <w:spacing w:val="-15"/>
        </w:rPr>
        <w:t xml:space="preserve"> </w:t>
      </w:r>
      <w:r>
        <w:rPr>
          <w:color w:val="2A262A"/>
        </w:rPr>
        <w:t>maintain</w:t>
      </w:r>
      <w:r>
        <w:rPr>
          <w:color w:val="2A262A"/>
          <w:spacing w:val="-15"/>
        </w:rPr>
        <w:t xml:space="preserve"> </w:t>
      </w:r>
      <w:r>
        <w:rPr>
          <w:color w:val="2A262A"/>
        </w:rPr>
        <w:t>supporting</w:t>
      </w:r>
      <w:r>
        <w:rPr>
          <w:color w:val="2A262A"/>
          <w:spacing w:val="-15"/>
        </w:rPr>
        <w:t xml:space="preserve"> </w:t>
      </w:r>
      <w:r>
        <w:rPr>
          <w:color w:val="2A262A"/>
        </w:rPr>
        <w:t>documentation</w:t>
      </w:r>
      <w:r>
        <w:rPr>
          <w:color w:val="2A262A"/>
          <w:spacing w:val="5"/>
        </w:rPr>
        <w:t xml:space="preserve"> </w:t>
      </w:r>
      <w:r>
        <w:rPr>
          <w:color w:val="2A262A"/>
        </w:rPr>
        <w:t>and</w:t>
      </w:r>
      <w:r>
        <w:rPr>
          <w:color w:val="2A262A"/>
          <w:spacing w:val="-15"/>
        </w:rPr>
        <w:t xml:space="preserve"> </w:t>
      </w:r>
      <w:r>
        <w:rPr>
          <w:color w:val="2A262A"/>
        </w:rPr>
        <w:t>other</w:t>
      </w:r>
      <w:r>
        <w:rPr>
          <w:color w:val="2A262A"/>
          <w:spacing w:val="-14"/>
        </w:rPr>
        <w:t xml:space="preserve"> </w:t>
      </w:r>
      <w:r>
        <w:rPr>
          <w:color w:val="2A262A"/>
        </w:rPr>
        <w:t>records</w:t>
      </w:r>
      <w:r>
        <w:rPr>
          <w:color w:val="2A262A"/>
          <w:spacing w:val="-9"/>
        </w:rPr>
        <w:t xml:space="preserve"> </w:t>
      </w:r>
      <w:r>
        <w:rPr>
          <w:color w:val="2A262A"/>
        </w:rPr>
        <w:t>pertaining</w:t>
      </w:r>
      <w:r>
        <w:rPr>
          <w:color w:val="2A262A"/>
          <w:spacing w:val="-3"/>
        </w:rPr>
        <w:t xml:space="preserve"> </w:t>
      </w:r>
      <w:r>
        <w:rPr>
          <w:color w:val="2A262A"/>
        </w:rPr>
        <w:t>to</w:t>
      </w:r>
      <w:r>
        <w:rPr>
          <w:color w:val="2A262A"/>
          <w:spacing w:val="-15"/>
        </w:rPr>
        <w:t xml:space="preserve"> </w:t>
      </w:r>
      <w:r>
        <w:rPr>
          <w:color w:val="2A262A"/>
        </w:rPr>
        <w:t>all</w:t>
      </w:r>
      <w:r>
        <w:rPr>
          <w:color w:val="2A262A"/>
          <w:spacing w:val="-15"/>
        </w:rPr>
        <w:t xml:space="preserve"> </w:t>
      </w:r>
      <w:r>
        <w:rPr>
          <w:color w:val="2A262A"/>
        </w:rPr>
        <w:t>charges</w:t>
      </w:r>
      <w:r>
        <w:rPr>
          <w:color w:val="2A262A"/>
          <w:spacing w:val="-10"/>
        </w:rPr>
        <w:t xml:space="preserve"> </w:t>
      </w:r>
      <w:r>
        <w:rPr>
          <w:color w:val="2A262A"/>
        </w:rPr>
        <w:t>billed and</w:t>
      </w:r>
      <w:r>
        <w:rPr>
          <w:color w:val="2A262A"/>
          <w:spacing w:val="-2"/>
        </w:rPr>
        <w:t xml:space="preserve"> </w:t>
      </w:r>
      <w:r>
        <w:rPr>
          <w:color w:val="2A262A"/>
        </w:rPr>
        <w:t>services</w:t>
      </w:r>
      <w:r>
        <w:rPr>
          <w:color w:val="2A262A"/>
          <w:spacing w:val="10"/>
        </w:rPr>
        <w:t xml:space="preserve"> </w:t>
      </w:r>
      <w:r>
        <w:rPr>
          <w:color w:val="2A262A"/>
        </w:rPr>
        <w:t>provided</w:t>
      </w:r>
      <w:r>
        <w:rPr>
          <w:color w:val="2A262A"/>
          <w:spacing w:val="15"/>
        </w:rPr>
        <w:t xml:space="preserve"> </w:t>
      </w:r>
      <w:r>
        <w:rPr>
          <w:color w:val="2A262A"/>
        </w:rPr>
        <w:t>under</w:t>
      </w:r>
      <w:r>
        <w:rPr>
          <w:color w:val="2A262A"/>
          <w:spacing w:val="12"/>
        </w:rPr>
        <w:t xml:space="preserve"> </w:t>
      </w:r>
      <w:r>
        <w:rPr>
          <w:color w:val="2A262A"/>
        </w:rPr>
        <w:t>this</w:t>
      </w:r>
      <w:r>
        <w:rPr>
          <w:color w:val="2A262A"/>
          <w:spacing w:val="1"/>
        </w:rPr>
        <w:t xml:space="preserve"> </w:t>
      </w:r>
      <w:r>
        <w:rPr>
          <w:color w:val="2A262A"/>
        </w:rPr>
        <w:t>CONSULTANT</w:t>
      </w:r>
      <w:r>
        <w:rPr>
          <w:color w:val="2A262A"/>
          <w:spacing w:val="10"/>
        </w:rPr>
        <w:t xml:space="preserve"> </w:t>
      </w:r>
      <w:r>
        <w:rPr>
          <w:color w:val="2A262A"/>
        </w:rPr>
        <w:t>AGREEMENT</w:t>
      </w:r>
      <w:r>
        <w:rPr>
          <w:color w:val="2A262A"/>
          <w:spacing w:val="28"/>
        </w:rPr>
        <w:t xml:space="preserve"> </w:t>
      </w:r>
      <w:r>
        <w:rPr>
          <w:color w:val="2A262A"/>
        </w:rPr>
        <w:t>for</w:t>
      </w:r>
      <w:r>
        <w:rPr>
          <w:color w:val="2A262A"/>
          <w:spacing w:val="2"/>
        </w:rPr>
        <w:t xml:space="preserve"> </w:t>
      </w:r>
      <w:r>
        <w:rPr>
          <w:color w:val="2A262A"/>
        </w:rPr>
        <w:t>a</w:t>
      </w:r>
      <w:r>
        <w:rPr>
          <w:color w:val="2A262A"/>
          <w:spacing w:val="-2"/>
        </w:rPr>
        <w:t xml:space="preserve"> </w:t>
      </w:r>
      <w:r>
        <w:rPr>
          <w:color w:val="2A262A"/>
        </w:rPr>
        <w:t>period</w:t>
      </w:r>
      <w:r>
        <w:rPr>
          <w:color w:val="2A262A"/>
          <w:spacing w:val="10"/>
        </w:rPr>
        <w:t xml:space="preserve"> </w:t>
      </w:r>
      <w:r>
        <w:rPr>
          <w:color w:val="2A262A"/>
        </w:rPr>
        <w:t>of</w:t>
      </w:r>
      <w:r>
        <w:rPr>
          <w:color w:val="2A262A"/>
          <w:spacing w:val="2"/>
        </w:rPr>
        <w:t xml:space="preserve"> </w:t>
      </w:r>
      <w:r>
        <w:rPr>
          <w:color w:val="2A262A"/>
        </w:rPr>
        <w:t>time</w:t>
      </w:r>
      <w:r>
        <w:rPr>
          <w:color w:val="2A262A"/>
          <w:spacing w:val="5"/>
        </w:rPr>
        <w:t xml:space="preserve"> </w:t>
      </w:r>
      <w:r>
        <w:rPr>
          <w:color w:val="2A262A"/>
        </w:rPr>
        <w:t>not</w:t>
      </w:r>
      <w:r>
        <w:rPr>
          <w:color w:val="2A262A"/>
          <w:spacing w:val="4"/>
        </w:rPr>
        <w:t xml:space="preserve"> </w:t>
      </w:r>
      <w:r>
        <w:rPr>
          <w:color w:val="2A262A"/>
        </w:rPr>
        <w:t>less</w:t>
      </w:r>
      <w:r>
        <w:rPr>
          <w:color w:val="2A262A"/>
          <w:spacing w:val="3"/>
        </w:rPr>
        <w:t xml:space="preserve"> </w:t>
      </w:r>
      <w:r>
        <w:rPr>
          <w:color w:val="2A262A"/>
        </w:rPr>
        <w:t>than</w:t>
      </w:r>
      <w:r>
        <w:rPr>
          <w:color w:val="2A262A"/>
          <w:spacing w:val="3"/>
        </w:rPr>
        <w:t xml:space="preserve"> </w:t>
      </w:r>
      <w:r>
        <w:rPr>
          <w:color w:val="2A262A"/>
          <w:spacing w:val="-2"/>
        </w:rPr>
        <w:t>three</w:t>
      </w:r>
    </w:p>
    <w:p w14:paraId="3D9CE2A2" w14:textId="77777777" w:rsidR="00D46A21" w:rsidRDefault="000B705F">
      <w:pPr>
        <w:pStyle w:val="BodyText"/>
        <w:spacing w:before="4"/>
        <w:ind w:left="649"/>
      </w:pPr>
      <w:r>
        <w:rPr>
          <w:color w:val="2A262A"/>
        </w:rPr>
        <w:t>(3)</w:t>
      </w:r>
      <w:r>
        <w:rPr>
          <w:color w:val="2A262A"/>
          <w:spacing w:val="-15"/>
        </w:rPr>
        <w:t xml:space="preserve"> </w:t>
      </w:r>
      <w:r>
        <w:rPr>
          <w:color w:val="2A262A"/>
        </w:rPr>
        <w:t>years</w:t>
      </w:r>
      <w:r>
        <w:rPr>
          <w:color w:val="2A262A"/>
          <w:spacing w:val="-6"/>
        </w:rPr>
        <w:t xml:space="preserve"> </w:t>
      </w:r>
      <w:r>
        <w:rPr>
          <w:color w:val="2A262A"/>
        </w:rPr>
        <w:t>after</w:t>
      </w:r>
      <w:r>
        <w:rPr>
          <w:color w:val="2A262A"/>
          <w:spacing w:val="-5"/>
        </w:rPr>
        <w:t xml:space="preserve"> </w:t>
      </w:r>
      <w:r>
        <w:rPr>
          <w:color w:val="2A262A"/>
        </w:rPr>
        <w:t>the</w:t>
      </w:r>
      <w:r>
        <w:rPr>
          <w:color w:val="2A262A"/>
          <w:spacing w:val="-10"/>
        </w:rPr>
        <w:t xml:space="preserve"> </w:t>
      </w:r>
      <w:r>
        <w:rPr>
          <w:color w:val="2A262A"/>
        </w:rPr>
        <w:t>termination</w:t>
      </w:r>
      <w:r>
        <w:rPr>
          <w:color w:val="2A262A"/>
          <w:spacing w:val="5"/>
        </w:rPr>
        <w:t xml:space="preserve"> </w:t>
      </w:r>
      <w:r>
        <w:rPr>
          <w:color w:val="2A262A"/>
        </w:rPr>
        <w:t>of</w:t>
      </w:r>
      <w:r>
        <w:rPr>
          <w:color w:val="2A262A"/>
          <w:spacing w:val="-12"/>
        </w:rPr>
        <w:t xml:space="preserve"> </w:t>
      </w:r>
      <w:r>
        <w:rPr>
          <w:color w:val="2A262A"/>
        </w:rPr>
        <w:t>this</w:t>
      </w:r>
      <w:r>
        <w:rPr>
          <w:color w:val="2A262A"/>
          <w:spacing w:val="-13"/>
        </w:rPr>
        <w:t xml:space="preserve"> </w:t>
      </w:r>
      <w:r>
        <w:rPr>
          <w:color w:val="2A262A"/>
        </w:rPr>
        <w:t>CONSULTANT</w:t>
      </w:r>
      <w:r>
        <w:rPr>
          <w:color w:val="2A262A"/>
          <w:spacing w:val="9"/>
        </w:rPr>
        <w:t xml:space="preserve"> </w:t>
      </w:r>
      <w:r>
        <w:rPr>
          <w:color w:val="2A262A"/>
          <w:spacing w:val="-2"/>
        </w:rPr>
        <w:t>AGREEMENT.</w:t>
      </w:r>
    </w:p>
    <w:p w14:paraId="46AF3991" w14:textId="77777777" w:rsidR="00D46A21" w:rsidRDefault="00D46A21">
      <w:pPr>
        <w:pStyle w:val="BodyText"/>
        <w:spacing w:before="31"/>
        <w:rPr>
          <w:sz w:val="23"/>
        </w:rPr>
      </w:pPr>
    </w:p>
    <w:p w14:paraId="4B404BEA" w14:textId="77777777" w:rsidR="00D46A21" w:rsidRDefault="000B705F">
      <w:pPr>
        <w:ind w:left="587" w:right="250"/>
        <w:jc w:val="center"/>
        <w:rPr>
          <w:b/>
          <w:sz w:val="23"/>
        </w:rPr>
      </w:pPr>
      <w:r>
        <w:rPr>
          <w:b/>
          <w:color w:val="2A262A"/>
          <w:w w:val="105"/>
          <w:sz w:val="23"/>
          <w:u w:val="thick" w:color="2A262A"/>
        </w:rPr>
        <w:t>ARTICLE</w:t>
      </w:r>
      <w:r>
        <w:rPr>
          <w:b/>
          <w:color w:val="2A262A"/>
          <w:spacing w:val="2"/>
          <w:w w:val="105"/>
          <w:sz w:val="23"/>
          <w:u w:val="thick" w:color="2A262A"/>
        </w:rPr>
        <w:t xml:space="preserve"> </w:t>
      </w:r>
      <w:r>
        <w:rPr>
          <w:b/>
          <w:color w:val="2A262A"/>
          <w:w w:val="105"/>
          <w:sz w:val="23"/>
          <w:u w:val="thick" w:color="2A262A"/>
        </w:rPr>
        <w:t>VIII</w:t>
      </w:r>
      <w:r>
        <w:rPr>
          <w:b/>
          <w:color w:val="2A262A"/>
          <w:spacing w:val="-15"/>
          <w:w w:val="105"/>
          <w:sz w:val="23"/>
          <w:u w:val="thick" w:color="2A262A"/>
        </w:rPr>
        <w:t xml:space="preserve"> </w:t>
      </w:r>
      <w:r>
        <w:rPr>
          <w:b/>
          <w:color w:val="2A262A"/>
          <w:w w:val="105"/>
          <w:sz w:val="23"/>
          <w:u w:val="thick" w:color="2A262A"/>
        </w:rPr>
        <w:t>-</w:t>
      </w:r>
      <w:r>
        <w:rPr>
          <w:b/>
          <w:color w:val="2A262A"/>
          <w:spacing w:val="-15"/>
          <w:w w:val="105"/>
          <w:sz w:val="23"/>
          <w:u w:val="thick" w:color="2A262A"/>
        </w:rPr>
        <w:t xml:space="preserve"> </w:t>
      </w:r>
      <w:r>
        <w:rPr>
          <w:b/>
          <w:color w:val="2A262A"/>
          <w:w w:val="105"/>
          <w:sz w:val="23"/>
          <w:u w:val="thick" w:color="2A262A"/>
        </w:rPr>
        <w:t>NATURE</w:t>
      </w:r>
      <w:r>
        <w:rPr>
          <w:b/>
          <w:color w:val="2A262A"/>
          <w:spacing w:val="-8"/>
          <w:w w:val="105"/>
          <w:sz w:val="23"/>
          <w:u w:val="thick" w:color="2A262A"/>
        </w:rPr>
        <w:t xml:space="preserve"> </w:t>
      </w:r>
      <w:r>
        <w:rPr>
          <w:b/>
          <w:color w:val="2A262A"/>
          <w:w w:val="105"/>
          <w:sz w:val="23"/>
          <w:u w:val="thick" w:color="2A262A"/>
        </w:rPr>
        <w:t>OF</w:t>
      </w:r>
      <w:r>
        <w:rPr>
          <w:b/>
          <w:color w:val="2A262A"/>
          <w:spacing w:val="-12"/>
          <w:w w:val="105"/>
          <w:sz w:val="23"/>
          <w:u w:val="thick" w:color="2A262A"/>
        </w:rPr>
        <w:t xml:space="preserve"> </w:t>
      </w:r>
      <w:r>
        <w:rPr>
          <w:b/>
          <w:color w:val="2A262A"/>
          <w:spacing w:val="-2"/>
          <w:w w:val="105"/>
          <w:sz w:val="23"/>
          <w:u w:val="thick" w:color="2A262A"/>
        </w:rPr>
        <w:t>RELATIONSHIP</w:t>
      </w:r>
    </w:p>
    <w:p w14:paraId="7CAD1A7C" w14:textId="77777777" w:rsidR="00D46A21" w:rsidRDefault="00D46A21">
      <w:pPr>
        <w:pStyle w:val="BodyText"/>
        <w:spacing w:before="5"/>
        <w:rPr>
          <w:b/>
          <w:sz w:val="23"/>
        </w:rPr>
      </w:pPr>
    </w:p>
    <w:p w14:paraId="17DDF605" w14:textId="77777777" w:rsidR="00D46A21" w:rsidRDefault="000B705F">
      <w:pPr>
        <w:pStyle w:val="BodyText"/>
        <w:ind w:left="650" w:right="260"/>
        <w:jc w:val="both"/>
      </w:pPr>
      <w:r>
        <w:rPr>
          <w:color w:val="2A262A"/>
        </w:rPr>
        <w:t>CONSULTANT</w:t>
      </w:r>
      <w:r>
        <w:rPr>
          <w:color w:val="2A262A"/>
          <w:spacing w:val="-15"/>
        </w:rPr>
        <w:t xml:space="preserve"> </w:t>
      </w:r>
      <w:r>
        <w:rPr>
          <w:color w:val="2A262A"/>
        </w:rPr>
        <w:t>is</w:t>
      </w:r>
      <w:r>
        <w:rPr>
          <w:color w:val="2A262A"/>
          <w:spacing w:val="-15"/>
        </w:rPr>
        <w:t xml:space="preserve"> </w:t>
      </w:r>
      <w:r>
        <w:rPr>
          <w:color w:val="2A262A"/>
        </w:rPr>
        <w:t>an</w:t>
      </w:r>
      <w:r>
        <w:rPr>
          <w:color w:val="2A262A"/>
          <w:spacing w:val="-15"/>
        </w:rPr>
        <w:t xml:space="preserve"> </w:t>
      </w:r>
      <w:r>
        <w:rPr>
          <w:color w:val="2A262A"/>
        </w:rPr>
        <w:t>independent</w:t>
      </w:r>
      <w:r>
        <w:rPr>
          <w:color w:val="2A262A"/>
          <w:spacing w:val="-7"/>
        </w:rPr>
        <w:t xml:space="preserve"> </w:t>
      </w:r>
      <w:r>
        <w:rPr>
          <w:color w:val="2A262A"/>
        </w:rPr>
        <w:t>contractor and</w:t>
      </w:r>
      <w:r>
        <w:rPr>
          <w:color w:val="2A262A"/>
          <w:spacing w:val="-14"/>
        </w:rPr>
        <w:t xml:space="preserve"> </w:t>
      </w:r>
      <w:r>
        <w:rPr>
          <w:color w:val="2A262A"/>
        </w:rPr>
        <w:t>shall</w:t>
      </w:r>
      <w:r>
        <w:rPr>
          <w:color w:val="2A262A"/>
          <w:spacing w:val="-14"/>
        </w:rPr>
        <w:t xml:space="preserve"> </w:t>
      </w:r>
      <w:r>
        <w:rPr>
          <w:color w:val="2A262A"/>
        </w:rPr>
        <w:t>not</w:t>
      </w:r>
      <w:r>
        <w:rPr>
          <w:color w:val="2A262A"/>
          <w:spacing w:val="-10"/>
        </w:rPr>
        <w:t xml:space="preserve"> </w:t>
      </w:r>
      <w:r>
        <w:rPr>
          <w:color w:val="2A262A"/>
        </w:rPr>
        <w:t>act</w:t>
      </w:r>
      <w:r>
        <w:rPr>
          <w:color w:val="2A262A"/>
          <w:spacing w:val="-12"/>
        </w:rPr>
        <w:t xml:space="preserve"> </w:t>
      </w:r>
      <w:r>
        <w:rPr>
          <w:color w:val="2A262A"/>
        </w:rPr>
        <w:t>as</w:t>
      </w:r>
      <w:r>
        <w:rPr>
          <w:color w:val="2A262A"/>
          <w:spacing w:val="-15"/>
        </w:rPr>
        <w:t xml:space="preserve"> </w:t>
      </w:r>
      <w:r>
        <w:rPr>
          <w:color w:val="2A262A"/>
        </w:rPr>
        <w:t>an</w:t>
      </w:r>
      <w:r>
        <w:rPr>
          <w:color w:val="2A262A"/>
          <w:spacing w:val="-15"/>
        </w:rPr>
        <w:t xml:space="preserve"> </w:t>
      </w:r>
      <w:r>
        <w:rPr>
          <w:color w:val="2A262A"/>
        </w:rPr>
        <w:t>agent</w:t>
      </w:r>
      <w:r>
        <w:rPr>
          <w:color w:val="2A262A"/>
          <w:spacing w:val="-5"/>
        </w:rPr>
        <w:t xml:space="preserve"> </w:t>
      </w:r>
      <w:r>
        <w:rPr>
          <w:color w:val="2A262A"/>
        </w:rPr>
        <w:t>for</w:t>
      </w:r>
      <w:r>
        <w:rPr>
          <w:color w:val="2A262A"/>
          <w:spacing w:val="-15"/>
        </w:rPr>
        <w:t xml:space="preserve"> </w:t>
      </w:r>
      <w:r>
        <w:rPr>
          <w:color w:val="2A262A"/>
        </w:rPr>
        <w:t>UNIVERSITY</w:t>
      </w:r>
      <w:r>
        <w:rPr>
          <w:color w:val="46414B"/>
        </w:rPr>
        <w:t>,</w:t>
      </w:r>
      <w:r>
        <w:rPr>
          <w:color w:val="46414B"/>
          <w:spacing w:val="-15"/>
        </w:rPr>
        <w:t xml:space="preserve"> </w:t>
      </w:r>
      <w:r>
        <w:rPr>
          <w:color w:val="2A262A"/>
        </w:rPr>
        <w:t>nor</w:t>
      </w:r>
      <w:r>
        <w:rPr>
          <w:color w:val="2A262A"/>
          <w:spacing w:val="-15"/>
        </w:rPr>
        <w:t xml:space="preserve"> </w:t>
      </w:r>
      <w:r>
        <w:rPr>
          <w:color w:val="2A262A"/>
        </w:rPr>
        <w:t>shall</w:t>
      </w:r>
      <w:r>
        <w:rPr>
          <w:color w:val="2A262A"/>
          <w:spacing w:val="-6"/>
        </w:rPr>
        <w:t xml:space="preserve"> </w:t>
      </w:r>
      <w:r>
        <w:rPr>
          <w:color w:val="2A262A"/>
        </w:rPr>
        <w:t>they be deemed to be an employee of UNIVERSITY for any purpose whatsoever. CONSULTANT shall not enter</w:t>
      </w:r>
      <w:r>
        <w:rPr>
          <w:color w:val="2A262A"/>
          <w:spacing w:val="-14"/>
        </w:rPr>
        <w:t xml:space="preserve"> </w:t>
      </w:r>
      <w:r>
        <w:rPr>
          <w:color w:val="2A262A"/>
        </w:rPr>
        <w:t>into</w:t>
      </w:r>
      <w:r>
        <w:rPr>
          <w:color w:val="2A262A"/>
          <w:spacing w:val="-9"/>
        </w:rPr>
        <w:t xml:space="preserve"> </w:t>
      </w:r>
      <w:r>
        <w:rPr>
          <w:color w:val="2A262A"/>
        </w:rPr>
        <w:t>any</w:t>
      </w:r>
      <w:r>
        <w:rPr>
          <w:color w:val="2A262A"/>
          <w:spacing w:val="-5"/>
        </w:rPr>
        <w:t xml:space="preserve"> </w:t>
      </w:r>
      <w:r>
        <w:rPr>
          <w:color w:val="2A262A"/>
        </w:rPr>
        <w:t>agreement nor</w:t>
      </w:r>
      <w:r>
        <w:rPr>
          <w:color w:val="2A262A"/>
          <w:spacing w:val="-7"/>
        </w:rPr>
        <w:t xml:space="preserve"> </w:t>
      </w:r>
      <w:r>
        <w:rPr>
          <w:color w:val="2A262A"/>
        </w:rPr>
        <w:t>incur</w:t>
      </w:r>
      <w:r>
        <w:rPr>
          <w:color w:val="2A262A"/>
          <w:spacing w:val="-8"/>
        </w:rPr>
        <w:t xml:space="preserve"> </w:t>
      </w:r>
      <w:r>
        <w:rPr>
          <w:color w:val="2A262A"/>
        </w:rPr>
        <w:t>any</w:t>
      </w:r>
      <w:r>
        <w:rPr>
          <w:color w:val="2A262A"/>
          <w:spacing w:val="-10"/>
        </w:rPr>
        <w:t xml:space="preserve"> </w:t>
      </w:r>
      <w:r>
        <w:rPr>
          <w:color w:val="2A262A"/>
        </w:rPr>
        <w:t>obligations on</w:t>
      </w:r>
      <w:r>
        <w:rPr>
          <w:color w:val="2A262A"/>
          <w:spacing w:val="-8"/>
        </w:rPr>
        <w:t xml:space="preserve"> </w:t>
      </w:r>
      <w:r>
        <w:rPr>
          <w:color w:val="2A262A"/>
        </w:rPr>
        <w:t>behalf</w:t>
      </w:r>
      <w:r>
        <w:rPr>
          <w:color w:val="2A262A"/>
          <w:spacing w:val="-6"/>
        </w:rPr>
        <w:t xml:space="preserve"> </w:t>
      </w:r>
      <w:r>
        <w:rPr>
          <w:color w:val="2A262A"/>
        </w:rPr>
        <w:t>of</w:t>
      </w:r>
      <w:r>
        <w:rPr>
          <w:color w:val="2A262A"/>
          <w:spacing w:val="-13"/>
        </w:rPr>
        <w:t xml:space="preserve"> </w:t>
      </w:r>
      <w:r>
        <w:rPr>
          <w:color w:val="2A262A"/>
        </w:rPr>
        <w:t>UNIVERSITY</w:t>
      </w:r>
      <w:r>
        <w:rPr>
          <w:color w:val="46414B"/>
        </w:rPr>
        <w:t>,</w:t>
      </w:r>
      <w:r>
        <w:rPr>
          <w:color w:val="46414B"/>
          <w:spacing w:val="-15"/>
        </w:rPr>
        <w:t xml:space="preserve"> </w:t>
      </w:r>
      <w:r>
        <w:rPr>
          <w:color w:val="2A262A"/>
        </w:rPr>
        <w:t>nor</w:t>
      </w:r>
      <w:r>
        <w:rPr>
          <w:color w:val="2A262A"/>
          <w:spacing w:val="-8"/>
        </w:rPr>
        <w:t xml:space="preserve"> </w:t>
      </w:r>
      <w:r>
        <w:rPr>
          <w:color w:val="2A262A"/>
        </w:rPr>
        <w:t>commit</w:t>
      </w:r>
      <w:r>
        <w:rPr>
          <w:color w:val="2A262A"/>
          <w:spacing w:val="-1"/>
        </w:rPr>
        <w:t xml:space="preserve"> </w:t>
      </w:r>
      <w:r>
        <w:rPr>
          <w:color w:val="2A262A"/>
        </w:rPr>
        <w:t>UNIVERSITY in any manner without prior written consent by an authorized representative</w:t>
      </w:r>
      <w:r>
        <w:rPr>
          <w:color w:val="2A262A"/>
          <w:spacing w:val="-5"/>
        </w:rPr>
        <w:t xml:space="preserve"> </w:t>
      </w:r>
      <w:r>
        <w:rPr>
          <w:color w:val="2A262A"/>
        </w:rPr>
        <w:t>of</w:t>
      </w:r>
      <w:r>
        <w:rPr>
          <w:color w:val="2A262A"/>
          <w:spacing w:val="-1"/>
        </w:rPr>
        <w:t xml:space="preserve"> </w:t>
      </w:r>
      <w:r>
        <w:rPr>
          <w:color w:val="2A262A"/>
        </w:rPr>
        <w:t>UNIVERSITY.</w:t>
      </w:r>
    </w:p>
    <w:p w14:paraId="3933D1BE" w14:textId="77777777" w:rsidR="00D46A21" w:rsidRDefault="000B705F">
      <w:pPr>
        <w:pStyle w:val="BodyText"/>
        <w:spacing w:before="275"/>
        <w:ind w:left="647" w:right="264" w:firstLine="2"/>
        <w:jc w:val="both"/>
      </w:pPr>
      <w:r>
        <w:rPr>
          <w:color w:val="2A262A"/>
        </w:rPr>
        <w:t>Consistent with CONSULT</w:t>
      </w:r>
      <w:r>
        <w:rPr>
          <w:color w:val="2A262A"/>
          <w:spacing w:val="-15"/>
        </w:rPr>
        <w:t xml:space="preserve"> </w:t>
      </w:r>
      <w:r>
        <w:rPr>
          <w:color w:val="2A262A"/>
        </w:rPr>
        <w:t>ANT's independent contractor status</w:t>
      </w:r>
      <w:r>
        <w:rPr>
          <w:color w:val="46414B"/>
        </w:rPr>
        <w:t xml:space="preserve">, </w:t>
      </w:r>
      <w:r>
        <w:rPr>
          <w:color w:val="2A262A"/>
        </w:rPr>
        <w:t>UNIVERSITY shall not be liable for taxes</w:t>
      </w:r>
      <w:r>
        <w:rPr>
          <w:color w:val="46414B"/>
        </w:rPr>
        <w:t xml:space="preserve">, </w:t>
      </w:r>
      <w:r>
        <w:rPr>
          <w:color w:val="2A262A"/>
        </w:rPr>
        <w:t>Worker's Compensation</w:t>
      </w:r>
      <w:r>
        <w:rPr>
          <w:color w:val="46414B"/>
        </w:rPr>
        <w:t xml:space="preserve">, </w:t>
      </w:r>
      <w:r>
        <w:rPr>
          <w:color w:val="2A262A"/>
        </w:rPr>
        <w:t>unemployment insurance</w:t>
      </w:r>
      <w:r>
        <w:rPr>
          <w:color w:val="46414B"/>
        </w:rPr>
        <w:t xml:space="preserve">, </w:t>
      </w:r>
      <w:r>
        <w:rPr>
          <w:color w:val="2A262A"/>
        </w:rPr>
        <w:t>employer's liability</w:t>
      </w:r>
      <w:r>
        <w:rPr>
          <w:color w:val="46414B"/>
        </w:rPr>
        <w:t xml:space="preserve">, </w:t>
      </w:r>
      <w:r>
        <w:rPr>
          <w:color w:val="2A262A"/>
        </w:rPr>
        <w:t>employer's FICA</w:t>
      </w:r>
      <w:r>
        <w:rPr>
          <w:color w:val="46414B"/>
        </w:rPr>
        <w:t xml:space="preserve">, </w:t>
      </w:r>
      <w:r>
        <w:rPr>
          <w:color w:val="2A262A"/>
        </w:rPr>
        <w:t>social security</w:t>
      </w:r>
      <w:r>
        <w:rPr>
          <w:color w:val="46414B"/>
        </w:rPr>
        <w:t>,</w:t>
      </w:r>
      <w:r>
        <w:rPr>
          <w:color w:val="46414B"/>
          <w:spacing w:val="-3"/>
        </w:rPr>
        <w:t xml:space="preserve"> </w:t>
      </w:r>
      <w:r>
        <w:rPr>
          <w:color w:val="2A262A"/>
        </w:rPr>
        <w:t>withholding tax</w:t>
      </w:r>
      <w:r>
        <w:rPr>
          <w:color w:val="46414B"/>
        </w:rPr>
        <w:t>,</w:t>
      </w:r>
      <w:r>
        <w:rPr>
          <w:color w:val="46414B"/>
          <w:spacing w:val="-6"/>
        </w:rPr>
        <w:t xml:space="preserve"> </w:t>
      </w:r>
      <w:r>
        <w:rPr>
          <w:color w:val="2A262A"/>
        </w:rPr>
        <w:t>or other taxes or withholding for</w:t>
      </w:r>
      <w:r>
        <w:rPr>
          <w:color w:val="46414B"/>
        </w:rPr>
        <w:t>,</w:t>
      </w:r>
      <w:r>
        <w:rPr>
          <w:color w:val="46414B"/>
          <w:spacing w:val="-6"/>
        </w:rPr>
        <w:t xml:space="preserve"> </w:t>
      </w:r>
      <w:r>
        <w:rPr>
          <w:color w:val="2A262A"/>
        </w:rPr>
        <w:t>or on behalf of CONSULTANT</w:t>
      </w:r>
      <w:r>
        <w:rPr>
          <w:color w:val="2A262A"/>
          <w:spacing w:val="39"/>
        </w:rPr>
        <w:t xml:space="preserve"> </w:t>
      </w:r>
      <w:r>
        <w:rPr>
          <w:color w:val="2A262A"/>
        </w:rPr>
        <w:t>or any other person employed by CONSULTANT in performing services under this CONSULTANT AGREEMENT. All such costs shall be CONSULTANT's responsibility</w:t>
      </w:r>
      <w:r>
        <w:rPr>
          <w:color w:val="46414B"/>
        </w:rPr>
        <w:t xml:space="preserve">, </w:t>
      </w:r>
      <w:r>
        <w:rPr>
          <w:color w:val="2A262A"/>
        </w:rPr>
        <w:t>and CONSULTANT will be responsible for all claims</w:t>
      </w:r>
      <w:r>
        <w:rPr>
          <w:color w:val="46414B"/>
        </w:rPr>
        <w:t xml:space="preserve">, </w:t>
      </w:r>
      <w:r>
        <w:rPr>
          <w:color w:val="2A262A"/>
        </w:rPr>
        <w:t>liabilities</w:t>
      </w:r>
      <w:r>
        <w:rPr>
          <w:color w:val="46414B"/>
        </w:rPr>
        <w:t xml:space="preserve">, </w:t>
      </w:r>
      <w:r>
        <w:rPr>
          <w:color w:val="2A262A"/>
        </w:rPr>
        <w:t>costs</w:t>
      </w:r>
      <w:r>
        <w:rPr>
          <w:color w:val="46414B"/>
        </w:rPr>
        <w:t xml:space="preserve">, </w:t>
      </w:r>
      <w:r>
        <w:rPr>
          <w:color w:val="2A262A"/>
        </w:rPr>
        <w:t>fees</w:t>
      </w:r>
      <w:r>
        <w:rPr>
          <w:color w:val="46414B"/>
        </w:rPr>
        <w:t xml:space="preserve">, </w:t>
      </w:r>
      <w:r>
        <w:rPr>
          <w:color w:val="2A262A"/>
        </w:rPr>
        <w:t>or losses of any kind or nature whatsoever related thereto</w:t>
      </w:r>
      <w:r>
        <w:rPr>
          <w:color w:val="46414B"/>
        </w:rPr>
        <w:t xml:space="preserve">, </w:t>
      </w:r>
      <w:r>
        <w:rPr>
          <w:color w:val="2A262A"/>
        </w:rPr>
        <w:t>to the extent allowed by law.</w:t>
      </w:r>
    </w:p>
    <w:p w14:paraId="14023B25" w14:textId="77777777" w:rsidR="00D46A21" w:rsidRDefault="00D46A21">
      <w:pPr>
        <w:pStyle w:val="BodyText"/>
        <w:spacing w:before="24"/>
        <w:rPr>
          <w:sz w:val="23"/>
        </w:rPr>
      </w:pPr>
    </w:p>
    <w:p w14:paraId="34A3BB1B" w14:textId="77777777" w:rsidR="00D46A21" w:rsidRDefault="000B705F">
      <w:pPr>
        <w:ind w:left="609" w:right="250"/>
        <w:jc w:val="center"/>
        <w:rPr>
          <w:b/>
          <w:sz w:val="23"/>
        </w:rPr>
      </w:pPr>
      <w:r>
        <w:rPr>
          <w:b/>
          <w:color w:val="2A262A"/>
          <w:w w:val="105"/>
          <w:sz w:val="23"/>
          <w:u w:val="thick" w:color="2A262A"/>
        </w:rPr>
        <w:t>ARTICLE</w:t>
      </w:r>
      <w:r>
        <w:rPr>
          <w:b/>
          <w:color w:val="2A262A"/>
          <w:spacing w:val="-2"/>
          <w:w w:val="105"/>
          <w:sz w:val="23"/>
          <w:u w:val="thick" w:color="2A262A"/>
        </w:rPr>
        <w:t xml:space="preserve"> </w:t>
      </w:r>
      <w:r>
        <w:rPr>
          <w:b/>
          <w:color w:val="2A262A"/>
          <w:w w:val="105"/>
          <w:sz w:val="23"/>
          <w:u w:val="thick" w:color="2A262A"/>
        </w:rPr>
        <w:t>IX</w:t>
      </w:r>
      <w:r>
        <w:rPr>
          <w:b/>
          <w:color w:val="2A262A"/>
          <w:spacing w:val="-15"/>
          <w:w w:val="105"/>
          <w:sz w:val="23"/>
          <w:u w:val="thick" w:color="2A262A"/>
        </w:rPr>
        <w:t xml:space="preserve"> </w:t>
      </w:r>
      <w:r>
        <w:rPr>
          <w:color w:val="2A262A"/>
          <w:w w:val="105"/>
          <w:sz w:val="23"/>
          <w:u w:val="thick" w:color="2A262A"/>
        </w:rPr>
        <w:t>-</w:t>
      </w:r>
      <w:r>
        <w:rPr>
          <w:color w:val="2A262A"/>
          <w:spacing w:val="-12"/>
          <w:w w:val="105"/>
          <w:sz w:val="23"/>
          <w:u w:val="thick" w:color="2A262A"/>
        </w:rPr>
        <w:t xml:space="preserve"> </w:t>
      </w:r>
      <w:r>
        <w:rPr>
          <w:b/>
          <w:color w:val="2A262A"/>
          <w:spacing w:val="-2"/>
          <w:w w:val="105"/>
          <w:sz w:val="23"/>
          <w:u w:val="thick" w:color="2A262A"/>
        </w:rPr>
        <w:t>PUBLICITY</w:t>
      </w:r>
    </w:p>
    <w:p w14:paraId="084DCB49" w14:textId="77777777" w:rsidR="00D46A21" w:rsidRDefault="00D46A21">
      <w:pPr>
        <w:pStyle w:val="BodyText"/>
        <w:spacing w:before="14"/>
        <w:rPr>
          <w:b/>
          <w:sz w:val="23"/>
        </w:rPr>
      </w:pPr>
    </w:p>
    <w:p w14:paraId="2B7C6625" w14:textId="77777777" w:rsidR="00D46A21" w:rsidRDefault="000B705F">
      <w:pPr>
        <w:pStyle w:val="BodyText"/>
        <w:ind w:left="650" w:right="261" w:hanging="3"/>
        <w:jc w:val="both"/>
      </w:pPr>
      <w:r>
        <w:rPr>
          <w:color w:val="2A262A"/>
        </w:rPr>
        <w:t>Neither party shall use the</w:t>
      </w:r>
      <w:r>
        <w:rPr>
          <w:color w:val="2A262A"/>
          <w:spacing w:val="-4"/>
        </w:rPr>
        <w:t xml:space="preserve"> </w:t>
      </w:r>
      <w:r>
        <w:rPr>
          <w:color w:val="2A262A"/>
        </w:rPr>
        <w:t>name of the</w:t>
      </w:r>
      <w:r>
        <w:rPr>
          <w:color w:val="2A262A"/>
          <w:spacing w:val="-2"/>
        </w:rPr>
        <w:t xml:space="preserve"> </w:t>
      </w:r>
      <w:r>
        <w:rPr>
          <w:color w:val="2A262A"/>
        </w:rPr>
        <w:t>other party</w:t>
      </w:r>
      <w:r>
        <w:rPr>
          <w:color w:val="46414B"/>
        </w:rPr>
        <w:t>,</w:t>
      </w:r>
      <w:r>
        <w:rPr>
          <w:color w:val="46414B"/>
          <w:spacing w:val="-15"/>
        </w:rPr>
        <w:t xml:space="preserve"> </w:t>
      </w:r>
      <w:r>
        <w:rPr>
          <w:color w:val="2A262A"/>
        </w:rPr>
        <w:t>nor the</w:t>
      </w:r>
      <w:r>
        <w:rPr>
          <w:color w:val="2A262A"/>
          <w:spacing w:val="-4"/>
        </w:rPr>
        <w:t xml:space="preserve"> </w:t>
      </w:r>
      <w:r>
        <w:rPr>
          <w:color w:val="2A262A"/>
        </w:rPr>
        <w:t>name of</w:t>
      </w:r>
      <w:r>
        <w:rPr>
          <w:color w:val="2A262A"/>
          <w:spacing w:val="-3"/>
        </w:rPr>
        <w:t xml:space="preserve"> </w:t>
      </w:r>
      <w:r>
        <w:rPr>
          <w:color w:val="2A262A"/>
        </w:rPr>
        <w:t>any</w:t>
      </w:r>
      <w:r>
        <w:rPr>
          <w:color w:val="2A262A"/>
          <w:spacing w:val="-2"/>
        </w:rPr>
        <w:t xml:space="preserve"> </w:t>
      </w:r>
      <w:r>
        <w:rPr>
          <w:color w:val="2A262A"/>
        </w:rPr>
        <w:t>member of the</w:t>
      </w:r>
      <w:r>
        <w:rPr>
          <w:color w:val="2A262A"/>
          <w:spacing w:val="-2"/>
        </w:rPr>
        <w:t xml:space="preserve"> </w:t>
      </w:r>
      <w:r>
        <w:rPr>
          <w:color w:val="2A262A"/>
        </w:rPr>
        <w:t>project staff in</w:t>
      </w:r>
      <w:r>
        <w:rPr>
          <w:color w:val="2A262A"/>
          <w:spacing w:val="-2"/>
        </w:rPr>
        <w:t xml:space="preserve"> </w:t>
      </w:r>
      <w:r>
        <w:rPr>
          <w:color w:val="2A262A"/>
        </w:rPr>
        <w:t>any publicity or</w:t>
      </w:r>
      <w:r>
        <w:rPr>
          <w:color w:val="2A262A"/>
          <w:spacing w:val="-1"/>
        </w:rPr>
        <w:t xml:space="preserve"> </w:t>
      </w:r>
      <w:r>
        <w:rPr>
          <w:color w:val="2A262A"/>
        </w:rPr>
        <w:t>advertisement</w:t>
      </w:r>
      <w:r>
        <w:rPr>
          <w:color w:val="46414B"/>
        </w:rPr>
        <w:t>,</w:t>
      </w:r>
      <w:r>
        <w:rPr>
          <w:color w:val="46414B"/>
          <w:spacing w:val="-10"/>
        </w:rPr>
        <w:t xml:space="preserve"> </w:t>
      </w:r>
      <w:r>
        <w:rPr>
          <w:color w:val="2A262A"/>
        </w:rPr>
        <w:t>whether with</w:t>
      </w:r>
      <w:r>
        <w:rPr>
          <w:color w:val="2A262A"/>
          <w:spacing w:val="-3"/>
        </w:rPr>
        <w:t xml:space="preserve"> </w:t>
      </w:r>
      <w:r>
        <w:rPr>
          <w:color w:val="2A262A"/>
        </w:rPr>
        <w:t>respect to this</w:t>
      </w:r>
      <w:r>
        <w:rPr>
          <w:color w:val="2A262A"/>
          <w:spacing w:val="-1"/>
        </w:rPr>
        <w:t xml:space="preserve"> </w:t>
      </w:r>
      <w:r>
        <w:rPr>
          <w:color w:val="2A262A"/>
        </w:rPr>
        <w:t>agreement or</w:t>
      </w:r>
      <w:r>
        <w:rPr>
          <w:color w:val="2A262A"/>
          <w:spacing w:val="-1"/>
        </w:rPr>
        <w:t xml:space="preserve"> </w:t>
      </w:r>
      <w:r>
        <w:rPr>
          <w:color w:val="2A262A"/>
        </w:rPr>
        <w:t>any</w:t>
      </w:r>
      <w:r>
        <w:rPr>
          <w:color w:val="2A262A"/>
          <w:spacing w:val="-1"/>
        </w:rPr>
        <w:t xml:space="preserve"> </w:t>
      </w:r>
      <w:r>
        <w:rPr>
          <w:color w:val="2A262A"/>
        </w:rPr>
        <w:t>other</w:t>
      </w:r>
      <w:r>
        <w:rPr>
          <w:color w:val="2A262A"/>
          <w:spacing w:val="-1"/>
        </w:rPr>
        <w:t xml:space="preserve"> </w:t>
      </w:r>
      <w:r>
        <w:rPr>
          <w:color w:val="2A262A"/>
        </w:rPr>
        <w:t>related matter</w:t>
      </w:r>
      <w:r>
        <w:rPr>
          <w:color w:val="46414B"/>
        </w:rPr>
        <w:t>,</w:t>
      </w:r>
      <w:r>
        <w:rPr>
          <w:color w:val="46414B"/>
          <w:spacing w:val="-10"/>
        </w:rPr>
        <w:t xml:space="preserve"> </w:t>
      </w:r>
      <w:r>
        <w:rPr>
          <w:color w:val="2A262A"/>
        </w:rPr>
        <w:t>without the prior written</w:t>
      </w:r>
      <w:r>
        <w:rPr>
          <w:color w:val="2A262A"/>
          <w:spacing w:val="-1"/>
        </w:rPr>
        <w:t xml:space="preserve"> </w:t>
      </w:r>
      <w:r>
        <w:rPr>
          <w:color w:val="2A262A"/>
        </w:rPr>
        <w:t>approval of</w:t>
      </w:r>
      <w:r>
        <w:rPr>
          <w:color w:val="2A262A"/>
          <w:spacing w:val="-5"/>
        </w:rPr>
        <w:t xml:space="preserve"> </w:t>
      </w:r>
      <w:r>
        <w:rPr>
          <w:color w:val="2A262A"/>
        </w:rPr>
        <w:t>an</w:t>
      </w:r>
      <w:r>
        <w:rPr>
          <w:color w:val="2A262A"/>
          <w:spacing w:val="-3"/>
        </w:rPr>
        <w:t xml:space="preserve"> </w:t>
      </w:r>
      <w:r>
        <w:rPr>
          <w:color w:val="2A262A"/>
        </w:rPr>
        <w:t>authorized representative</w:t>
      </w:r>
      <w:r>
        <w:rPr>
          <w:color w:val="2A262A"/>
          <w:spacing w:val="-12"/>
        </w:rPr>
        <w:t xml:space="preserve"> </w:t>
      </w:r>
      <w:r>
        <w:rPr>
          <w:color w:val="2A262A"/>
        </w:rPr>
        <w:t>of</w:t>
      </w:r>
      <w:r>
        <w:rPr>
          <w:color w:val="2A262A"/>
          <w:spacing w:val="-4"/>
        </w:rPr>
        <w:t xml:space="preserve"> </w:t>
      </w:r>
      <w:r>
        <w:rPr>
          <w:color w:val="2A262A"/>
        </w:rPr>
        <w:t>the</w:t>
      </w:r>
      <w:r>
        <w:rPr>
          <w:color w:val="2A262A"/>
          <w:spacing w:val="-8"/>
        </w:rPr>
        <w:t xml:space="preserve"> </w:t>
      </w:r>
      <w:r>
        <w:rPr>
          <w:color w:val="2A262A"/>
        </w:rPr>
        <w:t>other</w:t>
      </w:r>
      <w:r>
        <w:rPr>
          <w:color w:val="2A262A"/>
          <w:spacing w:val="-6"/>
        </w:rPr>
        <w:t xml:space="preserve"> </w:t>
      </w:r>
      <w:r>
        <w:rPr>
          <w:color w:val="2A262A"/>
        </w:rPr>
        <w:t>party. Acknowledgement</w:t>
      </w:r>
      <w:r>
        <w:rPr>
          <w:color w:val="2A262A"/>
          <w:spacing w:val="-4"/>
        </w:rPr>
        <w:t xml:space="preserve"> </w:t>
      </w:r>
      <w:r>
        <w:rPr>
          <w:color w:val="2A262A"/>
        </w:rPr>
        <w:t>of</w:t>
      </w:r>
      <w:r>
        <w:rPr>
          <w:color w:val="2A262A"/>
          <w:spacing w:val="-6"/>
        </w:rPr>
        <w:t xml:space="preserve"> </w:t>
      </w:r>
      <w:r>
        <w:rPr>
          <w:color w:val="2A262A"/>
        </w:rPr>
        <w:t>funding is</w:t>
      </w:r>
      <w:r>
        <w:rPr>
          <w:color w:val="2A262A"/>
          <w:spacing w:val="-6"/>
        </w:rPr>
        <w:t xml:space="preserve"> </w:t>
      </w:r>
      <w:r>
        <w:rPr>
          <w:color w:val="2A262A"/>
        </w:rPr>
        <w:t>a factual statement shall not be</w:t>
      </w:r>
      <w:r>
        <w:rPr>
          <w:color w:val="2A262A"/>
          <w:spacing w:val="-1"/>
        </w:rPr>
        <w:t xml:space="preserve"> </w:t>
      </w:r>
      <w:r>
        <w:rPr>
          <w:color w:val="2A262A"/>
        </w:rPr>
        <w:t>considered to be</w:t>
      </w:r>
      <w:r>
        <w:rPr>
          <w:color w:val="2A262A"/>
          <w:spacing w:val="-2"/>
        </w:rPr>
        <w:t xml:space="preserve"> </w:t>
      </w:r>
      <w:r>
        <w:rPr>
          <w:color w:val="2A262A"/>
        </w:rPr>
        <w:t>publicity or an</w:t>
      </w:r>
      <w:r>
        <w:rPr>
          <w:color w:val="2A262A"/>
          <w:spacing w:val="-2"/>
        </w:rPr>
        <w:t xml:space="preserve"> </w:t>
      </w:r>
      <w:r>
        <w:rPr>
          <w:color w:val="2A262A"/>
        </w:rPr>
        <w:t>advertisement and</w:t>
      </w:r>
      <w:r>
        <w:rPr>
          <w:color w:val="2A262A"/>
          <w:spacing w:val="-2"/>
        </w:rPr>
        <w:t xml:space="preserve"> </w:t>
      </w:r>
      <w:r>
        <w:rPr>
          <w:color w:val="2A262A"/>
        </w:rPr>
        <w:t>shall not be</w:t>
      </w:r>
      <w:r>
        <w:rPr>
          <w:color w:val="2A262A"/>
          <w:spacing w:val="-4"/>
        </w:rPr>
        <w:t xml:space="preserve"> </w:t>
      </w:r>
      <w:r>
        <w:rPr>
          <w:color w:val="2A262A"/>
        </w:rPr>
        <w:t>restricted by this requirement.</w:t>
      </w:r>
    </w:p>
    <w:p w14:paraId="5E675CE0" w14:textId="77777777" w:rsidR="00D46A21" w:rsidRDefault="00D46A21">
      <w:pPr>
        <w:pStyle w:val="BodyText"/>
        <w:spacing w:before="23"/>
        <w:rPr>
          <w:sz w:val="23"/>
        </w:rPr>
      </w:pPr>
    </w:p>
    <w:p w14:paraId="3E62E97F" w14:textId="77777777" w:rsidR="00D46A21" w:rsidRDefault="000B705F">
      <w:pPr>
        <w:ind w:left="589" w:right="250"/>
        <w:jc w:val="center"/>
        <w:rPr>
          <w:b/>
          <w:sz w:val="23"/>
        </w:rPr>
      </w:pPr>
      <w:r>
        <w:rPr>
          <w:b/>
          <w:color w:val="2A262A"/>
          <w:w w:val="105"/>
          <w:sz w:val="23"/>
          <w:u w:val="thick" w:color="2A262A"/>
        </w:rPr>
        <w:t>ARTICLE</w:t>
      </w:r>
      <w:r>
        <w:rPr>
          <w:b/>
          <w:color w:val="2A262A"/>
          <w:spacing w:val="-4"/>
          <w:w w:val="105"/>
          <w:sz w:val="23"/>
          <w:u w:val="thick" w:color="2A262A"/>
        </w:rPr>
        <w:t xml:space="preserve"> </w:t>
      </w:r>
      <w:r>
        <w:rPr>
          <w:b/>
          <w:color w:val="2A262A"/>
          <w:w w:val="105"/>
          <w:sz w:val="23"/>
          <w:u w:val="thick" w:color="2A262A"/>
        </w:rPr>
        <w:t>X</w:t>
      </w:r>
      <w:r>
        <w:rPr>
          <w:b/>
          <w:color w:val="2A262A"/>
          <w:spacing w:val="-16"/>
          <w:w w:val="105"/>
          <w:sz w:val="23"/>
          <w:u w:val="thick" w:color="2A262A"/>
        </w:rPr>
        <w:t xml:space="preserve"> </w:t>
      </w:r>
      <w:r>
        <w:rPr>
          <w:color w:val="2A262A"/>
          <w:w w:val="105"/>
          <w:sz w:val="23"/>
          <w:u w:val="thick" w:color="2A262A"/>
        </w:rPr>
        <w:t>-</w:t>
      </w:r>
      <w:r>
        <w:rPr>
          <w:color w:val="2A262A"/>
          <w:spacing w:val="34"/>
          <w:w w:val="105"/>
          <w:sz w:val="23"/>
          <w:u w:val="thick" w:color="2A262A"/>
        </w:rPr>
        <w:t xml:space="preserve"> </w:t>
      </w:r>
      <w:r>
        <w:rPr>
          <w:b/>
          <w:color w:val="2A262A"/>
          <w:spacing w:val="-2"/>
          <w:w w:val="105"/>
          <w:sz w:val="23"/>
          <w:u w:val="thick" w:color="2A262A"/>
        </w:rPr>
        <w:t>INCORPORATION</w:t>
      </w:r>
    </w:p>
    <w:p w14:paraId="73A48B18" w14:textId="77777777" w:rsidR="00D46A21" w:rsidRDefault="00D46A21">
      <w:pPr>
        <w:pStyle w:val="BodyText"/>
        <w:spacing w:before="14"/>
        <w:rPr>
          <w:b/>
          <w:sz w:val="23"/>
        </w:rPr>
      </w:pPr>
    </w:p>
    <w:p w14:paraId="0A790F62" w14:textId="77777777" w:rsidR="00D46A21" w:rsidRDefault="000B705F">
      <w:pPr>
        <w:pStyle w:val="BodyText"/>
        <w:ind w:left="650" w:right="273" w:firstLine="1"/>
        <w:jc w:val="both"/>
      </w:pPr>
      <w:r>
        <w:rPr>
          <w:color w:val="2A262A"/>
        </w:rPr>
        <w:t>The</w:t>
      </w:r>
      <w:r>
        <w:rPr>
          <w:color w:val="2A262A"/>
          <w:spacing w:val="-15"/>
        </w:rPr>
        <w:t xml:space="preserve"> </w:t>
      </w:r>
      <w:r>
        <w:rPr>
          <w:color w:val="2A262A"/>
        </w:rPr>
        <w:t>Contractual</w:t>
      </w:r>
      <w:r>
        <w:rPr>
          <w:color w:val="2A262A"/>
          <w:spacing w:val="-15"/>
        </w:rPr>
        <w:t xml:space="preserve"> </w:t>
      </w:r>
      <w:r>
        <w:rPr>
          <w:color w:val="2A262A"/>
        </w:rPr>
        <w:t>Provisions</w:t>
      </w:r>
      <w:r>
        <w:rPr>
          <w:color w:val="2A262A"/>
          <w:spacing w:val="-15"/>
        </w:rPr>
        <w:t xml:space="preserve"> </w:t>
      </w:r>
      <w:r>
        <w:rPr>
          <w:color w:val="2A262A"/>
        </w:rPr>
        <w:t>Attachment</w:t>
      </w:r>
      <w:r>
        <w:rPr>
          <w:color w:val="2A262A"/>
          <w:spacing w:val="-15"/>
        </w:rPr>
        <w:t xml:space="preserve"> </w:t>
      </w:r>
      <w:r>
        <w:rPr>
          <w:color w:val="2A262A"/>
        </w:rPr>
        <w:t>(Form</w:t>
      </w:r>
      <w:r>
        <w:rPr>
          <w:color w:val="2A262A"/>
          <w:spacing w:val="-15"/>
        </w:rPr>
        <w:t xml:space="preserve"> </w:t>
      </w:r>
      <w:r>
        <w:rPr>
          <w:color w:val="2A262A"/>
        </w:rPr>
        <w:t>KSU-146a</w:t>
      </w:r>
      <w:r>
        <w:rPr>
          <w:color w:val="46414B"/>
        </w:rPr>
        <w:t>,</w:t>
      </w:r>
      <w:r>
        <w:rPr>
          <w:color w:val="46414B"/>
          <w:spacing w:val="-15"/>
        </w:rPr>
        <w:t xml:space="preserve"> </w:t>
      </w:r>
      <w:r>
        <w:rPr>
          <w:color w:val="2A262A"/>
        </w:rPr>
        <w:t>Rev.</w:t>
      </w:r>
      <w:r>
        <w:rPr>
          <w:color w:val="2A262A"/>
          <w:spacing w:val="-15"/>
        </w:rPr>
        <w:t xml:space="preserve"> </w:t>
      </w:r>
      <w:r>
        <w:rPr>
          <w:color w:val="2A262A"/>
        </w:rPr>
        <w:t>3-24)</w:t>
      </w:r>
      <w:r>
        <w:rPr>
          <w:color w:val="46414B"/>
        </w:rPr>
        <w:t>,</w:t>
      </w:r>
      <w:r>
        <w:rPr>
          <w:color w:val="46414B"/>
          <w:spacing w:val="-15"/>
        </w:rPr>
        <w:t xml:space="preserve"> </w:t>
      </w:r>
      <w:r>
        <w:rPr>
          <w:color w:val="2A262A"/>
        </w:rPr>
        <w:t>which</w:t>
      </w:r>
      <w:r>
        <w:rPr>
          <w:color w:val="2A262A"/>
          <w:spacing w:val="-15"/>
        </w:rPr>
        <w:t xml:space="preserve"> </w:t>
      </w:r>
      <w:r>
        <w:rPr>
          <w:color w:val="2A262A"/>
        </w:rPr>
        <w:t>is</w:t>
      </w:r>
      <w:r>
        <w:rPr>
          <w:color w:val="2A262A"/>
          <w:spacing w:val="-15"/>
        </w:rPr>
        <w:t xml:space="preserve"> </w:t>
      </w:r>
      <w:r>
        <w:rPr>
          <w:color w:val="2A262A"/>
        </w:rPr>
        <w:t>attached</w:t>
      </w:r>
      <w:r>
        <w:rPr>
          <w:color w:val="2A262A"/>
          <w:spacing w:val="-15"/>
        </w:rPr>
        <w:t xml:space="preserve"> </w:t>
      </w:r>
      <w:r>
        <w:rPr>
          <w:color w:val="2A262A"/>
        </w:rPr>
        <w:t>hereto</w:t>
      </w:r>
      <w:r>
        <w:rPr>
          <w:color w:val="2A262A"/>
          <w:spacing w:val="-15"/>
        </w:rPr>
        <w:t xml:space="preserve"> </w:t>
      </w:r>
      <w:r>
        <w:rPr>
          <w:color w:val="2A262A"/>
        </w:rPr>
        <w:t>as</w:t>
      </w:r>
      <w:r>
        <w:rPr>
          <w:color w:val="2A262A"/>
          <w:spacing w:val="-15"/>
        </w:rPr>
        <w:t xml:space="preserve"> </w:t>
      </w:r>
      <w:r>
        <w:rPr>
          <w:color w:val="2A262A"/>
        </w:rPr>
        <w:t>Appendix C</w:t>
      </w:r>
      <w:r>
        <w:rPr>
          <w:color w:val="46414B"/>
        </w:rPr>
        <w:t>,</w:t>
      </w:r>
      <w:r>
        <w:rPr>
          <w:color w:val="46414B"/>
          <w:spacing w:val="-15"/>
        </w:rPr>
        <w:t xml:space="preserve"> </w:t>
      </w:r>
      <w:r>
        <w:rPr>
          <w:color w:val="2A262A"/>
        </w:rPr>
        <w:t>is</w:t>
      </w:r>
      <w:r>
        <w:rPr>
          <w:color w:val="2A262A"/>
          <w:spacing w:val="-15"/>
        </w:rPr>
        <w:t xml:space="preserve"> </w:t>
      </w:r>
      <w:r>
        <w:rPr>
          <w:color w:val="2A262A"/>
        </w:rPr>
        <w:t>hereby</w:t>
      </w:r>
      <w:r>
        <w:rPr>
          <w:color w:val="2A262A"/>
          <w:spacing w:val="-7"/>
        </w:rPr>
        <w:t xml:space="preserve"> </w:t>
      </w:r>
      <w:r>
        <w:rPr>
          <w:color w:val="2A262A"/>
        </w:rPr>
        <w:t>incorporated in</w:t>
      </w:r>
      <w:r>
        <w:rPr>
          <w:color w:val="2A262A"/>
          <w:spacing w:val="-9"/>
        </w:rPr>
        <w:t xml:space="preserve"> </w:t>
      </w:r>
      <w:r>
        <w:rPr>
          <w:color w:val="2A262A"/>
        </w:rPr>
        <w:t>this</w:t>
      </w:r>
      <w:r>
        <w:rPr>
          <w:color w:val="2A262A"/>
          <w:spacing w:val="-8"/>
        </w:rPr>
        <w:t xml:space="preserve"> </w:t>
      </w:r>
      <w:r>
        <w:rPr>
          <w:color w:val="2A262A"/>
        </w:rPr>
        <w:t>CONSULTANT</w:t>
      </w:r>
      <w:r>
        <w:rPr>
          <w:color w:val="2A262A"/>
          <w:spacing w:val="25"/>
        </w:rPr>
        <w:t xml:space="preserve"> </w:t>
      </w:r>
      <w:r>
        <w:rPr>
          <w:color w:val="2A262A"/>
        </w:rPr>
        <w:t>AGREEMENT</w:t>
      </w:r>
      <w:r>
        <w:rPr>
          <w:color w:val="2A262A"/>
          <w:spacing w:val="15"/>
        </w:rPr>
        <w:t xml:space="preserve"> </w:t>
      </w:r>
      <w:r>
        <w:rPr>
          <w:color w:val="2A262A"/>
        </w:rPr>
        <w:t>and</w:t>
      </w:r>
      <w:r>
        <w:rPr>
          <w:color w:val="2A262A"/>
          <w:spacing w:val="-11"/>
        </w:rPr>
        <w:t xml:space="preserve"> </w:t>
      </w:r>
      <w:r>
        <w:rPr>
          <w:color w:val="2A262A"/>
        </w:rPr>
        <w:t>made</w:t>
      </w:r>
      <w:r>
        <w:rPr>
          <w:color w:val="2A262A"/>
          <w:spacing w:val="-8"/>
        </w:rPr>
        <w:t xml:space="preserve"> </w:t>
      </w:r>
      <w:r>
        <w:rPr>
          <w:color w:val="2A262A"/>
        </w:rPr>
        <w:t>a</w:t>
      </w:r>
      <w:r>
        <w:rPr>
          <w:color w:val="2A262A"/>
          <w:spacing w:val="-12"/>
        </w:rPr>
        <w:t xml:space="preserve"> </w:t>
      </w:r>
      <w:r>
        <w:rPr>
          <w:color w:val="2A262A"/>
        </w:rPr>
        <w:t>part</w:t>
      </w:r>
      <w:r>
        <w:rPr>
          <w:color w:val="2A262A"/>
          <w:spacing w:val="-4"/>
        </w:rPr>
        <w:t xml:space="preserve"> </w:t>
      </w:r>
      <w:r>
        <w:rPr>
          <w:color w:val="2A262A"/>
        </w:rPr>
        <w:t>thereof</w:t>
      </w:r>
      <w:r>
        <w:rPr>
          <w:color w:val="2A262A"/>
          <w:spacing w:val="-3"/>
        </w:rPr>
        <w:t xml:space="preserve"> </w:t>
      </w:r>
      <w:r>
        <w:rPr>
          <w:color w:val="2A262A"/>
        </w:rPr>
        <w:t>as</w:t>
      </w:r>
      <w:r>
        <w:rPr>
          <w:color w:val="2A262A"/>
          <w:spacing w:val="-8"/>
        </w:rPr>
        <w:t xml:space="preserve"> </w:t>
      </w:r>
      <w:r>
        <w:rPr>
          <w:color w:val="2A262A"/>
        </w:rPr>
        <w:t>a</w:t>
      </w:r>
      <w:r>
        <w:rPr>
          <w:color w:val="2A262A"/>
          <w:spacing w:val="-14"/>
        </w:rPr>
        <w:t xml:space="preserve"> </w:t>
      </w:r>
      <w:r>
        <w:rPr>
          <w:color w:val="2A262A"/>
        </w:rPr>
        <w:t>requirement of the State of Kansas.</w:t>
      </w:r>
    </w:p>
    <w:p w14:paraId="614FD939" w14:textId="77777777" w:rsidR="00D46A21" w:rsidRDefault="00D46A21">
      <w:pPr>
        <w:pStyle w:val="BodyText"/>
        <w:jc w:val="both"/>
        <w:sectPr w:rsidR="00D46A21">
          <w:pgSz w:w="12240" w:h="15840"/>
          <w:pgMar w:top="1060" w:right="720" w:bottom="280" w:left="360" w:header="720" w:footer="720" w:gutter="0"/>
          <w:cols w:space="720"/>
        </w:sectPr>
      </w:pPr>
    </w:p>
    <w:p w14:paraId="4F4D4981" w14:textId="77777777" w:rsidR="00D46A21" w:rsidRDefault="000B705F">
      <w:pPr>
        <w:spacing w:before="71"/>
        <w:ind w:left="630" w:right="250"/>
        <w:jc w:val="center"/>
        <w:rPr>
          <w:b/>
          <w:sz w:val="23"/>
        </w:rPr>
      </w:pPr>
      <w:r>
        <w:rPr>
          <w:b/>
          <w:color w:val="2A262A"/>
          <w:w w:val="105"/>
          <w:sz w:val="23"/>
          <w:u w:val="thick" w:color="2A262A"/>
        </w:rPr>
        <w:lastRenderedPageBreak/>
        <w:t>ARTICLE</w:t>
      </w:r>
      <w:r>
        <w:rPr>
          <w:b/>
          <w:color w:val="2A262A"/>
          <w:spacing w:val="-6"/>
          <w:w w:val="105"/>
          <w:sz w:val="23"/>
          <w:u w:val="thick" w:color="2A262A"/>
        </w:rPr>
        <w:t xml:space="preserve"> </w:t>
      </w:r>
      <w:r>
        <w:rPr>
          <w:b/>
          <w:color w:val="2A262A"/>
          <w:w w:val="105"/>
          <w:sz w:val="23"/>
          <w:u w:val="thick" w:color="2A262A"/>
        </w:rPr>
        <w:t>XI</w:t>
      </w:r>
      <w:r>
        <w:rPr>
          <w:b/>
          <w:color w:val="2A262A"/>
          <w:spacing w:val="-7"/>
          <w:w w:val="105"/>
          <w:sz w:val="23"/>
          <w:u w:val="thick" w:color="2A262A"/>
        </w:rPr>
        <w:t xml:space="preserve"> </w:t>
      </w:r>
      <w:r>
        <w:rPr>
          <w:b/>
          <w:color w:val="2A262A"/>
          <w:w w:val="105"/>
          <w:sz w:val="23"/>
          <w:u w:val="thick" w:color="2A262A"/>
        </w:rPr>
        <w:t>-ASSURANCES</w:t>
      </w:r>
      <w:r>
        <w:rPr>
          <w:b/>
          <w:color w:val="2A262A"/>
          <w:spacing w:val="19"/>
          <w:w w:val="105"/>
          <w:sz w:val="23"/>
          <w:u w:val="thick" w:color="2A262A"/>
        </w:rPr>
        <w:t xml:space="preserve"> </w:t>
      </w:r>
      <w:r>
        <w:rPr>
          <w:b/>
          <w:color w:val="2A262A"/>
          <w:w w:val="105"/>
          <w:sz w:val="23"/>
          <w:u w:val="thick" w:color="2A262A"/>
        </w:rPr>
        <w:t>AND</w:t>
      </w:r>
      <w:r>
        <w:rPr>
          <w:b/>
          <w:color w:val="2A262A"/>
          <w:spacing w:val="-8"/>
          <w:w w:val="105"/>
          <w:sz w:val="23"/>
          <w:u w:val="thick" w:color="2A262A"/>
        </w:rPr>
        <w:t xml:space="preserve"> </w:t>
      </w:r>
      <w:r>
        <w:rPr>
          <w:b/>
          <w:color w:val="2A262A"/>
          <w:spacing w:val="-2"/>
          <w:w w:val="105"/>
          <w:sz w:val="23"/>
          <w:u w:val="thick" w:color="2A262A"/>
        </w:rPr>
        <w:t>CERTIFICATIONS</w:t>
      </w:r>
    </w:p>
    <w:p w14:paraId="6309C5FC" w14:textId="77777777" w:rsidR="00D46A21" w:rsidRDefault="00D46A21">
      <w:pPr>
        <w:pStyle w:val="BodyText"/>
        <w:spacing w:before="2"/>
        <w:rPr>
          <w:b/>
        </w:rPr>
      </w:pPr>
    </w:p>
    <w:p w14:paraId="08FD3283" w14:textId="77777777" w:rsidR="00D46A21" w:rsidRDefault="000B705F">
      <w:pPr>
        <w:pStyle w:val="BodyText"/>
        <w:spacing w:before="1"/>
        <w:ind w:left="650"/>
        <w:jc w:val="both"/>
      </w:pPr>
      <w:r>
        <w:rPr>
          <w:color w:val="2A262A"/>
          <w:u w:val="thick" w:color="2A262A"/>
        </w:rPr>
        <w:t>Occupational</w:t>
      </w:r>
      <w:r>
        <w:rPr>
          <w:color w:val="2A262A"/>
          <w:spacing w:val="3"/>
          <w:u w:val="thick" w:color="2A262A"/>
        </w:rPr>
        <w:t xml:space="preserve"> </w:t>
      </w:r>
      <w:r>
        <w:rPr>
          <w:color w:val="2A262A"/>
          <w:u w:val="thick" w:color="2A262A"/>
        </w:rPr>
        <w:t>Health</w:t>
      </w:r>
      <w:r>
        <w:rPr>
          <w:color w:val="2A262A"/>
          <w:spacing w:val="-11"/>
          <w:u w:val="thick" w:color="2A262A"/>
        </w:rPr>
        <w:t xml:space="preserve"> </w:t>
      </w:r>
      <w:r>
        <w:rPr>
          <w:color w:val="2A262A"/>
          <w:u w:val="thick" w:color="2A262A"/>
        </w:rPr>
        <w:t>and</w:t>
      </w:r>
      <w:r>
        <w:rPr>
          <w:color w:val="2A262A"/>
          <w:spacing w:val="-11"/>
          <w:u w:val="thick" w:color="2A262A"/>
        </w:rPr>
        <w:t xml:space="preserve"> </w:t>
      </w:r>
      <w:r>
        <w:rPr>
          <w:color w:val="2A262A"/>
          <w:spacing w:val="-2"/>
          <w:u w:val="thick" w:color="2A262A"/>
        </w:rPr>
        <w:t>Safety</w:t>
      </w:r>
    </w:p>
    <w:p w14:paraId="74877685" w14:textId="77777777" w:rsidR="00D46A21" w:rsidRDefault="00D46A21">
      <w:pPr>
        <w:pStyle w:val="BodyText"/>
      </w:pPr>
    </w:p>
    <w:p w14:paraId="0BDACF98" w14:textId="77777777" w:rsidR="00D46A21" w:rsidRDefault="000B705F">
      <w:pPr>
        <w:pStyle w:val="BodyText"/>
        <w:ind w:left="647" w:right="263" w:firstLine="2"/>
        <w:jc w:val="both"/>
      </w:pPr>
      <w:r>
        <w:rPr>
          <w:color w:val="2A262A"/>
        </w:rPr>
        <w:t>CONSULTANT shall act responsibly in matters of occupational health and safety and shall take all necessary and appropriate safety measures in performing under this CONSULTANT AGREEMENT. CONSULTANT shall comply with all applicable federal</w:t>
      </w:r>
      <w:r>
        <w:rPr>
          <w:color w:val="46424B"/>
        </w:rPr>
        <w:t xml:space="preserve">, </w:t>
      </w:r>
      <w:r>
        <w:rPr>
          <w:color w:val="2A262A"/>
        </w:rPr>
        <w:t>state</w:t>
      </w:r>
      <w:r>
        <w:rPr>
          <w:color w:val="46424B"/>
        </w:rPr>
        <w:t xml:space="preserve">, </w:t>
      </w:r>
      <w:r>
        <w:rPr>
          <w:color w:val="2A262A"/>
        </w:rPr>
        <w:t>and local laws relating to occupational health and safety.</w:t>
      </w:r>
    </w:p>
    <w:p w14:paraId="645AB6AF" w14:textId="77777777" w:rsidR="00D46A21" w:rsidRDefault="00D46A21">
      <w:pPr>
        <w:pStyle w:val="BodyText"/>
        <w:spacing w:before="4"/>
      </w:pPr>
    </w:p>
    <w:p w14:paraId="071F47D2" w14:textId="77777777" w:rsidR="00D46A21" w:rsidRDefault="000B705F">
      <w:pPr>
        <w:pStyle w:val="BodyText"/>
        <w:ind w:left="650"/>
        <w:jc w:val="both"/>
      </w:pPr>
      <w:r>
        <w:rPr>
          <w:color w:val="2A262A"/>
          <w:u w:val="thick" w:color="2A262A"/>
        </w:rPr>
        <w:t>Debarment</w:t>
      </w:r>
      <w:r>
        <w:rPr>
          <w:color w:val="2A262A"/>
          <w:spacing w:val="4"/>
          <w:u w:val="thick" w:color="2A262A"/>
        </w:rPr>
        <w:t xml:space="preserve"> </w:t>
      </w:r>
      <w:r>
        <w:rPr>
          <w:color w:val="2A262A"/>
          <w:u w:val="thick" w:color="2A262A"/>
        </w:rPr>
        <w:t>and</w:t>
      </w:r>
      <w:r>
        <w:rPr>
          <w:color w:val="2A262A"/>
          <w:spacing w:val="-9"/>
          <w:u w:val="thick" w:color="2A262A"/>
        </w:rPr>
        <w:t xml:space="preserve"> </w:t>
      </w:r>
      <w:r>
        <w:rPr>
          <w:color w:val="2A262A"/>
          <w:u w:val="thick" w:color="2A262A"/>
        </w:rPr>
        <w:t>Suspension (2</w:t>
      </w:r>
      <w:r>
        <w:rPr>
          <w:color w:val="2A262A"/>
          <w:spacing w:val="-8"/>
          <w:u w:val="thick" w:color="2A262A"/>
        </w:rPr>
        <w:t xml:space="preserve"> </w:t>
      </w:r>
      <w:r>
        <w:rPr>
          <w:color w:val="2A262A"/>
          <w:u w:val="thick" w:color="2A262A"/>
        </w:rPr>
        <w:t>CFR</w:t>
      </w:r>
      <w:r>
        <w:rPr>
          <w:color w:val="2A262A"/>
          <w:spacing w:val="-9"/>
          <w:u w:val="thick" w:color="2A262A"/>
        </w:rPr>
        <w:t xml:space="preserve"> </w:t>
      </w:r>
      <w:r>
        <w:rPr>
          <w:color w:val="2A262A"/>
          <w:u w:val="thick" w:color="2A262A"/>
        </w:rPr>
        <w:t>200.213</w:t>
      </w:r>
      <w:r>
        <w:rPr>
          <w:color w:val="2A262A"/>
          <w:spacing w:val="-4"/>
          <w:u w:val="thick" w:color="2A262A"/>
        </w:rPr>
        <w:t xml:space="preserve"> </w:t>
      </w:r>
      <w:r>
        <w:rPr>
          <w:color w:val="2A262A"/>
          <w:u w:val="thick" w:color="2A262A"/>
        </w:rPr>
        <w:t>and</w:t>
      </w:r>
      <w:r>
        <w:rPr>
          <w:color w:val="2A262A"/>
          <w:spacing w:val="-10"/>
          <w:u w:val="thick" w:color="2A262A"/>
        </w:rPr>
        <w:t xml:space="preserve"> </w:t>
      </w:r>
      <w:r>
        <w:rPr>
          <w:color w:val="2A262A"/>
          <w:u w:val="thick" w:color="2A262A"/>
        </w:rPr>
        <w:t>2</w:t>
      </w:r>
      <w:r>
        <w:rPr>
          <w:color w:val="2A262A"/>
          <w:spacing w:val="-9"/>
          <w:u w:val="thick" w:color="2A262A"/>
        </w:rPr>
        <w:t xml:space="preserve"> </w:t>
      </w:r>
      <w:r>
        <w:rPr>
          <w:color w:val="2A262A"/>
          <w:u w:val="thick" w:color="2A262A"/>
        </w:rPr>
        <w:t>CFR</w:t>
      </w:r>
      <w:r>
        <w:rPr>
          <w:color w:val="2A262A"/>
          <w:spacing w:val="-8"/>
          <w:u w:val="thick" w:color="2A262A"/>
        </w:rPr>
        <w:t xml:space="preserve"> </w:t>
      </w:r>
      <w:r>
        <w:rPr>
          <w:color w:val="2A262A"/>
          <w:spacing w:val="-4"/>
          <w:u w:val="thick" w:color="2A262A"/>
        </w:rPr>
        <w:t>180)</w:t>
      </w:r>
    </w:p>
    <w:p w14:paraId="5612FA83" w14:textId="77777777" w:rsidR="00D46A21" w:rsidRDefault="00D46A21">
      <w:pPr>
        <w:pStyle w:val="BodyText"/>
        <w:spacing w:before="1"/>
      </w:pPr>
    </w:p>
    <w:p w14:paraId="31214869" w14:textId="77777777" w:rsidR="00D46A21" w:rsidRDefault="000B705F">
      <w:pPr>
        <w:pStyle w:val="BodyText"/>
        <w:ind w:left="650" w:right="269" w:hanging="2"/>
        <w:jc w:val="both"/>
      </w:pPr>
      <w:r>
        <w:rPr>
          <w:color w:val="2A262A"/>
        </w:rPr>
        <w:t>In</w:t>
      </w:r>
      <w:r>
        <w:rPr>
          <w:color w:val="2A262A"/>
          <w:spacing w:val="-7"/>
        </w:rPr>
        <w:t xml:space="preserve"> </w:t>
      </w:r>
      <w:r>
        <w:rPr>
          <w:color w:val="2A262A"/>
        </w:rPr>
        <w:t>accepting this CONSULTANT AGREEMENT</w:t>
      </w:r>
      <w:r>
        <w:rPr>
          <w:color w:val="46424B"/>
        </w:rPr>
        <w:t xml:space="preserve">, </w:t>
      </w:r>
      <w:r>
        <w:rPr>
          <w:color w:val="2A262A"/>
        </w:rPr>
        <w:t>CONSUL</w:t>
      </w:r>
      <w:r>
        <w:rPr>
          <w:color w:val="2A262A"/>
          <w:spacing w:val="-15"/>
        </w:rPr>
        <w:t xml:space="preserve"> </w:t>
      </w:r>
      <w:r>
        <w:rPr>
          <w:color w:val="2A262A"/>
        </w:rPr>
        <w:t>TANT certifies that they are not presently debarred</w:t>
      </w:r>
      <w:r>
        <w:rPr>
          <w:color w:val="46424B"/>
        </w:rPr>
        <w:t>,</w:t>
      </w:r>
      <w:r>
        <w:rPr>
          <w:color w:val="46424B"/>
          <w:spacing w:val="-15"/>
        </w:rPr>
        <w:t xml:space="preserve"> </w:t>
      </w:r>
      <w:r>
        <w:rPr>
          <w:color w:val="2A262A"/>
        </w:rPr>
        <w:t>suspended</w:t>
      </w:r>
      <w:r>
        <w:rPr>
          <w:color w:val="46424B"/>
        </w:rPr>
        <w:t>,</w:t>
      </w:r>
      <w:r>
        <w:rPr>
          <w:color w:val="46424B"/>
          <w:spacing w:val="-15"/>
        </w:rPr>
        <w:t xml:space="preserve"> </w:t>
      </w:r>
      <w:r>
        <w:rPr>
          <w:color w:val="2A262A"/>
        </w:rPr>
        <w:t>proposed</w:t>
      </w:r>
      <w:r>
        <w:rPr>
          <w:color w:val="2A262A"/>
          <w:spacing w:val="-15"/>
        </w:rPr>
        <w:t xml:space="preserve"> </w:t>
      </w:r>
      <w:r>
        <w:rPr>
          <w:color w:val="2A262A"/>
        </w:rPr>
        <w:t>for</w:t>
      </w:r>
      <w:r>
        <w:rPr>
          <w:color w:val="2A262A"/>
          <w:spacing w:val="-15"/>
        </w:rPr>
        <w:t xml:space="preserve"> </w:t>
      </w:r>
      <w:r>
        <w:rPr>
          <w:color w:val="2A262A"/>
        </w:rPr>
        <w:t>debarment</w:t>
      </w:r>
      <w:r>
        <w:rPr>
          <w:color w:val="46424B"/>
        </w:rPr>
        <w:t>,</w:t>
      </w:r>
      <w:r>
        <w:rPr>
          <w:color w:val="46424B"/>
          <w:spacing w:val="-15"/>
        </w:rPr>
        <w:t xml:space="preserve"> </w:t>
      </w:r>
      <w:r>
        <w:rPr>
          <w:color w:val="2A262A"/>
        </w:rPr>
        <w:t>declared</w:t>
      </w:r>
      <w:r>
        <w:rPr>
          <w:color w:val="2A262A"/>
          <w:spacing w:val="-15"/>
        </w:rPr>
        <w:t xml:space="preserve"> </w:t>
      </w:r>
      <w:r>
        <w:rPr>
          <w:color w:val="2A262A"/>
        </w:rPr>
        <w:t>ineligible</w:t>
      </w:r>
      <w:r>
        <w:rPr>
          <w:color w:val="2A262A"/>
          <w:spacing w:val="-15"/>
        </w:rPr>
        <w:t xml:space="preserve"> </w:t>
      </w:r>
      <w:r>
        <w:rPr>
          <w:color w:val="2A262A"/>
        </w:rPr>
        <w:t>or</w:t>
      </w:r>
      <w:r>
        <w:rPr>
          <w:color w:val="2A262A"/>
          <w:spacing w:val="-15"/>
        </w:rPr>
        <w:t xml:space="preserve"> </w:t>
      </w:r>
      <w:r>
        <w:rPr>
          <w:color w:val="2A262A"/>
        </w:rPr>
        <w:t>voluntarily</w:t>
      </w:r>
      <w:r>
        <w:rPr>
          <w:color w:val="2A262A"/>
          <w:spacing w:val="-15"/>
        </w:rPr>
        <w:t xml:space="preserve"> </w:t>
      </w:r>
      <w:r>
        <w:rPr>
          <w:color w:val="2A262A"/>
        </w:rPr>
        <w:t>excluded</w:t>
      </w:r>
      <w:r>
        <w:rPr>
          <w:color w:val="2A262A"/>
          <w:spacing w:val="-15"/>
        </w:rPr>
        <w:t xml:space="preserve"> </w:t>
      </w:r>
      <w:r>
        <w:rPr>
          <w:color w:val="2A262A"/>
        </w:rPr>
        <w:t>from</w:t>
      </w:r>
      <w:r>
        <w:rPr>
          <w:color w:val="2A262A"/>
          <w:spacing w:val="-15"/>
        </w:rPr>
        <w:t xml:space="preserve"> </w:t>
      </w:r>
      <w:r>
        <w:rPr>
          <w:color w:val="2A262A"/>
        </w:rPr>
        <w:t>participation in</w:t>
      </w:r>
      <w:r>
        <w:rPr>
          <w:color w:val="2A262A"/>
          <w:spacing w:val="-4"/>
        </w:rPr>
        <w:t xml:space="preserve"> </w:t>
      </w:r>
      <w:r>
        <w:rPr>
          <w:color w:val="2A262A"/>
        </w:rPr>
        <w:t>this</w:t>
      </w:r>
      <w:r>
        <w:rPr>
          <w:color w:val="2A262A"/>
          <w:spacing w:val="-1"/>
        </w:rPr>
        <w:t xml:space="preserve"> </w:t>
      </w:r>
      <w:r>
        <w:rPr>
          <w:color w:val="2A262A"/>
        </w:rPr>
        <w:t>transaction by</w:t>
      </w:r>
      <w:r>
        <w:rPr>
          <w:color w:val="2A262A"/>
          <w:spacing w:val="-8"/>
        </w:rPr>
        <w:t xml:space="preserve"> </w:t>
      </w:r>
      <w:r>
        <w:rPr>
          <w:color w:val="2A262A"/>
        </w:rPr>
        <w:t>any federal department or</w:t>
      </w:r>
      <w:r>
        <w:rPr>
          <w:color w:val="2A262A"/>
          <w:spacing w:val="-7"/>
        </w:rPr>
        <w:t xml:space="preserve"> </w:t>
      </w:r>
      <w:r>
        <w:rPr>
          <w:color w:val="2A262A"/>
        </w:rPr>
        <w:t>agency</w:t>
      </w:r>
      <w:r>
        <w:rPr>
          <w:color w:val="46424B"/>
        </w:rPr>
        <w:t>,</w:t>
      </w:r>
      <w:r>
        <w:rPr>
          <w:color w:val="46424B"/>
          <w:spacing w:val="-12"/>
        </w:rPr>
        <w:t xml:space="preserve"> </w:t>
      </w:r>
      <w:r>
        <w:rPr>
          <w:color w:val="2A262A"/>
        </w:rPr>
        <w:t>in</w:t>
      </w:r>
      <w:r>
        <w:rPr>
          <w:color w:val="2A262A"/>
          <w:spacing w:val="-5"/>
        </w:rPr>
        <w:t xml:space="preserve"> </w:t>
      </w:r>
      <w:r>
        <w:rPr>
          <w:color w:val="2A262A"/>
        </w:rPr>
        <w:t>accordance with</w:t>
      </w:r>
      <w:r>
        <w:rPr>
          <w:color w:val="2A262A"/>
          <w:spacing w:val="-3"/>
        </w:rPr>
        <w:t xml:space="preserve"> </w:t>
      </w:r>
      <w:r>
        <w:rPr>
          <w:color w:val="2A262A"/>
        </w:rPr>
        <w:t>2</w:t>
      </w:r>
      <w:r>
        <w:rPr>
          <w:color w:val="2A262A"/>
          <w:spacing w:val="-7"/>
        </w:rPr>
        <w:t xml:space="preserve"> </w:t>
      </w:r>
      <w:r>
        <w:rPr>
          <w:color w:val="2A262A"/>
        </w:rPr>
        <w:t>CR</w:t>
      </w:r>
      <w:r>
        <w:rPr>
          <w:color w:val="2A262A"/>
          <w:spacing w:val="-3"/>
        </w:rPr>
        <w:t xml:space="preserve"> </w:t>
      </w:r>
      <w:r>
        <w:rPr>
          <w:color w:val="2A262A"/>
        </w:rPr>
        <w:t>200.213 and</w:t>
      </w:r>
      <w:r>
        <w:rPr>
          <w:color w:val="2A262A"/>
          <w:spacing w:val="-4"/>
        </w:rPr>
        <w:t xml:space="preserve"> </w:t>
      </w:r>
      <w:r>
        <w:rPr>
          <w:color w:val="2A262A"/>
        </w:rPr>
        <w:t>2</w:t>
      </w:r>
      <w:r>
        <w:rPr>
          <w:color w:val="2A262A"/>
          <w:spacing w:val="-3"/>
        </w:rPr>
        <w:t xml:space="preserve"> </w:t>
      </w:r>
      <w:r>
        <w:rPr>
          <w:color w:val="2A262A"/>
        </w:rPr>
        <w:t>CFR</w:t>
      </w:r>
      <w:r>
        <w:rPr>
          <w:color w:val="2A262A"/>
          <w:spacing w:val="-2"/>
        </w:rPr>
        <w:t xml:space="preserve"> </w:t>
      </w:r>
      <w:r>
        <w:rPr>
          <w:color w:val="2A262A"/>
        </w:rPr>
        <w:t>180. Any</w:t>
      </w:r>
      <w:r>
        <w:rPr>
          <w:color w:val="2A262A"/>
          <w:spacing w:val="-2"/>
        </w:rPr>
        <w:t xml:space="preserve"> </w:t>
      </w:r>
      <w:r>
        <w:rPr>
          <w:color w:val="2A262A"/>
        </w:rPr>
        <w:t>change in the</w:t>
      </w:r>
      <w:r>
        <w:rPr>
          <w:color w:val="2A262A"/>
          <w:spacing w:val="-5"/>
        </w:rPr>
        <w:t xml:space="preserve"> </w:t>
      </w:r>
      <w:r>
        <w:rPr>
          <w:color w:val="2A262A"/>
        </w:rPr>
        <w:t>debarred or</w:t>
      </w:r>
      <w:r>
        <w:rPr>
          <w:color w:val="2A262A"/>
          <w:spacing w:val="-6"/>
        </w:rPr>
        <w:t xml:space="preserve"> </w:t>
      </w:r>
      <w:r>
        <w:rPr>
          <w:color w:val="2A262A"/>
        </w:rPr>
        <w:t>suspended status of</w:t>
      </w:r>
      <w:r>
        <w:rPr>
          <w:color w:val="2A262A"/>
          <w:spacing w:val="-3"/>
        </w:rPr>
        <w:t xml:space="preserve"> </w:t>
      </w:r>
      <w:r>
        <w:rPr>
          <w:color w:val="2A262A"/>
        </w:rPr>
        <w:t>CONSULTANT during the</w:t>
      </w:r>
      <w:r>
        <w:rPr>
          <w:color w:val="2A262A"/>
          <w:spacing w:val="-4"/>
        </w:rPr>
        <w:t xml:space="preserve"> </w:t>
      </w:r>
      <w:r>
        <w:rPr>
          <w:color w:val="2A262A"/>
        </w:rPr>
        <w:t>life</w:t>
      </w:r>
      <w:r>
        <w:rPr>
          <w:color w:val="2A262A"/>
          <w:spacing w:val="-4"/>
        </w:rPr>
        <w:t xml:space="preserve"> </w:t>
      </w:r>
      <w:r>
        <w:rPr>
          <w:color w:val="2A262A"/>
        </w:rPr>
        <w:t>of</w:t>
      </w:r>
      <w:r>
        <w:rPr>
          <w:color w:val="2A262A"/>
          <w:spacing w:val="-5"/>
        </w:rPr>
        <w:t xml:space="preserve"> </w:t>
      </w:r>
      <w:r>
        <w:rPr>
          <w:color w:val="2A262A"/>
        </w:rPr>
        <w:t>this</w:t>
      </w:r>
      <w:r>
        <w:rPr>
          <w:color w:val="2A262A"/>
          <w:spacing w:val="-2"/>
        </w:rPr>
        <w:t xml:space="preserve"> </w:t>
      </w:r>
      <w:r>
        <w:rPr>
          <w:color w:val="2A262A"/>
        </w:rPr>
        <w:t>agreement must be reported immediately to UNIVERSITY.</w:t>
      </w:r>
    </w:p>
    <w:p w14:paraId="64E3AF4C" w14:textId="77777777" w:rsidR="00D46A21" w:rsidRDefault="00D46A21">
      <w:pPr>
        <w:pStyle w:val="BodyText"/>
        <w:spacing w:before="23"/>
        <w:rPr>
          <w:sz w:val="23"/>
        </w:rPr>
      </w:pPr>
    </w:p>
    <w:p w14:paraId="0DC8D792" w14:textId="77777777" w:rsidR="00D46A21" w:rsidRDefault="000B705F">
      <w:pPr>
        <w:ind w:left="600" w:right="250"/>
        <w:jc w:val="center"/>
        <w:rPr>
          <w:b/>
          <w:sz w:val="23"/>
        </w:rPr>
      </w:pPr>
      <w:r>
        <w:rPr>
          <w:b/>
          <w:color w:val="2A262A"/>
          <w:w w:val="105"/>
          <w:sz w:val="23"/>
          <w:u w:val="thick" w:color="2A262A"/>
        </w:rPr>
        <w:t>ARTICLE</w:t>
      </w:r>
      <w:r>
        <w:rPr>
          <w:b/>
          <w:color w:val="2A262A"/>
          <w:spacing w:val="5"/>
          <w:w w:val="105"/>
          <w:sz w:val="23"/>
          <w:u w:val="thick" w:color="2A262A"/>
        </w:rPr>
        <w:t xml:space="preserve"> </w:t>
      </w:r>
      <w:r>
        <w:rPr>
          <w:b/>
          <w:color w:val="2A262A"/>
          <w:w w:val="105"/>
          <w:sz w:val="23"/>
          <w:u w:val="thick" w:color="2A262A"/>
        </w:rPr>
        <w:t>XII</w:t>
      </w:r>
      <w:r>
        <w:rPr>
          <w:b/>
          <w:color w:val="2A262A"/>
          <w:spacing w:val="-15"/>
          <w:w w:val="105"/>
          <w:sz w:val="23"/>
          <w:u w:val="thick" w:color="2A262A"/>
        </w:rPr>
        <w:t xml:space="preserve"> </w:t>
      </w:r>
      <w:r>
        <w:rPr>
          <w:color w:val="2A262A"/>
          <w:w w:val="105"/>
          <w:sz w:val="23"/>
          <w:u w:val="thick" w:color="2A262A"/>
        </w:rPr>
        <w:t>-</w:t>
      </w:r>
      <w:r>
        <w:rPr>
          <w:color w:val="2A262A"/>
          <w:spacing w:val="-6"/>
          <w:w w:val="105"/>
          <w:sz w:val="23"/>
          <w:u w:val="thick" w:color="2A262A"/>
        </w:rPr>
        <w:t xml:space="preserve"> </w:t>
      </w:r>
      <w:r>
        <w:rPr>
          <w:b/>
          <w:color w:val="2A262A"/>
          <w:spacing w:val="-2"/>
          <w:w w:val="105"/>
          <w:sz w:val="23"/>
          <w:u w:val="thick" w:color="2A262A"/>
        </w:rPr>
        <w:t>LIABILITY</w:t>
      </w:r>
    </w:p>
    <w:p w14:paraId="6D02B129" w14:textId="77777777" w:rsidR="00D46A21" w:rsidRDefault="00D46A21">
      <w:pPr>
        <w:pStyle w:val="BodyText"/>
        <w:spacing w:before="17"/>
        <w:rPr>
          <w:b/>
          <w:sz w:val="23"/>
        </w:rPr>
      </w:pPr>
    </w:p>
    <w:p w14:paraId="1B5369C8" w14:textId="77777777" w:rsidR="00D46A21" w:rsidRDefault="000B705F">
      <w:pPr>
        <w:pStyle w:val="BodyText"/>
        <w:spacing w:line="237" w:lineRule="auto"/>
        <w:ind w:left="537" w:right="261"/>
        <w:jc w:val="center"/>
      </w:pPr>
      <w:r>
        <w:rPr>
          <w:color w:val="2A262A"/>
        </w:rPr>
        <w:t>Each</w:t>
      </w:r>
      <w:r>
        <w:rPr>
          <w:color w:val="2A262A"/>
          <w:spacing w:val="-9"/>
        </w:rPr>
        <w:t xml:space="preserve"> </w:t>
      </w:r>
      <w:r>
        <w:rPr>
          <w:color w:val="2A262A"/>
        </w:rPr>
        <w:t>party</w:t>
      </w:r>
      <w:r>
        <w:rPr>
          <w:color w:val="2A262A"/>
          <w:spacing w:val="-4"/>
        </w:rPr>
        <w:t xml:space="preserve"> </w:t>
      </w:r>
      <w:r>
        <w:rPr>
          <w:color w:val="2A262A"/>
        </w:rPr>
        <w:t>to</w:t>
      </w:r>
      <w:r>
        <w:rPr>
          <w:color w:val="2A262A"/>
          <w:spacing w:val="-5"/>
        </w:rPr>
        <w:t xml:space="preserve"> </w:t>
      </w:r>
      <w:r>
        <w:rPr>
          <w:color w:val="2A262A"/>
        </w:rPr>
        <w:t>this</w:t>
      </w:r>
      <w:r>
        <w:rPr>
          <w:color w:val="2A262A"/>
          <w:spacing w:val="-9"/>
        </w:rPr>
        <w:t xml:space="preserve"> </w:t>
      </w:r>
      <w:r>
        <w:rPr>
          <w:color w:val="2A262A"/>
        </w:rPr>
        <w:t>CONSULT</w:t>
      </w:r>
      <w:r>
        <w:rPr>
          <w:color w:val="2A262A"/>
          <w:spacing w:val="-38"/>
        </w:rPr>
        <w:t xml:space="preserve"> </w:t>
      </w:r>
      <w:r>
        <w:rPr>
          <w:color w:val="2A262A"/>
        </w:rPr>
        <w:t>ANT</w:t>
      </w:r>
      <w:r>
        <w:rPr>
          <w:color w:val="2A262A"/>
          <w:spacing w:val="-5"/>
        </w:rPr>
        <w:t xml:space="preserve"> </w:t>
      </w:r>
      <w:r>
        <w:rPr>
          <w:color w:val="2A262A"/>
        </w:rPr>
        <w:t>AGREEMENT shall</w:t>
      </w:r>
      <w:r>
        <w:rPr>
          <w:color w:val="2A262A"/>
          <w:spacing w:val="-1"/>
        </w:rPr>
        <w:t xml:space="preserve"> </w:t>
      </w:r>
      <w:r>
        <w:rPr>
          <w:color w:val="2A262A"/>
        </w:rPr>
        <w:t>be</w:t>
      </w:r>
      <w:r>
        <w:rPr>
          <w:color w:val="2A262A"/>
          <w:spacing w:val="-14"/>
        </w:rPr>
        <w:t xml:space="preserve"> </w:t>
      </w:r>
      <w:r>
        <w:rPr>
          <w:color w:val="2A262A"/>
        </w:rPr>
        <w:t>responsible for</w:t>
      </w:r>
      <w:r>
        <w:rPr>
          <w:color w:val="2A262A"/>
          <w:spacing w:val="-7"/>
        </w:rPr>
        <w:t xml:space="preserve"> </w:t>
      </w:r>
      <w:r>
        <w:rPr>
          <w:color w:val="2A262A"/>
        </w:rPr>
        <w:t>its</w:t>
      </w:r>
      <w:r>
        <w:rPr>
          <w:color w:val="2A262A"/>
          <w:spacing w:val="-8"/>
        </w:rPr>
        <w:t xml:space="preserve"> </w:t>
      </w:r>
      <w:r>
        <w:rPr>
          <w:color w:val="2A262A"/>
        </w:rPr>
        <w:t>negligent acts</w:t>
      </w:r>
      <w:r>
        <w:rPr>
          <w:color w:val="2A262A"/>
          <w:spacing w:val="-7"/>
        </w:rPr>
        <w:t xml:space="preserve"> </w:t>
      </w:r>
      <w:r>
        <w:rPr>
          <w:color w:val="2A262A"/>
        </w:rPr>
        <w:t>or</w:t>
      </w:r>
      <w:r>
        <w:rPr>
          <w:color w:val="2A262A"/>
          <w:spacing w:val="-9"/>
        </w:rPr>
        <w:t xml:space="preserve"> </w:t>
      </w:r>
      <w:r>
        <w:rPr>
          <w:color w:val="2A262A"/>
        </w:rPr>
        <w:t>omissions and the</w:t>
      </w:r>
      <w:r>
        <w:rPr>
          <w:color w:val="2A262A"/>
          <w:spacing w:val="-6"/>
        </w:rPr>
        <w:t xml:space="preserve"> </w:t>
      </w:r>
      <w:r>
        <w:rPr>
          <w:color w:val="2A262A"/>
        </w:rPr>
        <w:t>negligent acts or omissions of its</w:t>
      </w:r>
      <w:r>
        <w:rPr>
          <w:color w:val="2A262A"/>
          <w:spacing w:val="-2"/>
        </w:rPr>
        <w:t xml:space="preserve"> </w:t>
      </w:r>
      <w:r>
        <w:rPr>
          <w:color w:val="2A262A"/>
        </w:rPr>
        <w:t>employees</w:t>
      </w:r>
      <w:r>
        <w:rPr>
          <w:color w:val="46424B"/>
        </w:rPr>
        <w:t>,</w:t>
      </w:r>
      <w:r>
        <w:rPr>
          <w:color w:val="46424B"/>
          <w:spacing w:val="-12"/>
        </w:rPr>
        <w:t xml:space="preserve"> </w:t>
      </w:r>
      <w:r>
        <w:rPr>
          <w:color w:val="2A262A"/>
        </w:rPr>
        <w:t>officers</w:t>
      </w:r>
      <w:r>
        <w:rPr>
          <w:color w:val="46424B"/>
        </w:rPr>
        <w:t>,</w:t>
      </w:r>
      <w:r>
        <w:rPr>
          <w:color w:val="46424B"/>
          <w:spacing w:val="-12"/>
        </w:rPr>
        <w:t xml:space="preserve"> </w:t>
      </w:r>
      <w:r>
        <w:rPr>
          <w:color w:val="2A262A"/>
        </w:rPr>
        <w:t>or directors</w:t>
      </w:r>
      <w:r>
        <w:rPr>
          <w:color w:val="46424B"/>
        </w:rPr>
        <w:t>,</w:t>
      </w:r>
      <w:r>
        <w:rPr>
          <w:color w:val="46424B"/>
          <w:spacing w:val="-5"/>
        </w:rPr>
        <w:t xml:space="preserve"> </w:t>
      </w:r>
      <w:r>
        <w:rPr>
          <w:color w:val="2A262A"/>
        </w:rPr>
        <w:t>to the extent allowed by law."</w:t>
      </w:r>
    </w:p>
    <w:p w14:paraId="6A0DE91B" w14:textId="77777777" w:rsidR="00D46A21" w:rsidRDefault="00D46A21">
      <w:pPr>
        <w:pStyle w:val="BodyText"/>
        <w:spacing w:before="22"/>
        <w:rPr>
          <w:sz w:val="23"/>
        </w:rPr>
      </w:pPr>
    </w:p>
    <w:p w14:paraId="32B4ADA4" w14:textId="77777777" w:rsidR="00D46A21" w:rsidRDefault="000B705F">
      <w:pPr>
        <w:spacing w:before="1"/>
        <w:ind w:left="602" w:right="250"/>
        <w:jc w:val="center"/>
        <w:rPr>
          <w:b/>
          <w:sz w:val="23"/>
        </w:rPr>
      </w:pPr>
      <w:r>
        <w:rPr>
          <w:b/>
          <w:color w:val="2A262A"/>
          <w:w w:val="105"/>
          <w:sz w:val="23"/>
          <w:u w:val="thick" w:color="2A262A"/>
        </w:rPr>
        <w:t>ARTICLE</w:t>
      </w:r>
      <w:r>
        <w:rPr>
          <w:b/>
          <w:color w:val="2A262A"/>
          <w:spacing w:val="-3"/>
          <w:w w:val="105"/>
          <w:sz w:val="23"/>
          <w:u w:val="thick" w:color="2A262A"/>
        </w:rPr>
        <w:t xml:space="preserve"> </w:t>
      </w:r>
      <w:r>
        <w:rPr>
          <w:b/>
          <w:color w:val="2A262A"/>
          <w:w w:val="105"/>
          <w:sz w:val="23"/>
          <w:u w:val="thick" w:color="2A262A"/>
        </w:rPr>
        <w:t>XIII</w:t>
      </w:r>
      <w:r>
        <w:rPr>
          <w:b/>
          <w:color w:val="2A262A"/>
          <w:spacing w:val="-15"/>
          <w:w w:val="105"/>
          <w:sz w:val="23"/>
          <w:u w:val="thick" w:color="2A262A"/>
        </w:rPr>
        <w:t xml:space="preserve"> </w:t>
      </w:r>
      <w:r>
        <w:rPr>
          <w:color w:val="2A262A"/>
          <w:w w:val="105"/>
          <w:sz w:val="23"/>
          <w:u w:val="thick" w:color="2A262A"/>
        </w:rPr>
        <w:t>-</w:t>
      </w:r>
      <w:r>
        <w:rPr>
          <w:color w:val="2A262A"/>
          <w:spacing w:val="31"/>
          <w:w w:val="105"/>
          <w:sz w:val="23"/>
          <w:u w:val="thick" w:color="2A262A"/>
        </w:rPr>
        <w:t xml:space="preserve"> </w:t>
      </w:r>
      <w:r>
        <w:rPr>
          <w:b/>
          <w:color w:val="2A262A"/>
          <w:spacing w:val="-2"/>
          <w:w w:val="105"/>
          <w:sz w:val="23"/>
          <w:u w:val="thick" w:color="2A262A"/>
        </w:rPr>
        <w:t>TERMINATION</w:t>
      </w:r>
    </w:p>
    <w:p w14:paraId="58763795" w14:textId="77777777" w:rsidR="00D46A21" w:rsidRDefault="00D46A21">
      <w:pPr>
        <w:pStyle w:val="BodyText"/>
        <w:spacing w:before="14"/>
        <w:rPr>
          <w:b/>
          <w:sz w:val="23"/>
        </w:rPr>
      </w:pPr>
    </w:p>
    <w:p w14:paraId="4A3F2226" w14:textId="77777777" w:rsidR="00D46A21" w:rsidRDefault="000B705F">
      <w:pPr>
        <w:pStyle w:val="BodyText"/>
        <w:ind w:left="648" w:right="260" w:firstLine="1"/>
        <w:jc w:val="both"/>
      </w:pPr>
      <w:r>
        <w:rPr>
          <w:color w:val="2A262A"/>
        </w:rPr>
        <w:t>Either party may terminate this CONSULTANT</w:t>
      </w:r>
      <w:r>
        <w:rPr>
          <w:color w:val="2A262A"/>
          <w:spacing w:val="-1"/>
        </w:rPr>
        <w:t xml:space="preserve"> </w:t>
      </w:r>
      <w:r>
        <w:rPr>
          <w:color w:val="2A262A"/>
        </w:rPr>
        <w:t>AGREEMENT provided the</w:t>
      </w:r>
      <w:r>
        <w:rPr>
          <w:color w:val="2A262A"/>
          <w:spacing w:val="-3"/>
        </w:rPr>
        <w:t xml:space="preserve"> </w:t>
      </w:r>
      <w:r>
        <w:rPr>
          <w:color w:val="2A262A"/>
        </w:rPr>
        <w:t>other</w:t>
      </w:r>
      <w:r>
        <w:rPr>
          <w:color w:val="2A262A"/>
          <w:spacing w:val="-1"/>
        </w:rPr>
        <w:t xml:space="preserve"> </w:t>
      </w:r>
      <w:r>
        <w:rPr>
          <w:color w:val="2A262A"/>
        </w:rPr>
        <w:t>party receives written notification specifying the terminating party's intent</w:t>
      </w:r>
      <w:r>
        <w:rPr>
          <w:color w:val="46424B"/>
        </w:rPr>
        <w:t>,</w:t>
      </w:r>
      <w:r>
        <w:rPr>
          <w:color w:val="46424B"/>
          <w:spacing w:val="-6"/>
        </w:rPr>
        <w:t xml:space="preserve"> </w:t>
      </w:r>
      <w:r>
        <w:rPr>
          <w:color w:val="2A262A"/>
        </w:rPr>
        <w:t>thirty (30) days prior to the termination date.</w:t>
      </w:r>
      <w:r>
        <w:rPr>
          <w:color w:val="2A262A"/>
          <w:spacing w:val="40"/>
        </w:rPr>
        <w:t xml:space="preserve"> </w:t>
      </w:r>
      <w:r>
        <w:rPr>
          <w:color w:val="2A262A"/>
        </w:rPr>
        <w:t>In the event of</w:t>
      </w:r>
      <w:r>
        <w:rPr>
          <w:color w:val="2A262A"/>
          <w:spacing w:val="-4"/>
        </w:rPr>
        <w:t xml:space="preserve"> </w:t>
      </w:r>
      <w:r>
        <w:rPr>
          <w:color w:val="2A262A"/>
        </w:rPr>
        <w:t>early termination of this CONSULTANT</w:t>
      </w:r>
      <w:r>
        <w:rPr>
          <w:color w:val="2A262A"/>
          <w:spacing w:val="30"/>
        </w:rPr>
        <w:t xml:space="preserve"> </w:t>
      </w:r>
      <w:r>
        <w:rPr>
          <w:color w:val="2A262A"/>
        </w:rPr>
        <w:t>AGREEMENT</w:t>
      </w:r>
      <w:r>
        <w:rPr>
          <w:color w:val="46424B"/>
        </w:rPr>
        <w:t>,</w:t>
      </w:r>
      <w:r>
        <w:rPr>
          <w:color w:val="46424B"/>
          <w:spacing w:val="-11"/>
        </w:rPr>
        <w:t xml:space="preserve"> </w:t>
      </w:r>
      <w:r>
        <w:rPr>
          <w:color w:val="2A262A"/>
        </w:rPr>
        <w:t>UNIVERSITY shall pay for costs and noncancelable commitments incurred through the date of termination.</w:t>
      </w:r>
      <w:r>
        <w:rPr>
          <w:color w:val="2A262A"/>
          <w:spacing w:val="40"/>
        </w:rPr>
        <w:t xml:space="preserve"> </w:t>
      </w:r>
      <w:r>
        <w:rPr>
          <w:color w:val="2A262A"/>
        </w:rPr>
        <w:t>Reimbursement for incurred costs and obligations will not exceed the total estimated consideration and payment as</w:t>
      </w:r>
      <w:r>
        <w:rPr>
          <w:color w:val="2A262A"/>
          <w:spacing w:val="-2"/>
        </w:rPr>
        <w:t xml:space="preserve"> </w:t>
      </w:r>
      <w:r>
        <w:rPr>
          <w:color w:val="2A262A"/>
        </w:rPr>
        <w:t>shown in Article V.</w:t>
      </w:r>
    </w:p>
    <w:p w14:paraId="730DEF88" w14:textId="77777777" w:rsidR="00D46A21" w:rsidRDefault="00D46A21">
      <w:pPr>
        <w:pStyle w:val="BodyText"/>
        <w:spacing w:before="23"/>
        <w:rPr>
          <w:sz w:val="23"/>
        </w:rPr>
      </w:pPr>
    </w:p>
    <w:p w14:paraId="78AB2B8A" w14:textId="77777777" w:rsidR="00D46A21" w:rsidRDefault="000B705F">
      <w:pPr>
        <w:ind w:left="594" w:right="250"/>
        <w:jc w:val="center"/>
        <w:rPr>
          <w:b/>
          <w:sz w:val="23"/>
        </w:rPr>
      </w:pPr>
      <w:r>
        <w:rPr>
          <w:b/>
          <w:color w:val="2A262A"/>
          <w:w w:val="105"/>
          <w:sz w:val="23"/>
          <w:u w:val="thick" w:color="2A262A"/>
        </w:rPr>
        <w:t>ARTICLE</w:t>
      </w:r>
      <w:r>
        <w:rPr>
          <w:b/>
          <w:color w:val="2A262A"/>
          <w:spacing w:val="-4"/>
          <w:w w:val="105"/>
          <w:sz w:val="23"/>
          <w:u w:val="thick" w:color="2A262A"/>
        </w:rPr>
        <w:t xml:space="preserve"> </w:t>
      </w:r>
      <w:r>
        <w:rPr>
          <w:b/>
          <w:color w:val="2A262A"/>
          <w:w w:val="105"/>
          <w:sz w:val="23"/>
          <w:u w:val="thick" w:color="2A262A"/>
        </w:rPr>
        <w:t>XIV</w:t>
      </w:r>
      <w:r>
        <w:rPr>
          <w:b/>
          <w:color w:val="2A262A"/>
          <w:spacing w:val="-15"/>
          <w:w w:val="105"/>
          <w:sz w:val="23"/>
          <w:u w:val="thick" w:color="2A262A"/>
        </w:rPr>
        <w:t xml:space="preserve"> </w:t>
      </w:r>
      <w:r>
        <w:rPr>
          <w:color w:val="2A262A"/>
          <w:w w:val="105"/>
          <w:sz w:val="23"/>
          <w:u w:val="thick" w:color="2A262A"/>
        </w:rPr>
        <w:t>-</w:t>
      </w:r>
      <w:r>
        <w:rPr>
          <w:color w:val="2A262A"/>
          <w:spacing w:val="32"/>
          <w:w w:val="105"/>
          <w:sz w:val="23"/>
          <w:u w:val="thick" w:color="2A262A"/>
        </w:rPr>
        <w:t xml:space="preserve"> </w:t>
      </w:r>
      <w:r>
        <w:rPr>
          <w:b/>
          <w:color w:val="2A262A"/>
          <w:spacing w:val="-2"/>
          <w:w w:val="105"/>
          <w:sz w:val="23"/>
          <w:u w:val="thick" w:color="2A262A"/>
        </w:rPr>
        <w:t>MODIFICATION</w:t>
      </w:r>
    </w:p>
    <w:p w14:paraId="59B24624" w14:textId="77777777" w:rsidR="00D46A21" w:rsidRDefault="00D46A21">
      <w:pPr>
        <w:pStyle w:val="BodyText"/>
        <w:spacing w:before="14"/>
        <w:rPr>
          <w:b/>
          <w:sz w:val="23"/>
        </w:rPr>
      </w:pPr>
    </w:p>
    <w:p w14:paraId="2739BA68" w14:textId="77777777" w:rsidR="00D46A21" w:rsidRDefault="000B705F">
      <w:pPr>
        <w:pStyle w:val="BodyText"/>
        <w:ind w:left="647" w:right="269" w:firstLine="4"/>
        <w:jc w:val="both"/>
      </w:pPr>
      <w:r>
        <w:rPr>
          <w:color w:val="2A262A"/>
        </w:rPr>
        <w:t>This</w:t>
      </w:r>
      <w:r>
        <w:rPr>
          <w:color w:val="2A262A"/>
          <w:spacing w:val="-15"/>
        </w:rPr>
        <w:t xml:space="preserve"> </w:t>
      </w:r>
      <w:r>
        <w:rPr>
          <w:color w:val="2A262A"/>
        </w:rPr>
        <w:t>document</w:t>
      </w:r>
      <w:r>
        <w:rPr>
          <w:color w:val="2A262A"/>
          <w:spacing w:val="-15"/>
        </w:rPr>
        <w:t xml:space="preserve"> </w:t>
      </w:r>
      <w:r>
        <w:rPr>
          <w:color w:val="2A262A"/>
        </w:rPr>
        <w:t>and</w:t>
      </w:r>
      <w:r>
        <w:rPr>
          <w:color w:val="2A262A"/>
          <w:spacing w:val="-15"/>
        </w:rPr>
        <w:t xml:space="preserve"> </w:t>
      </w:r>
      <w:r>
        <w:rPr>
          <w:color w:val="2A262A"/>
        </w:rPr>
        <w:t>its</w:t>
      </w:r>
      <w:r>
        <w:rPr>
          <w:color w:val="2A262A"/>
          <w:spacing w:val="-15"/>
        </w:rPr>
        <w:t xml:space="preserve"> </w:t>
      </w:r>
      <w:r>
        <w:rPr>
          <w:color w:val="2A262A"/>
        </w:rPr>
        <w:t>Appendices</w:t>
      </w:r>
      <w:r>
        <w:rPr>
          <w:color w:val="2A262A"/>
          <w:spacing w:val="-11"/>
        </w:rPr>
        <w:t xml:space="preserve"> </w:t>
      </w:r>
      <w:r>
        <w:rPr>
          <w:color w:val="2A262A"/>
        </w:rPr>
        <w:t>constitute</w:t>
      </w:r>
      <w:r>
        <w:rPr>
          <w:color w:val="2A262A"/>
          <w:spacing w:val="-6"/>
        </w:rPr>
        <w:t xml:space="preserve"> </w:t>
      </w:r>
      <w:r>
        <w:rPr>
          <w:color w:val="2A262A"/>
        </w:rPr>
        <w:t>the</w:t>
      </w:r>
      <w:r>
        <w:rPr>
          <w:color w:val="2A262A"/>
          <w:spacing w:val="-15"/>
        </w:rPr>
        <w:t xml:space="preserve"> </w:t>
      </w:r>
      <w:r>
        <w:rPr>
          <w:color w:val="2A262A"/>
        </w:rPr>
        <w:t>entire</w:t>
      </w:r>
      <w:r>
        <w:rPr>
          <w:color w:val="2A262A"/>
          <w:spacing w:val="-13"/>
        </w:rPr>
        <w:t xml:space="preserve"> </w:t>
      </w:r>
      <w:r>
        <w:rPr>
          <w:color w:val="2A262A"/>
        </w:rPr>
        <w:t>agreement between</w:t>
      </w:r>
      <w:r>
        <w:rPr>
          <w:color w:val="2A262A"/>
          <w:spacing w:val="-3"/>
        </w:rPr>
        <w:t xml:space="preserve"> </w:t>
      </w:r>
      <w:r>
        <w:rPr>
          <w:color w:val="2A262A"/>
        </w:rPr>
        <w:t>the</w:t>
      </w:r>
      <w:r>
        <w:rPr>
          <w:color w:val="2A262A"/>
          <w:spacing w:val="-15"/>
        </w:rPr>
        <w:t xml:space="preserve"> </w:t>
      </w:r>
      <w:r>
        <w:rPr>
          <w:color w:val="2A262A"/>
        </w:rPr>
        <w:t>parties</w:t>
      </w:r>
      <w:r>
        <w:rPr>
          <w:color w:val="2A262A"/>
          <w:spacing w:val="-11"/>
        </w:rPr>
        <w:t xml:space="preserve"> </w:t>
      </w:r>
      <w:r>
        <w:rPr>
          <w:color w:val="2A262A"/>
        </w:rPr>
        <w:t>relative</w:t>
      </w:r>
      <w:r>
        <w:rPr>
          <w:color w:val="2A262A"/>
          <w:spacing w:val="-8"/>
        </w:rPr>
        <w:t xml:space="preserve"> </w:t>
      </w:r>
      <w:r>
        <w:rPr>
          <w:color w:val="2A262A"/>
        </w:rPr>
        <w:t>to</w:t>
      </w:r>
      <w:r>
        <w:rPr>
          <w:color w:val="2A262A"/>
          <w:spacing w:val="-13"/>
        </w:rPr>
        <w:t xml:space="preserve"> </w:t>
      </w:r>
      <w:r>
        <w:rPr>
          <w:color w:val="2A262A"/>
        </w:rPr>
        <w:t>the</w:t>
      </w:r>
      <w:r>
        <w:rPr>
          <w:color w:val="2A262A"/>
          <w:spacing w:val="-15"/>
        </w:rPr>
        <w:t xml:space="preserve"> </w:t>
      </w:r>
      <w:r>
        <w:rPr>
          <w:color w:val="2A262A"/>
        </w:rPr>
        <w:t>subject matter.</w:t>
      </w:r>
      <w:r>
        <w:rPr>
          <w:color w:val="2A262A"/>
          <w:spacing w:val="40"/>
        </w:rPr>
        <w:t xml:space="preserve"> </w:t>
      </w:r>
      <w:r>
        <w:rPr>
          <w:color w:val="2A262A"/>
        </w:rPr>
        <w:t>Any change to the terms of this agreement shall be</w:t>
      </w:r>
      <w:r>
        <w:rPr>
          <w:color w:val="2A262A"/>
          <w:spacing w:val="-2"/>
        </w:rPr>
        <w:t xml:space="preserve"> </w:t>
      </w:r>
      <w:r>
        <w:rPr>
          <w:color w:val="2A262A"/>
        </w:rPr>
        <w:t>valid when the change is</w:t>
      </w:r>
      <w:r>
        <w:rPr>
          <w:color w:val="2A262A"/>
          <w:spacing w:val="-1"/>
        </w:rPr>
        <w:t xml:space="preserve"> </w:t>
      </w:r>
      <w:r>
        <w:rPr>
          <w:color w:val="2A262A"/>
        </w:rPr>
        <w:t>made in writing and approved by the authorized representatives</w:t>
      </w:r>
      <w:r>
        <w:rPr>
          <w:color w:val="2A262A"/>
          <w:spacing w:val="-3"/>
        </w:rPr>
        <w:t xml:space="preserve"> </w:t>
      </w:r>
      <w:r>
        <w:rPr>
          <w:color w:val="2A262A"/>
        </w:rPr>
        <w:t>of the parties hereto.</w:t>
      </w:r>
    </w:p>
    <w:p w14:paraId="6CB0EDC3" w14:textId="77777777" w:rsidR="00D46A21" w:rsidRDefault="00D46A21">
      <w:pPr>
        <w:pStyle w:val="BodyText"/>
        <w:spacing w:before="22"/>
        <w:rPr>
          <w:sz w:val="23"/>
        </w:rPr>
      </w:pPr>
    </w:p>
    <w:p w14:paraId="5A9E44B4" w14:textId="77777777" w:rsidR="00D46A21" w:rsidRDefault="000B705F">
      <w:pPr>
        <w:spacing w:before="1"/>
        <w:ind w:left="592" w:right="250"/>
        <w:jc w:val="center"/>
        <w:rPr>
          <w:b/>
          <w:sz w:val="23"/>
        </w:rPr>
      </w:pPr>
      <w:r>
        <w:rPr>
          <w:b/>
          <w:color w:val="2A262A"/>
          <w:w w:val="105"/>
          <w:sz w:val="23"/>
          <w:u w:val="thick" w:color="2A262A"/>
        </w:rPr>
        <w:t>ARTICLE</w:t>
      </w:r>
      <w:r>
        <w:rPr>
          <w:b/>
          <w:color w:val="2A262A"/>
          <w:spacing w:val="-6"/>
          <w:w w:val="105"/>
          <w:sz w:val="23"/>
          <w:u w:val="thick" w:color="2A262A"/>
        </w:rPr>
        <w:t xml:space="preserve"> </w:t>
      </w:r>
      <w:r>
        <w:rPr>
          <w:b/>
          <w:color w:val="2A262A"/>
          <w:w w:val="105"/>
          <w:sz w:val="23"/>
          <w:u w:val="thick" w:color="2A262A"/>
        </w:rPr>
        <w:t>XV</w:t>
      </w:r>
      <w:r>
        <w:rPr>
          <w:b/>
          <w:color w:val="2A262A"/>
          <w:spacing w:val="-15"/>
          <w:w w:val="105"/>
          <w:sz w:val="23"/>
          <w:u w:val="thick" w:color="2A262A"/>
        </w:rPr>
        <w:t xml:space="preserve"> </w:t>
      </w:r>
      <w:r>
        <w:rPr>
          <w:color w:val="2A262A"/>
          <w:w w:val="105"/>
          <w:sz w:val="23"/>
          <w:u w:val="thick" w:color="2A262A"/>
        </w:rPr>
        <w:t>-</w:t>
      </w:r>
      <w:r>
        <w:rPr>
          <w:color w:val="2A262A"/>
          <w:spacing w:val="33"/>
          <w:w w:val="105"/>
          <w:sz w:val="23"/>
          <w:u w:val="thick" w:color="2A262A"/>
        </w:rPr>
        <w:t xml:space="preserve"> </w:t>
      </w:r>
      <w:r>
        <w:rPr>
          <w:b/>
          <w:color w:val="2A262A"/>
          <w:spacing w:val="-2"/>
          <w:w w:val="105"/>
          <w:sz w:val="23"/>
          <w:u w:val="thick" w:color="2A262A"/>
        </w:rPr>
        <w:t>COUNTERPARTS</w:t>
      </w:r>
    </w:p>
    <w:p w14:paraId="04BE98C4" w14:textId="77777777" w:rsidR="00D46A21" w:rsidRDefault="00D46A21">
      <w:pPr>
        <w:pStyle w:val="BodyText"/>
        <w:spacing w:before="14"/>
        <w:rPr>
          <w:b/>
          <w:sz w:val="23"/>
        </w:rPr>
      </w:pPr>
    </w:p>
    <w:p w14:paraId="1EF755D8" w14:textId="77777777" w:rsidR="00D46A21" w:rsidRDefault="000B705F">
      <w:pPr>
        <w:pStyle w:val="BodyText"/>
        <w:ind w:left="647" w:right="263" w:firstLine="4"/>
        <w:jc w:val="both"/>
      </w:pPr>
      <w:r>
        <w:rPr>
          <w:color w:val="2A262A"/>
        </w:rPr>
        <w:t>This CONSULTANT AGREEMENT may be executed in one or more counterparts.</w:t>
      </w:r>
      <w:r>
        <w:rPr>
          <w:color w:val="2A262A"/>
          <w:spacing w:val="40"/>
        </w:rPr>
        <w:t xml:space="preserve"> </w:t>
      </w:r>
      <w:r>
        <w:rPr>
          <w:color w:val="2A262A"/>
        </w:rPr>
        <w:t>Delivery of an executed counterpart of this CONSUL</w:t>
      </w:r>
      <w:r>
        <w:rPr>
          <w:color w:val="2A262A"/>
          <w:spacing w:val="-15"/>
        </w:rPr>
        <w:t xml:space="preserve"> </w:t>
      </w:r>
      <w:r>
        <w:rPr>
          <w:color w:val="2A262A"/>
        </w:rPr>
        <w:t>TANT AGREEMENT by facsimile or a .pdf data file or other scanned executed counterpart by email shall be equally as effective as delivery of a manually executed counterpart of this CONSULTANT AGREEMENT.</w:t>
      </w:r>
      <w:r>
        <w:rPr>
          <w:color w:val="2A262A"/>
          <w:spacing w:val="40"/>
        </w:rPr>
        <w:t xml:space="preserve"> </w:t>
      </w:r>
      <w:r>
        <w:rPr>
          <w:color w:val="2A262A"/>
        </w:rPr>
        <w:t>Each duplicate and counterpart shall be equally admissible in</w:t>
      </w:r>
      <w:r>
        <w:rPr>
          <w:color w:val="2A262A"/>
          <w:spacing w:val="-4"/>
        </w:rPr>
        <w:t xml:space="preserve"> </w:t>
      </w:r>
      <w:r>
        <w:rPr>
          <w:color w:val="2A262A"/>
        </w:rPr>
        <w:t>evidence</w:t>
      </w:r>
      <w:r>
        <w:rPr>
          <w:color w:val="46424B"/>
        </w:rPr>
        <w:t>,</w:t>
      </w:r>
      <w:r>
        <w:rPr>
          <w:color w:val="46424B"/>
          <w:spacing w:val="-15"/>
        </w:rPr>
        <w:t xml:space="preserve"> </w:t>
      </w:r>
      <w:r>
        <w:rPr>
          <w:color w:val="2A262A"/>
        </w:rPr>
        <w:t>and each</w:t>
      </w:r>
      <w:r>
        <w:rPr>
          <w:color w:val="2A262A"/>
          <w:spacing w:val="-4"/>
        </w:rPr>
        <w:t xml:space="preserve"> </w:t>
      </w:r>
      <w:r>
        <w:rPr>
          <w:color w:val="2A262A"/>
        </w:rPr>
        <w:t>shall</w:t>
      </w:r>
      <w:r>
        <w:rPr>
          <w:color w:val="2A262A"/>
          <w:spacing w:val="-2"/>
        </w:rPr>
        <w:t xml:space="preserve"> </w:t>
      </w:r>
      <w:r>
        <w:rPr>
          <w:color w:val="2A262A"/>
        </w:rPr>
        <w:t>fully bind each party who executed it.</w:t>
      </w:r>
      <w:r>
        <w:rPr>
          <w:color w:val="2A262A"/>
          <w:spacing w:val="40"/>
        </w:rPr>
        <w:t xml:space="preserve"> </w:t>
      </w:r>
      <w:r>
        <w:rPr>
          <w:color w:val="2A262A"/>
        </w:rPr>
        <w:t>The parties to</w:t>
      </w:r>
      <w:r>
        <w:rPr>
          <w:color w:val="2A262A"/>
          <w:spacing w:val="-1"/>
        </w:rPr>
        <w:t xml:space="preserve"> </w:t>
      </w:r>
      <w:r>
        <w:rPr>
          <w:color w:val="2A262A"/>
        </w:rPr>
        <w:t>this document agree that a copy of the original signature (including an electronic copy) may be used for any and all purposes for which the original signature may be used.</w:t>
      </w:r>
      <w:r>
        <w:rPr>
          <w:color w:val="2A262A"/>
          <w:spacing w:val="40"/>
        </w:rPr>
        <w:t xml:space="preserve"> </w:t>
      </w:r>
      <w:r>
        <w:rPr>
          <w:color w:val="2A262A"/>
        </w:rPr>
        <w:t>The parties agree they will have no rights to challenge the use or</w:t>
      </w:r>
      <w:r>
        <w:rPr>
          <w:color w:val="2A262A"/>
          <w:spacing w:val="-3"/>
        </w:rPr>
        <w:t xml:space="preserve"> </w:t>
      </w:r>
      <w:r>
        <w:rPr>
          <w:color w:val="2A262A"/>
        </w:rPr>
        <w:t>authenticity of this document based solely on the</w:t>
      </w:r>
      <w:r>
        <w:rPr>
          <w:color w:val="2A262A"/>
          <w:spacing w:val="-1"/>
        </w:rPr>
        <w:t xml:space="preserve"> </w:t>
      </w:r>
      <w:r>
        <w:rPr>
          <w:color w:val="2A262A"/>
        </w:rPr>
        <w:t>absence of an</w:t>
      </w:r>
      <w:r>
        <w:rPr>
          <w:color w:val="2A262A"/>
          <w:spacing w:val="-1"/>
        </w:rPr>
        <w:t xml:space="preserve"> </w:t>
      </w:r>
      <w:r>
        <w:rPr>
          <w:color w:val="2A262A"/>
        </w:rPr>
        <w:t>original signature.</w:t>
      </w:r>
    </w:p>
    <w:p w14:paraId="11A5139E" w14:textId="77777777" w:rsidR="00D46A21" w:rsidRDefault="00D46A21">
      <w:pPr>
        <w:pStyle w:val="BodyText"/>
        <w:jc w:val="both"/>
        <w:sectPr w:rsidR="00D46A21">
          <w:pgSz w:w="12240" w:h="15840"/>
          <w:pgMar w:top="1060" w:right="720" w:bottom="280" w:left="360" w:header="720" w:footer="720" w:gutter="0"/>
          <w:cols w:space="720"/>
        </w:sectPr>
      </w:pPr>
    </w:p>
    <w:p w14:paraId="23A2F39C" w14:textId="77777777" w:rsidR="00AA6731" w:rsidRDefault="00AA6731">
      <w:pPr>
        <w:spacing w:before="71" w:line="252" w:lineRule="auto"/>
        <w:ind w:left="647"/>
        <w:rPr>
          <w:ins w:id="9" w:author="Morgan Wills" w:date="2026-10-01T09:47:00Z"/>
          <w:color w:val="2A262A"/>
          <w:w w:val="105"/>
          <w:sz w:val="23"/>
        </w:rPr>
      </w:pPr>
    </w:p>
    <w:p w14:paraId="683B49F0" w14:textId="77777777" w:rsidR="00AA6731" w:rsidRDefault="00AA6731">
      <w:pPr>
        <w:spacing w:before="71" w:line="252" w:lineRule="auto"/>
        <w:ind w:left="647"/>
        <w:rPr>
          <w:ins w:id="10" w:author="Morgan Wills" w:date="2026-10-01T09:47:00Z"/>
          <w:color w:val="2A262A"/>
          <w:w w:val="105"/>
          <w:sz w:val="23"/>
        </w:rPr>
      </w:pPr>
    </w:p>
    <w:p w14:paraId="526B60B9" w14:textId="77777777" w:rsidR="00AA6731" w:rsidRDefault="00AA6731">
      <w:pPr>
        <w:spacing w:before="71" w:line="252" w:lineRule="auto"/>
        <w:ind w:left="647"/>
        <w:rPr>
          <w:ins w:id="11" w:author="Morgan Wills" w:date="2026-10-01T09:47:00Z"/>
          <w:color w:val="2A262A"/>
          <w:w w:val="105"/>
          <w:sz w:val="23"/>
        </w:rPr>
      </w:pPr>
    </w:p>
    <w:p w14:paraId="1E197F03" w14:textId="77777777" w:rsidR="00AA6731" w:rsidRDefault="00AA6731">
      <w:pPr>
        <w:spacing w:before="71" w:line="252" w:lineRule="auto"/>
        <w:ind w:left="647"/>
        <w:rPr>
          <w:ins w:id="12" w:author="Morgan Wills" w:date="2026-10-01T09:47:00Z"/>
          <w:color w:val="2A262A"/>
          <w:w w:val="105"/>
          <w:sz w:val="23"/>
        </w:rPr>
      </w:pPr>
    </w:p>
    <w:p w14:paraId="1AAAF673" w14:textId="77777777" w:rsidR="00AA6731" w:rsidRDefault="00AA6731">
      <w:pPr>
        <w:spacing w:before="71" w:line="252" w:lineRule="auto"/>
        <w:ind w:left="647"/>
        <w:rPr>
          <w:ins w:id="13" w:author="Morgan Wills" w:date="2026-10-01T09:47:00Z"/>
          <w:color w:val="2A262A"/>
          <w:w w:val="105"/>
          <w:sz w:val="23"/>
        </w:rPr>
      </w:pPr>
    </w:p>
    <w:p w14:paraId="04EE4734" w14:textId="6CDD0418" w:rsidR="00D46A21" w:rsidDel="00AA6731" w:rsidRDefault="000B705F">
      <w:pPr>
        <w:spacing w:before="71" w:line="252" w:lineRule="auto"/>
        <w:ind w:left="647"/>
        <w:rPr>
          <w:del w:id="14" w:author="Morgan Wills" w:date="2026-10-01T09:47:00Z"/>
          <w:sz w:val="23"/>
        </w:rPr>
      </w:pPr>
      <w:r>
        <w:rPr>
          <w:color w:val="2A262A"/>
          <w:w w:val="105"/>
          <w:sz w:val="23"/>
        </w:rPr>
        <w:t>In</w:t>
      </w:r>
      <w:r>
        <w:rPr>
          <w:color w:val="2A262A"/>
          <w:spacing w:val="-16"/>
          <w:w w:val="105"/>
          <w:sz w:val="23"/>
        </w:rPr>
        <w:t xml:space="preserve"> </w:t>
      </w:r>
      <w:r>
        <w:rPr>
          <w:color w:val="2A262A"/>
          <w:w w:val="105"/>
          <w:sz w:val="23"/>
        </w:rPr>
        <w:t>Witness</w:t>
      </w:r>
      <w:r>
        <w:rPr>
          <w:color w:val="2A262A"/>
          <w:spacing w:val="-2"/>
          <w:w w:val="105"/>
          <w:sz w:val="23"/>
        </w:rPr>
        <w:t xml:space="preserve"> </w:t>
      </w:r>
      <w:r>
        <w:rPr>
          <w:color w:val="2A262A"/>
          <w:w w:val="105"/>
          <w:sz w:val="23"/>
        </w:rPr>
        <w:t>Whereof</w:t>
      </w:r>
      <w:r>
        <w:rPr>
          <w:color w:val="493D44"/>
          <w:w w:val="105"/>
          <w:sz w:val="23"/>
        </w:rPr>
        <w:t>,</w:t>
      </w:r>
      <w:r>
        <w:rPr>
          <w:color w:val="493D44"/>
          <w:spacing w:val="-16"/>
          <w:w w:val="105"/>
          <w:sz w:val="23"/>
        </w:rPr>
        <w:t xml:space="preserve"> </w:t>
      </w:r>
      <w:r>
        <w:rPr>
          <w:color w:val="2A262A"/>
          <w:w w:val="105"/>
          <w:sz w:val="23"/>
        </w:rPr>
        <w:t>the</w:t>
      </w:r>
      <w:r>
        <w:rPr>
          <w:color w:val="2A262A"/>
          <w:spacing w:val="-6"/>
          <w:w w:val="105"/>
          <w:sz w:val="23"/>
        </w:rPr>
        <w:t xml:space="preserve"> </w:t>
      </w:r>
      <w:r>
        <w:rPr>
          <w:color w:val="2A262A"/>
          <w:w w:val="105"/>
          <w:sz w:val="23"/>
        </w:rPr>
        <w:t>parties</w:t>
      </w:r>
      <w:r>
        <w:rPr>
          <w:color w:val="2A262A"/>
          <w:spacing w:val="-3"/>
          <w:w w:val="105"/>
          <w:sz w:val="23"/>
        </w:rPr>
        <w:t xml:space="preserve"> </w:t>
      </w:r>
      <w:r>
        <w:rPr>
          <w:color w:val="2A262A"/>
          <w:w w:val="105"/>
          <w:sz w:val="23"/>
        </w:rPr>
        <w:t>hereto</w:t>
      </w:r>
      <w:r>
        <w:rPr>
          <w:color w:val="2A262A"/>
          <w:spacing w:val="-3"/>
          <w:w w:val="105"/>
          <w:sz w:val="23"/>
        </w:rPr>
        <w:t xml:space="preserve"> </w:t>
      </w:r>
      <w:r>
        <w:rPr>
          <w:color w:val="2A262A"/>
          <w:w w:val="105"/>
          <w:sz w:val="23"/>
        </w:rPr>
        <w:t>have</w:t>
      </w:r>
      <w:r>
        <w:rPr>
          <w:color w:val="2A262A"/>
          <w:spacing w:val="-8"/>
          <w:w w:val="105"/>
          <w:sz w:val="23"/>
        </w:rPr>
        <w:t xml:space="preserve"> </w:t>
      </w:r>
      <w:r>
        <w:rPr>
          <w:color w:val="2A262A"/>
          <w:w w:val="105"/>
          <w:sz w:val="23"/>
        </w:rPr>
        <w:t>executed this</w:t>
      </w:r>
      <w:r>
        <w:rPr>
          <w:color w:val="2A262A"/>
          <w:spacing w:val="-7"/>
          <w:w w:val="105"/>
          <w:sz w:val="23"/>
        </w:rPr>
        <w:t xml:space="preserve"> </w:t>
      </w:r>
      <w:r>
        <w:rPr>
          <w:color w:val="2A262A"/>
          <w:w w:val="105"/>
          <w:sz w:val="23"/>
        </w:rPr>
        <w:t>agreement</w:t>
      </w:r>
      <w:r>
        <w:rPr>
          <w:color w:val="2A262A"/>
          <w:spacing w:val="10"/>
          <w:w w:val="105"/>
          <w:sz w:val="23"/>
        </w:rPr>
        <w:t xml:space="preserve"> </w:t>
      </w:r>
      <w:r>
        <w:rPr>
          <w:color w:val="2A262A"/>
          <w:w w:val="105"/>
          <w:sz w:val="23"/>
        </w:rPr>
        <w:t>as</w:t>
      </w:r>
      <w:r>
        <w:rPr>
          <w:color w:val="2A262A"/>
          <w:spacing w:val="-15"/>
          <w:w w:val="105"/>
          <w:sz w:val="23"/>
        </w:rPr>
        <w:t xml:space="preserve"> </w:t>
      </w:r>
      <w:r>
        <w:rPr>
          <w:color w:val="2A262A"/>
          <w:w w:val="105"/>
          <w:sz w:val="23"/>
        </w:rPr>
        <w:t>of</w:t>
      </w:r>
      <w:r>
        <w:rPr>
          <w:color w:val="2A262A"/>
          <w:spacing w:val="-14"/>
          <w:w w:val="105"/>
          <w:sz w:val="23"/>
        </w:rPr>
        <w:t xml:space="preserve"> </w:t>
      </w:r>
      <w:r>
        <w:rPr>
          <w:color w:val="2A262A"/>
          <w:w w:val="105"/>
          <w:sz w:val="23"/>
        </w:rPr>
        <w:t>the</w:t>
      </w:r>
      <w:r>
        <w:rPr>
          <w:color w:val="2A262A"/>
          <w:spacing w:val="-11"/>
          <w:w w:val="105"/>
          <w:sz w:val="23"/>
        </w:rPr>
        <w:t xml:space="preserve"> </w:t>
      </w:r>
      <w:r>
        <w:rPr>
          <w:color w:val="2A262A"/>
          <w:w w:val="105"/>
          <w:sz w:val="23"/>
        </w:rPr>
        <w:t>date</w:t>
      </w:r>
      <w:r>
        <w:rPr>
          <w:color w:val="2A262A"/>
          <w:spacing w:val="-6"/>
          <w:w w:val="105"/>
          <w:sz w:val="23"/>
        </w:rPr>
        <w:t xml:space="preserve"> </w:t>
      </w:r>
      <w:r>
        <w:rPr>
          <w:color w:val="2A262A"/>
          <w:w w:val="105"/>
          <w:sz w:val="23"/>
        </w:rPr>
        <w:t>and</w:t>
      </w:r>
      <w:r>
        <w:rPr>
          <w:color w:val="2A262A"/>
          <w:spacing w:val="-10"/>
          <w:w w:val="105"/>
          <w:sz w:val="23"/>
        </w:rPr>
        <w:t xml:space="preserve"> </w:t>
      </w:r>
      <w:r>
        <w:rPr>
          <w:color w:val="2A262A"/>
          <w:w w:val="105"/>
          <w:sz w:val="23"/>
        </w:rPr>
        <w:t>year</w:t>
      </w:r>
      <w:r>
        <w:rPr>
          <w:color w:val="2A262A"/>
          <w:spacing w:val="-7"/>
          <w:w w:val="105"/>
          <w:sz w:val="23"/>
        </w:rPr>
        <w:t xml:space="preserve"> </w:t>
      </w:r>
      <w:r>
        <w:rPr>
          <w:color w:val="2A262A"/>
          <w:w w:val="105"/>
          <w:sz w:val="23"/>
        </w:rPr>
        <w:t>of</w:t>
      </w:r>
      <w:r>
        <w:rPr>
          <w:color w:val="2A262A"/>
          <w:spacing w:val="-14"/>
          <w:w w:val="105"/>
          <w:sz w:val="23"/>
        </w:rPr>
        <w:t xml:space="preserve"> </w:t>
      </w:r>
      <w:r>
        <w:rPr>
          <w:color w:val="2A262A"/>
          <w:w w:val="105"/>
          <w:sz w:val="23"/>
        </w:rPr>
        <w:t>the</w:t>
      </w:r>
      <w:r>
        <w:rPr>
          <w:color w:val="2A262A"/>
          <w:spacing w:val="-10"/>
          <w:w w:val="105"/>
          <w:sz w:val="23"/>
        </w:rPr>
        <w:t xml:space="preserve"> </w:t>
      </w:r>
      <w:r>
        <w:rPr>
          <w:color w:val="2A262A"/>
          <w:w w:val="105"/>
          <w:sz w:val="23"/>
        </w:rPr>
        <w:t>last signature below.</w:t>
      </w:r>
    </w:p>
    <w:p w14:paraId="442E4F36" w14:textId="75F302E1" w:rsidR="00D46A21" w:rsidDel="00AA6731" w:rsidRDefault="00D46A21">
      <w:pPr>
        <w:spacing w:before="71" w:line="252" w:lineRule="auto"/>
        <w:ind w:left="647"/>
        <w:rPr>
          <w:del w:id="15" w:author="Morgan Wills" w:date="2026-10-01T09:47:00Z"/>
          <w:sz w:val="23"/>
        </w:rPr>
        <w:pPrChange w:id="16" w:author="Morgan Wills" w:date="2026-10-01T09:47:00Z">
          <w:pPr>
            <w:pStyle w:val="BodyText"/>
          </w:pPr>
        </w:pPrChange>
      </w:pPr>
    </w:p>
    <w:p w14:paraId="3FA1A2BC" w14:textId="2BBD65FB" w:rsidR="00D46A21" w:rsidDel="00AA6731" w:rsidRDefault="00D46A21">
      <w:pPr>
        <w:pStyle w:val="BodyText"/>
        <w:rPr>
          <w:del w:id="17" w:author="Morgan Wills" w:date="2026-10-01T09:47:00Z"/>
          <w:sz w:val="23"/>
        </w:rPr>
      </w:pPr>
    </w:p>
    <w:p w14:paraId="36ECD127" w14:textId="106B834C" w:rsidR="00D46A21" w:rsidDel="003C7392" w:rsidRDefault="00D46A21">
      <w:pPr>
        <w:pStyle w:val="BodyText"/>
        <w:spacing w:before="35"/>
        <w:rPr>
          <w:del w:id="18" w:author="Morgan Wills" w:date="2026-10-01T09:40:00Z"/>
          <w:sz w:val="23"/>
        </w:rPr>
      </w:pPr>
    </w:p>
    <w:p w14:paraId="36208A41" w14:textId="1BFE1D9C" w:rsidR="00D46A21" w:rsidRDefault="000B705F">
      <w:pPr>
        <w:tabs>
          <w:tab w:val="left" w:pos="5697"/>
        </w:tabs>
        <w:ind w:left="649"/>
        <w:rPr>
          <w:b/>
          <w:sz w:val="23"/>
        </w:rPr>
      </w:pPr>
      <w:del w:id="19" w:author="Morgan Wills" w:date="2026-10-01T09:40:00Z">
        <w:r w:rsidDel="003C7392">
          <w:rPr>
            <w:b/>
            <w:color w:val="2A262A"/>
            <w:sz w:val="23"/>
          </w:rPr>
          <w:delText>CNAP</w:delText>
        </w:r>
        <w:r w:rsidDel="003C7392">
          <w:rPr>
            <w:b/>
            <w:color w:val="2A262A"/>
            <w:spacing w:val="27"/>
            <w:sz w:val="23"/>
          </w:rPr>
          <w:delText xml:space="preserve"> </w:delText>
        </w:r>
        <w:r w:rsidDel="003C7392">
          <w:rPr>
            <w:b/>
            <w:color w:val="2A262A"/>
            <w:spacing w:val="-2"/>
            <w:sz w:val="23"/>
          </w:rPr>
          <w:delText>DIRECTOR</w:delText>
        </w:r>
      </w:del>
      <w:del w:id="20" w:author="Morgan Wills" w:date="2026-10-01T09:47:00Z">
        <w:r w:rsidDel="00AA6731">
          <w:rPr>
            <w:b/>
            <w:color w:val="2A262A"/>
            <w:sz w:val="23"/>
          </w:rPr>
          <w:tab/>
        </w:r>
      </w:del>
      <w:del w:id="21" w:author="Morgan Wills" w:date="2026-10-01T09:40:00Z">
        <w:r w:rsidDel="003C7392">
          <w:rPr>
            <w:b/>
            <w:color w:val="2A262A"/>
            <w:spacing w:val="-2"/>
            <w:sz w:val="23"/>
          </w:rPr>
          <w:delText>CONSULTANT</w:delText>
        </w:r>
      </w:del>
    </w:p>
    <w:p w14:paraId="1964A539" w14:textId="77777777" w:rsidR="00D46A21" w:rsidRDefault="00D46A21">
      <w:pPr>
        <w:pStyle w:val="BodyText"/>
        <w:rPr>
          <w:b/>
          <w:sz w:val="23"/>
        </w:rPr>
      </w:pPr>
    </w:p>
    <w:p w14:paraId="45234BBB" w14:textId="74AF9021" w:rsidR="00D46A21" w:rsidDel="003C7392" w:rsidRDefault="00D46A21">
      <w:pPr>
        <w:pStyle w:val="BodyText"/>
        <w:spacing w:before="43"/>
        <w:rPr>
          <w:del w:id="22" w:author="Morgan Wills" w:date="2026-10-01T09:44:00Z"/>
          <w:b/>
          <w:sz w:val="23"/>
        </w:rPr>
      </w:pPr>
    </w:p>
    <w:p w14:paraId="761D1E78" w14:textId="1616B000" w:rsidR="00D46A21" w:rsidDel="003C7392" w:rsidRDefault="000B705F">
      <w:pPr>
        <w:rPr>
          <w:del w:id="23" w:author="Morgan Wills" w:date="2026-10-01T09:39:00Z"/>
        </w:rPr>
        <w:pPrChange w:id="24" w:author="Morgan Wills" w:date="2026-10-01T09:44:00Z">
          <w:pPr>
            <w:spacing w:before="1" w:line="309" w:lineRule="auto"/>
            <w:ind w:left="7477" w:right="1952"/>
          </w:pPr>
        </w:pPrChange>
      </w:pPr>
      <w:del w:id="25" w:author="Morgan Wills" w:date="2026-10-01T09:38:00Z">
        <w:r w:rsidDel="003C7392">
          <w:rPr>
            <w:noProof/>
          </w:rPr>
          <w:drawing>
            <wp:anchor distT="0" distB="0" distL="0" distR="0" simplePos="0" relativeHeight="251651072" behindDoc="0" locked="0" layoutInCell="1" allowOverlap="1" wp14:anchorId="2774BD8C" wp14:editId="32881D26">
              <wp:simplePos x="0" y="0"/>
              <wp:positionH relativeFrom="page">
                <wp:posOffset>732667</wp:posOffset>
              </wp:positionH>
              <wp:positionV relativeFrom="paragraph">
                <wp:posOffset>87490</wp:posOffset>
              </wp:positionV>
              <wp:extent cx="1953779" cy="15868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953779" cy="158688"/>
                      </a:xfrm>
                      <a:prstGeom prst="rect">
                        <a:avLst/>
                      </a:prstGeom>
                    </pic:spPr>
                  </pic:pic>
                </a:graphicData>
              </a:graphic>
            </wp:anchor>
          </w:drawing>
        </w:r>
        <w:r w:rsidDel="003C7392">
          <w:rPr>
            <w:noProof/>
          </w:rPr>
          <mc:AlternateContent>
            <mc:Choice Requires="wps">
              <w:drawing>
                <wp:anchor distT="0" distB="0" distL="0" distR="0" simplePos="0" relativeHeight="251657216" behindDoc="0" locked="0" layoutInCell="1" allowOverlap="1" wp14:anchorId="25B9E021" wp14:editId="1FAAE61E">
                  <wp:simplePos x="0" y="0"/>
                  <wp:positionH relativeFrom="page">
                    <wp:posOffset>3914428</wp:posOffset>
                  </wp:positionH>
                  <wp:positionV relativeFrom="paragraph">
                    <wp:posOffset>-56731</wp:posOffset>
                  </wp:positionV>
                  <wp:extent cx="1036955" cy="3187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6955" cy="318770"/>
                          </a:xfrm>
                          <a:prstGeom prst="rect">
                            <a:avLst/>
                          </a:prstGeom>
                        </wps:spPr>
                        <wps:txbx>
                          <w:txbxContent>
                            <w:p w14:paraId="07FF28C3" w14:textId="77777777" w:rsidR="00D46A21" w:rsidRDefault="000B705F">
                              <w:pPr>
                                <w:spacing w:line="501" w:lineRule="exact"/>
                                <w:rPr>
                                  <w:b/>
                                  <w:position w:val="6"/>
                                  <w:sz w:val="40"/>
                                </w:rPr>
                              </w:pPr>
                              <w:r>
                                <w:rPr>
                                  <w:color w:val="010101"/>
                                  <w:spacing w:val="12"/>
                                  <w:sz w:val="40"/>
                                </w:rPr>
                                <w:t>J</w:t>
                              </w:r>
                              <w:r>
                                <w:rPr>
                                  <w:b/>
                                  <w:color w:val="010101"/>
                                  <w:spacing w:val="12"/>
                                  <w:position w:val="6"/>
                                  <w:sz w:val="40"/>
                                </w:rPr>
                                <w:t>e</w:t>
                              </w:r>
                              <w:r>
                                <w:rPr>
                                  <w:rFonts w:ascii="Arial"/>
                                  <w:color w:val="010101"/>
                                  <w:spacing w:val="12"/>
                                  <w:sz w:val="39"/>
                                </w:rPr>
                                <w:t>ff</w:t>
                              </w:r>
                              <w:r>
                                <w:rPr>
                                  <w:rFonts w:ascii="Arial"/>
                                  <w:color w:val="010101"/>
                                  <w:spacing w:val="-19"/>
                                  <w:sz w:val="39"/>
                                </w:rPr>
                                <w:t xml:space="preserve"> </w:t>
                              </w:r>
                              <w:r>
                                <w:rPr>
                                  <w:color w:val="010101"/>
                                  <w:spacing w:val="-2"/>
                                  <w:w w:val="90"/>
                                  <w:sz w:val="40"/>
                                </w:rPr>
                                <w:t>Z</w:t>
                              </w:r>
                              <w:proofErr w:type="spellStart"/>
                              <w:r>
                                <w:rPr>
                                  <w:b/>
                                  <w:color w:val="010101"/>
                                  <w:spacing w:val="-2"/>
                                  <w:w w:val="90"/>
                                  <w:position w:val="6"/>
                                  <w:sz w:val="40"/>
                                </w:rPr>
                                <w:t>a</w:t>
                              </w:r>
                              <w:r>
                                <w:rPr>
                                  <w:b/>
                                  <w:color w:val="010101"/>
                                  <w:spacing w:val="-2"/>
                                  <w:w w:val="90"/>
                                  <w:position w:val="6"/>
                                  <w:sz w:val="29"/>
                                </w:rPr>
                                <w:t>C</w:t>
                              </w:r>
                              <w:proofErr w:type="spellEnd"/>
                              <w:r>
                                <w:rPr>
                                  <w:color w:val="010101"/>
                                  <w:spacing w:val="-2"/>
                                  <w:w w:val="90"/>
                                  <w:sz w:val="40"/>
                                </w:rPr>
                                <w:t>k</w:t>
                              </w:r>
                              <w:r>
                                <w:rPr>
                                  <w:b/>
                                  <w:color w:val="010101"/>
                                  <w:spacing w:val="-2"/>
                                  <w:w w:val="90"/>
                                  <w:position w:val="6"/>
                                  <w:sz w:val="40"/>
                                </w:rPr>
                                <w:t>s</w:t>
                              </w:r>
                            </w:p>
                          </w:txbxContent>
                        </wps:txbx>
                        <wps:bodyPr wrap="square" lIns="0" tIns="0" rIns="0" bIns="0" rtlCol="0">
                          <a:noAutofit/>
                        </wps:bodyPr>
                      </wps:wsp>
                    </a:graphicData>
                  </a:graphic>
                </wp:anchor>
              </w:drawing>
            </mc:Choice>
            <mc:Fallback>
              <w:pict>
                <v:shapetype w14:anchorId="25B9E021" id="_x0000_t202" coordsize="21600,21600" o:spt="202" path="m,l,21600r21600,l21600,xe">
                  <v:stroke joinstyle="miter"/>
                  <v:path gradientshapeok="t" o:connecttype="rect"/>
                </v:shapetype>
                <v:shape id="Textbox 3" o:spid="_x0000_s1026" type="#_x0000_t202" style="position:absolute;margin-left:308.2pt;margin-top:-4.45pt;width:81.65pt;height:25.1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" filled="f" stroked="f">
                  <v:textbox inset="0,0,0,0">
                    <w:txbxContent>
                      <w:p w14:paraId="07FF28C3" w14:textId="77777777" w:rsidR="00D46A21" w:rsidRDefault="000B705F">
                        <w:pPr>
                          <w:spacing w:line="501" w:lineRule="exact"/>
                          <w:rPr>
                            <w:b/>
                            <w:position w:val="6"/>
                            <w:sz w:val="40"/>
                          </w:rPr>
                        </w:pPr>
                        <w:r>
                          <w:rPr>
                            <w:color w:val="010101"/>
                            <w:spacing w:val="12"/>
                            <w:sz w:val="40"/>
                          </w:rPr>
                          <w:t>J</w:t>
                        </w:r>
                        <w:r>
                          <w:rPr>
                            <w:b/>
                            <w:color w:val="010101"/>
                            <w:spacing w:val="12"/>
                            <w:position w:val="6"/>
                            <w:sz w:val="40"/>
                          </w:rPr>
                          <w:t>e</w:t>
                        </w:r>
                        <w:r>
                          <w:rPr>
                            <w:rFonts w:ascii="Arial"/>
                            <w:color w:val="010101"/>
                            <w:spacing w:val="12"/>
                            <w:sz w:val="39"/>
                          </w:rPr>
                          <w:t>ff</w:t>
                        </w:r>
                        <w:r>
                          <w:rPr>
                            <w:rFonts w:ascii="Arial"/>
                            <w:color w:val="010101"/>
                            <w:spacing w:val="-19"/>
                            <w:sz w:val="39"/>
                          </w:rPr>
                          <w:t xml:space="preserve"> </w:t>
                        </w:r>
                        <w:r>
                          <w:rPr>
                            <w:color w:val="010101"/>
                            <w:spacing w:val="-2"/>
                            <w:w w:val="90"/>
                            <w:sz w:val="40"/>
                          </w:rPr>
                          <w:t>Z</w:t>
                        </w:r>
                        <w:proofErr w:type="spellStart"/>
                        <w:r>
                          <w:rPr>
                            <w:b/>
                            <w:color w:val="010101"/>
                            <w:spacing w:val="-2"/>
                            <w:w w:val="90"/>
                            <w:position w:val="6"/>
                            <w:sz w:val="40"/>
                          </w:rPr>
                          <w:t>a</w:t>
                        </w:r>
                        <w:r>
                          <w:rPr>
                            <w:b/>
                            <w:color w:val="010101"/>
                            <w:spacing w:val="-2"/>
                            <w:w w:val="90"/>
                            <w:position w:val="6"/>
                            <w:sz w:val="29"/>
                          </w:rPr>
                          <w:t>C</w:t>
                        </w:r>
                        <w:proofErr w:type="spellEnd"/>
                        <w:r>
                          <w:rPr>
                            <w:color w:val="010101"/>
                            <w:spacing w:val="-2"/>
                            <w:w w:val="90"/>
                            <w:sz w:val="40"/>
                          </w:rPr>
                          <w:t>k</w:t>
                        </w:r>
                        <w:r>
                          <w:rPr>
                            <w:b/>
                            <w:color w:val="010101"/>
                            <w:spacing w:val="-2"/>
                            <w:w w:val="90"/>
                            <w:position w:val="6"/>
                            <w:sz w:val="40"/>
                          </w:rPr>
                          <w:t>s</w:t>
                        </w:r>
                      </w:p>
                    </w:txbxContent>
                  </v:textbox>
                  <w10:wrap anchorx="page"/>
                </v:shape>
              </w:pict>
            </mc:Fallback>
          </mc:AlternateContent>
        </w:r>
      </w:del>
      <w:del w:id="26" w:author="Morgan Wills" w:date="2026-10-01T09:39:00Z">
        <w:r w:rsidDel="003C7392">
          <w:rPr>
            <w:w w:val="105"/>
          </w:rPr>
          <w:delText xml:space="preserve">Digitally </w:delText>
        </w:r>
        <w:r w:rsidDel="003C7392">
          <w:rPr>
            <w:color w:val="2A262A"/>
            <w:w w:val="105"/>
          </w:rPr>
          <w:delText>signe</w:delText>
        </w:r>
      </w:del>
      <w:del w:id="27" w:author="Morgan Wills" w:date="2026-10-01T09:38:00Z">
        <w:r w:rsidDel="003C7392">
          <w:rPr>
            <w:color w:val="2A262A"/>
            <w:w w:val="105"/>
          </w:rPr>
          <w:delText>d</w:delText>
        </w:r>
        <w:r w:rsidDel="003C7392">
          <w:rPr>
            <w:color w:val="2A262A"/>
            <w:spacing w:val="-7"/>
            <w:w w:val="105"/>
          </w:rPr>
          <w:delText xml:space="preserve"> </w:delText>
        </w:r>
        <w:r w:rsidDel="003C7392">
          <w:rPr>
            <w:w w:val="105"/>
          </w:rPr>
          <w:delText>by</w:delText>
        </w:r>
        <w:r w:rsidDel="003C7392">
          <w:rPr>
            <w:spacing w:val="-3"/>
            <w:w w:val="105"/>
          </w:rPr>
          <w:delText xml:space="preserve"> </w:delText>
        </w:r>
        <w:r w:rsidDel="003C7392">
          <w:rPr>
            <w:w w:val="105"/>
          </w:rPr>
          <w:delText>Jeff</w:delText>
        </w:r>
        <w:r w:rsidDel="003C7392">
          <w:rPr>
            <w:spacing w:val="-5"/>
            <w:w w:val="105"/>
          </w:rPr>
          <w:delText xml:space="preserve"> </w:delText>
        </w:r>
        <w:r w:rsidDel="003C7392">
          <w:rPr>
            <w:w w:val="105"/>
          </w:rPr>
          <w:delText>Zacks</w:delText>
        </w:r>
        <w:r w:rsidDel="003C7392">
          <w:rPr>
            <w:spacing w:val="40"/>
            <w:w w:val="105"/>
          </w:rPr>
          <w:delText xml:space="preserve"> </w:delText>
        </w:r>
        <w:r w:rsidDel="003C7392">
          <w:rPr>
            <w:w w:val="105"/>
          </w:rPr>
          <w:delText>Date:</w:delText>
        </w:r>
        <w:r w:rsidDel="003C7392">
          <w:rPr>
            <w:spacing w:val="-10"/>
            <w:w w:val="105"/>
          </w:rPr>
          <w:delText xml:space="preserve"> </w:delText>
        </w:r>
        <w:r w:rsidDel="003C7392">
          <w:rPr>
            <w:w w:val="105"/>
          </w:rPr>
          <w:delText>2025.08</w:delText>
        </w:r>
      </w:del>
      <w:del w:id="28" w:author="Morgan Wills" w:date="2026-10-01T09:39:00Z">
        <w:r w:rsidDel="003C7392">
          <w:rPr>
            <w:w w:val="105"/>
          </w:rPr>
          <w:delText xml:space="preserve">.19 </w:delText>
        </w:r>
        <w:r w:rsidDel="003C7392">
          <w:rPr>
            <w:color w:val="010101"/>
            <w:w w:val="105"/>
          </w:rPr>
          <w:delText>1</w:delText>
        </w:r>
        <w:r w:rsidDel="003C7392">
          <w:rPr>
            <w:color w:val="2A262A"/>
            <w:w w:val="105"/>
          </w:rPr>
          <w:delText>7:58:37</w:delText>
        </w:r>
      </w:del>
    </w:p>
    <w:p w14:paraId="5626E41E" w14:textId="001368F8" w:rsidR="00D46A21" w:rsidDel="003C7392" w:rsidRDefault="000B705F">
      <w:pPr>
        <w:rPr>
          <w:del w:id="29" w:author="Morgan Wills" w:date="2026-10-01T09:43:00Z"/>
        </w:rPr>
        <w:pPrChange w:id="30" w:author="Morgan Wills" w:date="2026-10-01T09:44:00Z">
          <w:pPr>
            <w:spacing w:line="98" w:lineRule="exact"/>
            <w:ind w:left="7477"/>
          </w:pPr>
        </w:pPrChange>
      </w:pPr>
      <w:del w:id="31" w:author="Morgan Wills" w:date="2026-10-01T09:43:00Z">
        <w:r w:rsidDel="003C7392">
          <w:rPr>
            <w:noProof/>
          </w:rPr>
          <mc:AlternateContent>
            <mc:Choice Requires="wps">
              <w:drawing>
                <wp:anchor distT="0" distB="0" distL="0" distR="0" simplePos="0" relativeHeight="251654144" behindDoc="0" locked="0" layoutInCell="1" allowOverlap="1" wp14:anchorId="0C642938" wp14:editId="798E04D5">
                  <wp:simplePos x="0" y="0"/>
                  <wp:positionH relativeFrom="page">
                    <wp:posOffset>634978</wp:posOffset>
                  </wp:positionH>
                  <wp:positionV relativeFrom="paragraph">
                    <wp:posOffset>126814</wp:posOffset>
                  </wp:positionV>
                  <wp:extent cx="2222500"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00" cy="1270"/>
                          </a:xfrm>
                          <a:custGeom>
                            <a:avLst/>
                            <a:gdLst/>
                            <a:ahLst/>
                            <a:cxnLst/>
                            <a:rect l="l" t="t" r="r" b="b"/>
                            <a:pathLst>
                              <a:path w="2222500">
                                <a:moveTo>
                                  <a:pt x="0" y="0"/>
                                </a:moveTo>
                                <a:lnTo>
                                  <a:pt x="2222425"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87B1B9" id="Graphic 4" o:spid="_x0000_s1026" style="position:absolute;margin-left:50pt;margin-top:10pt;width:17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2222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" path="m,l2222425,e" filled="f" strokeweight=".08475mm">
                  <v:path arrowok="t"/>
                  <w10:wrap anchorx="page"/>
                </v:shape>
              </w:pict>
            </mc:Fallback>
          </mc:AlternateContent>
        </w:r>
      </w:del>
      <w:del w:id="32" w:author="Morgan Wills" w:date="2026-10-01T09:39:00Z">
        <w:r w:rsidDel="003C7392">
          <w:rPr>
            <w:color w:val="2A262A"/>
            <w:w w:val="105"/>
          </w:rPr>
          <w:delText>-</w:delText>
        </w:r>
        <w:r w:rsidDel="003C7392">
          <w:rPr>
            <w:color w:val="2A262A"/>
            <w:spacing w:val="-2"/>
            <w:w w:val="105"/>
          </w:rPr>
          <w:delText>05'00</w:delText>
        </w:r>
      </w:del>
      <w:del w:id="33" w:author="Morgan Wills" w:date="2026-10-01T09:43:00Z">
        <w:r w:rsidDel="003C7392">
          <w:rPr>
            <w:color w:val="152A48"/>
            <w:spacing w:val="-2"/>
            <w:w w:val="105"/>
          </w:rPr>
          <w:delText>'</w:delText>
        </w:r>
      </w:del>
    </w:p>
    <w:p w14:paraId="2D0A3CEC" w14:textId="03AEAA72" w:rsidR="00D46A21" w:rsidDel="003C7392" w:rsidRDefault="00D46A21">
      <w:pPr>
        <w:rPr>
          <w:del w:id="34" w:author="Morgan Wills" w:date="2026-10-01T09:43:00Z"/>
        </w:rPr>
        <w:sectPr w:rsidR="00D46A21" w:rsidDel="003C7392">
          <w:pgSz w:w="12240" w:h="15840"/>
          <w:pgMar w:top="1060" w:right="720" w:bottom="280" w:left="360" w:header="720" w:footer="720" w:gutter="0"/>
          <w:cols w:space="720"/>
        </w:sectPr>
        <w:pPrChange w:id="35" w:author="Morgan Wills" w:date="2026-10-01T09:44:00Z">
          <w:pPr>
            <w:spacing w:line="98" w:lineRule="exact"/>
          </w:pPr>
        </w:pPrChange>
      </w:pPr>
    </w:p>
    <w:p w14:paraId="7CD00465" w14:textId="39F0A150" w:rsidR="00D46A21" w:rsidDel="003C7392" w:rsidRDefault="000B705F">
      <w:pPr>
        <w:rPr>
          <w:del w:id="36" w:author="Morgan Wills" w:date="2026-10-01T09:40:00Z"/>
          <w:sz w:val="23"/>
        </w:rPr>
        <w:pPrChange w:id="37" w:author="Morgan Wills" w:date="2026-10-01T09:44:00Z">
          <w:pPr>
            <w:spacing w:before="136" w:line="249" w:lineRule="auto"/>
            <w:ind w:left="650" w:right="38"/>
          </w:pPr>
        </w:pPrChange>
      </w:pPr>
      <w:del w:id="38" w:author="Morgan Wills" w:date="2026-10-01T09:40:00Z">
        <w:r w:rsidDel="003C7392">
          <w:rPr>
            <w:color w:val="2A262A"/>
            <w:w w:val="105"/>
            <w:sz w:val="23"/>
          </w:rPr>
          <w:delText xml:space="preserve">Dr. Heather Bailey </w:delText>
        </w:r>
        <w:r w:rsidDel="003C7392">
          <w:rPr>
            <w:color w:val="2A262A"/>
            <w:spacing w:val="-2"/>
            <w:w w:val="105"/>
            <w:sz w:val="23"/>
          </w:rPr>
          <w:delText>Director</w:delText>
        </w:r>
        <w:r w:rsidDel="003C7392">
          <w:rPr>
            <w:color w:val="2A262A"/>
            <w:spacing w:val="-10"/>
            <w:w w:val="105"/>
            <w:sz w:val="23"/>
          </w:rPr>
          <w:delText xml:space="preserve"> </w:delText>
        </w:r>
        <w:r w:rsidDel="003C7392">
          <w:rPr>
            <w:color w:val="2A262A"/>
            <w:spacing w:val="-2"/>
            <w:w w:val="105"/>
            <w:sz w:val="23"/>
          </w:rPr>
          <w:delText>of</w:delText>
        </w:r>
        <w:r w:rsidDel="003C7392">
          <w:rPr>
            <w:color w:val="2A262A"/>
            <w:spacing w:val="-14"/>
            <w:w w:val="105"/>
            <w:sz w:val="23"/>
          </w:rPr>
          <w:delText xml:space="preserve"> </w:delText>
        </w:r>
        <w:r w:rsidDel="003C7392">
          <w:rPr>
            <w:color w:val="2A262A"/>
            <w:spacing w:val="-2"/>
            <w:w w:val="105"/>
            <w:sz w:val="23"/>
          </w:rPr>
          <w:delText>CNAP</w:delText>
        </w:r>
        <w:r w:rsidDel="003C7392">
          <w:rPr>
            <w:color w:val="2A262A"/>
            <w:spacing w:val="-6"/>
            <w:w w:val="105"/>
            <w:sz w:val="23"/>
          </w:rPr>
          <w:delText xml:space="preserve"> </w:delText>
        </w:r>
        <w:r w:rsidDel="003C7392">
          <w:rPr>
            <w:color w:val="2A262A"/>
            <w:spacing w:val="-2"/>
            <w:w w:val="105"/>
            <w:sz w:val="23"/>
          </w:rPr>
          <w:delText>Center</w:delText>
        </w:r>
      </w:del>
    </w:p>
    <w:p w14:paraId="53458EA7" w14:textId="00F48EC2" w:rsidR="00D46A21" w:rsidDel="003C7392" w:rsidRDefault="000B705F">
      <w:pPr>
        <w:rPr>
          <w:del w:id="39" w:author="Morgan Wills" w:date="2026-10-01T09:43:00Z"/>
          <w:sz w:val="8"/>
        </w:rPr>
        <w:pPrChange w:id="40" w:author="Morgan Wills" w:date="2026-10-01T09:44:00Z">
          <w:pPr>
            <w:pStyle w:val="BodyText"/>
            <w:spacing w:before="4" w:after="25"/>
          </w:pPr>
        </w:pPrChange>
      </w:pPr>
      <w:del w:id="41" w:author="Morgan Wills" w:date="2026-10-01T09:43:00Z">
        <w:r w:rsidDel="003C7392">
          <w:br w:type="column"/>
        </w:r>
      </w:del>
    </w:p>
    <w:p w14:paraId="2E7E6F2A" w14:textId="208C91E9" w:rsidR="00D46A21" w:rsidDel="003C7392" w:rsidRDefault="000B705F">
      <w:pPr>
        <w:rPr>
          <w:del w:id="42" w:author="Morgan Wills" w:date="2026-10-01T09:43:00Z"/>
          <w:sz w:val="2"/>
        </w:rPr>
        <w:pPrChange w:id="43" w:author="Morgan Wills" w:date="2026-10-01T09:44:00Z">
          <w:pPr>
            <w:spacing w:line="20" w:lineRule="exact"/>
            <w:ind w:left="669"/>
          </w:pPr>
        </w:pPrChange>
      </w:pPr>
      <w:del w:id="44" w:author="Morgan Wills" w:date="2026-10-01T09:43:00Z">
        <w:r w:rsidDel="003C7392">
          <w:rPr>
            <w:noProof/>
            <w:sz w:val="2"/>
          </w:rPr>
          <mc:AlternateContent>
            <mc:Choice Requires="wpg">
              <w:drawing>
                <wp:inline distT="0" distB="0" distL="0" distR="0" wp14:anchorId="585C681F" wp14:editId="6C135A21">
                  <wp:extent cx="2222500" cy="3175"/>
                  <wp:effectExtent l="9525"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0" cy="3175"/>
                            <a:chOff x="0" y="0"/>
                            <a:chExt cx="2222500" cy="3175"/>
                          </a:xfrm>
                        </wpg:grpSpPr>
                        <wps:wsp>
                          <wps:cNvPr id="6" name="Graphic 6"/>
                          <wps:cNvSpPr/>
                          <wps:spPr>
                            <a:xfrm>
                              <a:off x="0" y="1525"/>
                              <a:ext cx="2222500" cy="1270"/>
                            </a:xfrm>
                            <a:custGeom>
                              <a:avLst/>
                              <a:gdLst/>
                              <a:ahLst/>
                              <a:cxnLst/>
                              <a:rect l="l" t="t" r="r" b="b"/>
                              <a:pathLst>
                                <a:path w="2222500">
                                  <a:moveTo>
                                    <a:pt x="0" y="0"/>
                                  </a:moveTo>
                                  <a:lnTo>
                                    <a:pt x="2222425" y="0"/>
                                  </a:lnTo>
                                </a:path>
                              </a:pathLst>
                            </a:custGeom>
                            <a:ln w="305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799DB8" id="Group 5" o:spid="_x0000_s1026" style="width:175pt;height:.25pt;mso-position-horizontal-relative:char;mso-position-vertical-relative:line" coordsize="2222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">
                  <v:shape id="Graphic 6" o:spid="_x0000_s1027" style="position:absolute;top:15;width:22225;height:12;visibility:visible;mso-wrap-style:square;v-text-anchor:top" coordsize="2222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" path="m,l2222425,e" filled="f" strokeweight=".08475mm">
                    <v:path arrowok="t"/>
                  </v:shape>
                  <w10:anchorlock/>
                </v:group>
              </w:pict>
            </mc:Fallback>
          </mc:AlternateContent>
        </w:r>
      </w:del>
    </w:p>
    <w:p w14:paraId="437B7793" w14:textId="30F4CF48" w:rsidR="00D46A21" w:rsidDel="003C7392" w:rsidRDefault="000B705F">
      <w:pPr>
        <w:rPr>
          <w:del w:id="45" w:author="Morgan Wills" w:date="2026-10-01T09:40:00Z"/>
          <w:sz w:val="23"/>
        </w:rPr>
        <w:pPrChange w:id="46" w:author="Morgan Wills" w:date="2026-10-01T09:44:00Z">
          <w:pPr>
            <w:ind w:left="651"/>
          </w:pPr>
        </w:pPrChange>
      </w:pPr>
      <w:del w:id="47" w:author="Morgan Wills" w:date="2026-10-01T09:40:00Z">
        <w:r w:rsidDel="003C7392">
          <w:rPr>
            <w:color w:val="2A262A"/>
            <w:sz w:val="23"/>
          </w:rPr>
          <w:delText>Dr.</w:delText>
        </w:r>
        <w:r w:rsidDel="003C7392">
          <w:rPr>
            <w:color w:val="2A262A"/>
            <w:spacing w:val="19"/>
            <w:sz w:val="23"/>
          </w:rPr>
          <w:delText xml:space="preserve"> </w:delText>
        </w:r>
        <w:r w:rsidDel="003C7392">
          <w:rPr>
            <w:color w:val="2A262A"/>
            <w:sz w:val="23"/>
          </w:rPr>
          <w:delText>Jeffrey</w:delText>
        </w:r>
        <w:r w:rsidDel="003C7392">
          <w:rPr>
            <w:color w:val="2A262A"/>
            <w:spacing w:val="26"/>
            <w:sz w:val="23"/>
          </w:rPr>
          <w:delText xml:space="preserve"> </w:delText>
        </w:r>
        <w:r w:rsidDel="003C7392">
          <w:rPr>
            <w:color w:val="2A262A"/>
            <w:spacing w:val="-2"/>
            <w:sz w:val="23"/>
          </w:rPr>
          <w:delText>Zacks</w:delText>
        </w:r>
      </w:del>
    </w:p>
    <w:p w14:paraId="72A709A8" w14:textId="3A0FA64A" w:rsidR="00D46A21" w:rsidDel="003C7392" w:rsidRDefault="000B705F">
      <w:pPr>
        <w:rPr>
          <w:del w:id="48" w:author="Morgan Wills" w:date="2026-10-01T09:40:00Z"/>
          <w:sz w:val="23"/>
        </w:rPr>
        <w:pPrChange w:id="49" w:author="Morgan Wills" w:date="2026-10-01T09:44:00Z">
          <w:pPr>
            <w:spacing w:before="5"/>
            <w:ind w:left="650"/>
          </w:pPr>
        </w:pPrChange>
      </w:pPr>
      <w:del w:id="50" w:author="Morgan Wills" w:date="2026-10-01T09:40:00Z">
        <w:r w:rsidDel="003C7392">
          <w:rPr>
            <w:color w:val="2A262A"/>
            <w:w w:val="105"/>
            <w:sz w:val="23"/>
          </w:rPr>
          <w:delText>External</w:delText>
        </w:r>
        <w:r w:rsidDel="003C7392">
          <w:rPr>
            <w:color w:val="2A262A"/>
            <w:spacing w:val="-10"/>
            <w:w w:val="105"/>
            <w:sz w:val="23"/>
          </w:rPr>
          <w:delText xml:space="preserve"> </w:delText>
        </w:r>
        <w:r w:rsidDel="003C7392">
          <w:rPr>
            <w:color w:val="2A262A"/>
            <w:w w:val="105"/>
            <w:sz w:val="23"/>
          </w:rPr>
          <w:delText>Advisory</w:delText>
        </w:r>
        <w:r w:rsidDel="003C7392">
          <w:rPr>
            <w:color w:val="2A262A"/>
            <w:spacing w:val="-9"/>
            <w:w w:val="105"/>
            <w:sz w:val="23"/>
          </w:rPr>
          <w:delText xml:space="preserve"> </w:delText>
        </w:r>
        <w:r w:rsidDel="003C7392">
          <w:rPr>
            <w:color w:val="2A262A"/>
            <w:w w:val="105"/>
            <w:sz w:val="23"/>
          </w:rPr>
          <w:delText>Council</w:delText>
        </w:r>
        <w:r w:rsidDel="003C7392">
          <w:rPr>
            <w:color w:val="2A262A"/>
            <w:spacing w:val="-9"/>
            <w:w w:val="105"/>
            <w:sz w:val="23"/>
          </w:rPr>
          <w:delText xml:space="preserve"> </w:delText>
        </w:r>
        <w:r w:rsidDel="003C7392">
          <w:rPr>
            <w:color w:val="2A262A"/>
            <w:spacing w:val="-2"/>
            <w:w w:val="105"/>
            <w:sz w:val="23"/>
          </w:rPr>
          <w:delText>Member</w:delText>
        </w:r>
      </w:del>
    </w:p>
    <w:p w14:paraId="0D2A6846" w14:textId="159FE5D4" w:rsidR="00D46A21" w:rsidDel="003C7392" w:rsidRDefault="00D46A21">
      <w:pPr>
        <w:rPr>
          <w:del w:id="51" w:author="Morgan Wills" w:date="2026-10-01T09:43:00Z"/>
          <w:sz w:val="23"/>
        </w:rPr>
        <w:sectPr w:rsidR="00D46A21" w:rsidDel="003C7392">
          <w:type w:val="continuous"/>
          <w:pgSz w:w="12240" w:h="15840"/>
          <w:pgMar w:top="1080" w:right="720" w:bottom="280" w:left="360" w:header="720" w:footer="720" w:gutter="0"/>
          <w:cols w:num="2" w:space="720" w:equalWidth="0">
            <w:col w:w="3133" w:space="1914"/>
            <w:col w:w="6113"/>
          </w:cols>
        </w:sectPr>
      </w:pPr>
    </w:p>
    <w:p w14:paraId="2EEEEAD2" w14:textId="3240A585" w:rsidR="00D46A21" w:rsidDel="003C7392" w:rsidRDefault="00D46A21">
      <w:pPr>
        <w:rPr>
          <w:del w:id="52" w:author="Morgan Wills" w:date="2026-10-01T09:43:00Z"/>
          <w:sz w:val="42"/>
        </w:rPr>
        <w:pPrChange w:id="53" w:author="Morgan Wills" w:date="2026-10-01T09:44:00Z">
          <w:pPr>
            <w:pStyle w:val="BodyText"/>
            <w:spacing w:before="364"/>
          </w:pPr>
        </w:pPrChange>
      </w:pPr>
    </w:p>
    <w:p w14:paraId="1EB34645" w14:textId="7C4CB9A2" w:rsidR="00D46A21" w:rsidDel="003C7392" w:rsidRDefault="000B705F">
      <w:pPr>
        <w:rPr>
          <w:del w:id="54" w:author="Morgan Wills" w:date="2026-10-01T09:43:00Z"/>
        </w:rPr>
        <w:pPrChange w:id="55" w:author="Morgan Wills" w:date="2026-10-01T09:44:00Z">
          <w:pPr>
            <w:pStyle w:val="Heading1"/>
            <w:tabs>
              <w:tab w:val="left" w:pos="4139"/>
              <w:tab w:val="left" w:pos="5697"/>
              <w:tab w:val="left" w:pos="9197"/>
            </w:tabs>
          </w:pPr>
        </w:pPrChange>
      </w:pPr>
      <w:del w:id="56" w:author="Morgan Wills" w:date="2026-10-01T09:43:00Z">
        <w:r w:rsidDel="003C7392">
          <w:rPr>
            <w:color w:val="010101"/>
            <w:spacing w:val="-54"/>
          </w:rPr>
          <w:delText xml:space="preserve"> </w:delText>
        </w:r>
      </w:del>
      <w:del w:id="57" w:author="Morgan Wills" w:date="2026-10-01T09:39:00Z">
        <w:r w:rsidDel="003C7392">
          <w:rPr>
            <w:color w:val="010101"/>
            <w:spacing w:val="-2"/>
          </w:rPr>
          <w:delText>10/17/25</w:delText>
        </w:r>
      </w:del>
      <w:del w:id="58" w:author="Morgan Wills" w:date="2026-10-01T09:43:00Z">
        <w:r w:rsidDel="003C7392">
          <w:rPr>
            <w:color w:val="010101"/>
          </w:rPr>
          <w:tab/>
        </w:r>
        <w:r w:rsidDel="003C7392">
          <w:rPr>
            <w:color w:val="010101"/>
          </w:rPr>
          <w:tab/>
        </w:r>
      </w:del>
      <w:del w:id="59" w:author="Morgan Wills" w:date="2026-10-01T09:39:00Z">
        <w:r w:rsidDel="003C7392">
          <w:rPr>
            <w:color w:val="010101"/>
            <w:spacing w:val="-77"/>
          </w:rPr>
          <w:delText xml:space="preserve"> </w:delText>
        </w:r>
        <w:r w:rsidDel="003C7392">
          <w:rPr>
            <w:color w:val="010101"/>
          </w:rPr>
          <w:delText>8/19/25</w:delText>
        </w:r>
      </w:del>
      <w:del w:id="60" w:author="Morgan Wills" w:date="2026-10-01T09:43:00Z">
        <w:r w:rsidDel="003C7392">
          <w:rPr>
            <w:color w:val="010101"/>
          </w:rPr>
          <w:tab/>
        </w:r>
      </w:del>
    </w:p>
    <w:p w14:paraId="5E9B7F95" w14:textId="41E86051" w:rsidR="00D46A21" w:rsidDel="003C7392" w:rsidRDefault="000B705F">
      <w:pPr>
        <w:rPr>
          <w:del w:id="61" w:author="Morgan Wills" w:date="2026-10-01T09:43:00Z"/>
          <w:sz w:val="23"/>
        </w:rPr>
        <w:pPrChange w:id="62" w:author="Morgan Wills" w:date="2026-10-01T09:44:00Z">
          <w:pPr>
            <w:tabs>
              <w:tab w:val="left" w:pos="5698"/>
            </w:tabs>
            <w:spacing w:before="52"/>
            <w:ind w:left="650"/>
          </w:pPr>
        </w:pPrChange>
      </w:pPr>
      <w:del w:id="63" w:author="Morgan Wills" w:date="2026-10-01T09:43:00Z">
        <w:r w:rsidDel="003C7392">
          <w:rPr>
            <w:color w:val="2A262A"/>
            <w:spacing w:val="-4"/>
            <w:sz w:val="23"/>
          </w:rPr>
          <w:delText>Date</w:delText>
        </w:r>
        <w:r w:rsidDel="003C7392">
          <w:rPr>
            <w:color w:val="2A262A"/>
            <w:sz w:val="23"/>
          </w:rPr>
          <w:tab/>
        </w:r>
        <w:r w:rsidDel="003C7392">
          <w:rPr>
            <w:color w:val="2A262A"/>
            <w:spacing w:val="-4"/>
            <w:sz w:val="23"/>
          </w:rPr>
          <w:delText>Date</w:delText>
        </w:r>
      </w:del>
    </w:p>
    <w:p w14:paraId="0E7A7204" w14:textId="1362E33C" w:rsidR="00D46A21" w:rsidDel="003C7392" w:rsidRDefault="00D46A21">
      <w:pPr>
        <w:rPr>
          <w:del w:id="64" w:author="Morgan Wills" w:date="2026-10-01T09:43:00Z"/>
          <w:sz w:val="23"/>
        </w:rPr>
        <w:pPrChange w:id="65" w:author="Morgan Wills" w:date="2026-10-01T09:44:00Z">
          <w:pPr>
            <w:pStyle w:val="BodyText"/>
          </w:pPr>
        </w:pPrChange>
      </w:pPr>
    </w:p>
    <w:p w14:paraId="0A74B2BD" w14:textId="53B43349" w:rsidR="00D46A21" w:rsidDel="003C7392" w:rsidRDefault="00D46A21">
      <w:pPr>
        <w:rPr>
          <w:del w:id="66" w:author="Morgan Wills" w:date="2026-10-01T09:43:00Z"/>
          <w:sz w:val="23"/>
        </w:rPr>
        <w:pPrChange w:id="67" w:author="Morgan Wills" w:date="2026-10-01T09:44:00Z">
          <w:pPr>
            <w:pStyle w:val="BodyText"/>
          </w:pPr>
        </w:pPrChange>
      </w:pPr>
    </w:p>
    <w:p w14:paraId="39F9A160" w14:textId="43206417" w:rsidR="00D46A21" w:rsidDel="003C7392" w:rsidRDefault="00D46A21">
      <w:pPr>
        <w:rPr>
          <w:del w:id="68" w:author="Morgan Wills" w:date="2026-10-01T09:43:00Z"/>
          <w:sz w:val="23"/>
        </w:rPr>
        <w:pPrChange w:id="69" w:author="Morgan Wills" w:date="2026-10-01T09:44:00Z">
          <w:pPr>
            <w:pStyle w:val="BodyText"/>
            <w:spacing w:before="48"/>
          </w:pPr>
        </w:pPrChange>
      </w:pPr>
    </w:p>
    <w:p w14:paraId="38B0B9DD" w14:textId="16ACC2C7" w:rsidR="00D46A21" w:rsidDel="003C7392" w:rsidRDefault="000B705F">
      <w:pPr>
        <w:rPr>
          <w:del w:id="70" w:author="Morgan Wills" w:date="2026-10-01T09:43:00Z"/>
          <w:b/>
          <w:sz w:val="23"/>
        </w:rPr>
        <w:pPrChange w:id="71" w:author="Morgan Wills" w:date="2026-10-01T09:44:00Z">
          <w:pPr>
            <w:ind w:left="649"/>
          </w:pPr>
        </w:pPrChange>
      </w:pPr>
      <w:del w:id="72" w:author="Morgan Wills" w:date="2026-10-01T09:43:00Z">
        <w:r w:rsidDel="003C7392">
          <w:rPr>
            <w:b/>
            <w:color w:val="2A262A"/>
            <w:spacing w:val="-2"/>
            <w:sz w:val="23"/>
          </w:rPr>
          <w:delText>UNIVERSITY</w:delText>
        </w:r>
      </w:del>
    </w:p>
    <w:p w14:paraId="6ED732E4" w14:textId="0AC3CA03" w:rsidR="00D46A21" w:rsidDel="003C7392" w:rsidRDefault="00D46A21">
      <w:pPr>
        <w:rPr>
          <w:del w:id="73" w:author="Morgan Wills" w:date="2026-10-01T09:43:00Z"/>
          <w:b/>
          <w:sz w:val="23"/>
        </w:rPr>
        <w:pPrChange w:id="74" w:author="Morgan Wills" w:date="2026-10-01T09:44:00Z">
          <w:pPr>
            <w:pStyle w:val="BodyText"/>
          </w:pPr>
        </w:pPrChange>
      </w:pPr>
    </w:p>
    <w:p w14:paraId="50C84C57" w14:textId="14298C9D" w:rsidR="00D46A21" w:rsidDel="003C7392" w:rsidRDefault="00D46A21">
      <w:pPr>
        <w:rPr>
          <w:del w:id="75" w:author="Morgan Wills" w:date="2026-10-01T09:43:00Z"/>
          <w:b/>
          <w:sz w:val="23"/>
        </w:rPr>
        <w:pPrChange w:id="76" w:author="Morgan Wills" w:date="2026-10-01T09:44:00Z">
          <w:pPr>
            <w:pStyle w:val="BodyText"/>
            <w:spacing w:before="30"/>
          </w:pPr>
        </w:pPrChange>
      </w:pPr>
    </w:p>
    <w:p w14:paraId="2F2574A8" w14:textId="306F34F8" w:rsidR="00D46A21" w:rsidDel="003C7392" w:rsidRDefault="000B705F">
      <w:pPr>
        <w:rPr>
          <w:del w:id="77" w:author="Morgan Wills" w:date="2026-10-01T09:43:00Z"/>
          <w:sz w:val="23"/>
          <w:szCs w:val="23"/>
        </w:rPr>
        <w:pPrChange w:id="78" w:author="Morgan Wills" w:date="2026-10-01T09:44:00Z">
          <w:pPr>
            <w:spacing w:before="1" w:line="160" w:lineRule="auto"/>
            <w:ind w:left="651" w:right="6149" w:hanging="374"/>
          </w:pPr>
        </w:pPrChange>
      </w:pPr>
      <w:del w:id="79" w:author="Morgan Wills" w:date="2026-10-01T09:43:00Z">
        <w:r w:rsidDel="003C7392">
          <w:rPr>
            <w:noProof/>
            <w:sz w:val="23"/>
            <w:szCs w:val="23"/>
          </w:rPr>
          <mc:AlternateContent>
            <mc:Choice Requires="wps">
              <w:drawing>
                <wp:anchor distT="0" distB="0" distL="0" distR="0" simplePos="0" relativeHeight="251663360" behindDoc="1" locked="0" layoutInCell="1" allowOverlap="1" wp14:anchorId="3D75A145" wp14:editId="64B8A284">
                  <wp:simplePos x="0" y="0"/>
                  <wp:positionH relativeFrom="page">
                    <wp:posOffset>405104</wp:posOffset>
                  </wp:positionH>
                  <wp:positionV relativeFrom="paragraph">
                    <wp:posOffset>593137</wp:posOffset>
                  </wp:positionV>
                  <wp:extent cx="145034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50340" cy="1270"/>
                          </a:xfrm>
                          <a:custGeom>
                            <a:avLst/>
                            <a:gdLst/>
                            <a:ahLst/>
                            <a:cxnLst/>
                            <a:rect l="l" t="t" r="r" b="b"/>
                            <a:pathLst>
                              <a:path w="1450340">
                                <a:moveTo>
                                  <a:pt x="0" y="0"/>
                                </a:moveTo>
                                <a:lnTo>
                                  <a:pt x="1450071" y="0"/>
                                </a:lnTo>
                              </a:path>
                            </a:pathLst>
                          </a:custGeom>
                          <a:ln w="12715">
                            <a:solidFill>
                              <a:srgbClr val="59498E"/>
                            </a:solidFill>
                            <a:prstDash val="solid"/>
                          </a:ln>
                        </wps:spPr>
                        <wps:bodyPr wrap="square" lIns="0" tIns="0" rIns="0" bIns="0" rtlCol="0">
                          <a:prstTxWarp prst="textNoShape">
                            <a:avLst/>
                          </a:prstTxWarp>
                          <a:noAutofit/>
                        </wps:bodyPr>
                      </wps:wsp>
                    </a:graphicData>
                  </a:graphic>
                </wp:anchor>
              </w:drawing>
            </mc:Choice>
            <mc:Fallback>
              <w:pict>
                <v:shape w14:anchorId="2607FF60" id="Graphic 7" o:spid="_x0000_s1026" style="position:absolute;margin-left:31.9pt;margin-top:46.7pt;width:114.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4503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" path="m,l1450071,e" filled="f" strokecolor="#59498e" strokeweight=".35319mm">
                  <v:path arrowok="t"/>
                  <w10:wrap anchorx="page"/>
                </v:shape>
              </w:pict>
            </mc:Fallback>
          </mc:AlternateContent>
        </w:r>
        <w:r w:rsidDel="003C7392">
          <w:rPr>
            <w:rFonts w:ascii="Verdana" w:eastAsia="Verdana" w:hAnsi="Verdana" w:cs="Verdana"/>
            <w:i/>
            <w:iCs/>
            <w:color w:val="59498E"/>
            <w:spacing w:val="-818"/>
            <w:w w:val="98"/>
            <w:position w:val="11"/>
            <w:sz w:val="144"/>
            <w:szCs w:val="144"/>
          </w:rPr>
          <w:delText>=</w:delText>
        </w:r>
      </w:del>
      <w:del w:id="80" w:author="Morgan Wills" w:date="2026-10-01T09:42:00Z">
        <w:r w:rsidDel="003C7392">
          <w:rPr>
            <w:color w:val="2A262A"/>
            <w:spacing w:val="-1"/>
            <w:sz w:val="23"/>
            <w:szCs w:val="23"/>
          </w:rPr>
          <w:delText>Associat</w:delText>
        </w:r>
        <w:r w:rsidDel="003C7392">
          <w:rPr>
            <w:color w:val="2A262A"/>
            <w:spacing w:val="-105"/>
            <w:sz w:val="23"/>
            <w:szCs w:val="23"/>
          </w:rPr>
          <w:delText>e</w:delText>
        </w:r>
        <w:r w:rsidDel="003C7392">
          <w:rPr>
            <w:rFonts w:ascii="Verdana" w:eastAsia="Verdana" w:hAnsi="Verdana" w:cs="Verdana"/>
            <w:i/>
            <w:iCs/>
            <w:color w:val="59498E"/>
            <w:spacing w:val="-1178"/>
            <w:w w:val="98"/>
            <w:position w:val="11"/>
            <w:sz w:val="144"/>
            <w:szCs w:val="144"/>
          </w:rPr>
          <w:delText>�</w:delText>
        </w:r>
        <w:r w:rsidDel="003C7392">
          <w:rPr>
            <w:color w:val="2A262A"/>
            <w:spacing w:val="-1"/>
            <w:w w:val="101"/>
            <w:sz w:val="23"/>
            <w:szCs w:val="23"/>
          </w:rPr>
          <w:delText>Vic</w:delText>
        </w:r>
        <w:r w:rsidDel="003C7392">
          <w:rPr>
            <w:color w:val="2A262A"/>
            <w:w w:val="101"/>
            <w:sz w:val="23"/>
            <w:szCs w:val="23"/>
          </w:rPr>
          <w:delText>e</w:delText>
        </w:r>
        <w:r w:rsidDel="003C7392">
          <w:rPr>
            <w:color w:val="2A262A"/>
            <w:spacing w:val="40"/>
            <w:sz w:val="23"/>
            <w:szCs w:val="23"/>
          </w:rPr>
          <w:delText xml:space="preserve"> </w:delText>
        </w:r>
        <w:r w:rsidDel="003C7392">
          <w:rPr>
            <w:color w:val="2A262A"/>
            <w:sz w:val="23"/>
            <w:szCs w:val="23"/>
          </w:rPr>
          <w:delText>President</w:delText>
        </w:r>
        <w:r w:rsidDel="003C7392">
          <w:rPr>
            <w:color w:val="2A262A"/>
            <w:spacing w:val="40"/>
            <w:sz w:val="23"/>
            <w:szCs w:val="23"/>
          </w:rPr>
          <w:delText xml:space="preserve"> </w:delText>
        </w:r>
        <w:r w:rsidDel="003C7392">
          <w:rPr>
            <w:color w:val="2A262A"/>
            <w:sz w:val="23"/>
            <w:szCs w:val="23"/>
          </w:rPr>
          <w:delText xml:space="preserve">for Research Office </w:delText>
        </w:r>
        <w:r w:rsidDel="003C7392">
          <w:rPr>
            <w:color w:val="2A262A"/>
            <w:w w:val="105"/>
            <w:sz w:val="23"/>
            <w:szCs w:val="23"/>
          </w:rPr>
          <w:delText>of Sponsored Programs</w:delText>
        </w:r>
      </w:del>
    </w:p>
    <w:p w14:paraId="4AF91CB5" w14:textId="6ECC01F4" w:rsidR="00D46A21" w:rsidDel="003C7392" w:rsidRDefault="00D46A21">
      <w:pPr>
        <w:rPr>
          <w:del w:id="81" w:author="Morgan Wills" w:date="2026-10-01T09:44:00Z"/>
        </w:rPr>
        <w:pPrChange w:id="82" w:author="Morgan Wills" w:date="2026-10-01T09:44:00Z">
          <w:pPr>
            <w:pStyle w:val="BodyText"/>
          </w:pPr>
        </w:pPrChange>
      </w:pPr>
    </w:p>
    <w:p w14:paraId="51CF3720" w14:textId="2373F317" w:rsidR="00D46A21" w:rsidDel="003C7392" w:rsidRDefault="00D46A21">
      <w:pPr>
        <w:rPr>
          <w:del w:id="83" w:author="Morgan Wills" w:date="2026-10-01T09:44:00Z"/>
        </w:rPr>
        <w:pPrChange w:id="84" w:author="Morgan Wills" w:date="2026-10-01T09:44:00Z">
          <w:pPr>
            <w:pStyle w:val="BodyText"/>
          </w:pPr>
        </w:pPrChange>
      </w:pPr>
    </w:p>
    <w:p w14:paraId="1582ABA2" w14:textId="3241802A" w:rsidR="00D46A21" w:rsidDel="003C7392" w:rsidRDefault="00D46A21">
      <w:pPr>
        <w:rPr>
          <w:del w:id="85" w:author="Morgan Wills" w:date="2026-10-01T09:44:00Z"/>
        </w:rPr>
        <w:pPrChange w:id="86" w:author="Morgan Wills" w:date="2026-10-01T09:44:00Z">
          <w:pPr>
            <w:pStyle w:val="BodyText"/>
            <w:spacing w:before="105"/>
          </w:pPr>
        </w:pPrChange>
      </w:pPr>
    </w:p>
    <w:p w14:paraId="50FF13A2" w14:textId="587771C5" w:rsidR="00D46A21" w:rsidRDefault="000B705F">
      <w:pPr>
        <w:pPrChange w:id="87" w:author="Morgan Wills" w:date="2026-10-01T09:49:00Z">
          <w:pPr>
            <w:pStyle w:val="Heading2"/>
          </w:pPr>
        </w:pPrChange>
      </w:pPr>
      <w:del w:id="88" w:author="Morgan Wills" w:date="2026-10-01T09:49:00Z">
        <w:r w:rsidDel="00AA6731">
          <w:rPr>
            <w:noProof/>
          </w:rPr>
          <mc:AlternateContent>
            <mc:Choice Requires="wps">
              <w:drawing>
                <wp:anchor distT="0" distB="0" distL="0" distR="0" simplePos="0" relativeHeight="251669504" behindDoc="1" locked="0" layoutInCell="1" allowOverlap="1" wp14:anchorId="1A3F829D" wp14:editId="795481E8">
                  <wp:simplePos x="0" y="0"/>
                  <wp:positionH relativeFrom="page">
                    <wp:posOffset>634978</wp:posOffset>
                  </wp:positionH>
                  <wp:positionV relativeFrom="paragraph">
                    <wp:posOffset>315393</wp:posOffset>
                  </wp:positionV>
                  <wp:extent cx="22225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00" cy="1270"/>
                          </a:xfrm>
                          <a:custGeom>
                            <a:avLst/>
                            <a:gdLst/>
                            <a:ahLst/>
                            <a:cxnLst/>
                            <a:rect l="l" t="t" r="r" b="b"/>
                            <a:pathLst>
                              <a:path w="2222500">
                                <a:moveTo>
                                  <a:pt x="0" y="0"/>
                                </a:moveTo>
                                <a:lnTo>
                                  <a:pt x="2222425"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C4B55B" id="Graphic 8" o:spid="_x0000_s1026" style="position:absolute;margin-left:50pt;margin-top:24.85pt;width:17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2222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" path="m,l2222425,e" filled="f" strokeweight=".08475mm">
                  <v:path arrowok="t"/>
                  <w10:wrap type="topAndBottom" anchorx="page"/>
                </v:shape>
              </w:pict>
            </mc:Fallback>
          </mc:AlternateContent>
        </w:r>
      </w:del>
      <w:del w:id="89" w:author="Morgan Wills" w:date="2026-10-01T09:39:00Z">
        <w:r w:rsidDel="003C7392">
          <w:rPr>
            <w:color w:val="010101"/>
            <w:spacing w:val="-2"/>
          </w:rPr>
          <w:delText>10/24/2025</w:delText>
        </w:r>
      </w:del>
    </w:p>
    <w:tbl>
      <w:tblPr>
        <w:tblStyle w:val="TableGrid"/>
        <w:tblpPr w:leftFromText="180" w:rightFromText="180" w:vertAnchor="text" w:horzAnchor="margin" w:tblpXSpec="center" w:tblpY="-25"/>
        <w:tblW w:w="0" w:type="auto"/>
        <w:tblLook w:val="04A0" w:firstRow="1" w:lastRow="0" w:firstColumn="1" w:lastColumn="0" w:noHBand="0" w:noVBand="1"/>
        <w:tblPrChange w:id="90" w:author="Morgan Wills" w:date="2026-10-01T13:45:00Z">
          <w:tblPr>
            <w:tblStyle w:val="TableGrid"/>
            <w:tblpPr w:leftFromText="180" w:rightFromText="180" w:vertAnchor="text" w:horzAnchor="margin" w:tblpXSpec="center" w:tblpY="-25"/>
            <w:tblW w:w="0" w:type="auto"/>
            <w:tblLook w:val="04A0" w:firstRow="1" w:lastRow="0" w:firstColumn="1" w:lastColumn="0" w:noHBand="0" w:noVBand="1"/>
          </w:tblPr>
        </w:tblPrChange>
      </w:tblPr>
      <w:tblGrid>
        <w:gridCol w:w="4338"/>
        <w:gridCol w:w="630"/>
        <w:gridCol w:w="4879"/>
        <w:tblGridChange w:id="91">
          <w:tblGrid>
            <w:gridCol w:w="3799"/>
            <w:gridCol w:w="990"/>
            <w:gridCol w:w="5058"/>
          </w:tblGrid>
        </w:tblGridChange>
      </w:tblGrid>
      <w:tr w:rsidR="00AA6731" w14:paraId="03768467" w14:textId="77777777" w:rsidTr="00490F03">
        <w:trPr>
          <w:ins w:id="92" w:author="Morgan Wills" w:date="2026-10-01T09:49:00Z"/>
        </w:trPr>
        <w:tc>
          <w:tcPr>
            <w:tcW w:w="4338" w:type="dxa"/>
            <w:tcBorders>
              <w:top w:val="nil"/>
              <w:left w:val="nil"/>
              <w:bottom w:val="nil"/>
              <w:right w:val="nil"/>
            </w:tcBorders>
            <w:tcPrChange w:id="93" w:author="Morgan Wills" w:date="2026-10-01T13:45:00Z">
              <w:tcPr>
                <w:tcW w:w="3799" w:type="dxa"/>
                <w:tcBorders>
                  <w:top w:val="nil"/>
                  <w:left w:val="nil"/>
                  <w:bottom w:val="nil"/>
                  <w:right w:val="nil"/>
                </w:tcBorders>
              </w:tcPr>
            </w:tcPrChange>
          </w:tcPr>
          <w:p w14:paraId="3A089E56" w14:textId="77777777" w:rsidR="00AA6731" w:rsidRPr="008C7DFE" w:rsidRDefault="00AA6731" w:rsidP="00B71E55">
            <w:pPr>
              <w:tabs>
                <w:tab w:val="left" w:pos="5697"/>
              </w:tabs>
              <w:rPr>
                <w:ins w:id="94" w:author="Morgan Wills" w:date="2026-10-01T09:49:00Z"/>
                <w:b/>
                <w:color w:val="2A262A"/>
                <w:spacing w:val="-2"/>
                <w:sz w:val="23"/>
              </w:rPr>
            </w:pPr>
            <w:bookmarkStart w:id="95" w:name="_Hlk241742984"/>
          </w:p>
        </w:tc>
        <w:tc>
          <w:tcPr>
            <w:tcW w:w="630" w:type="dxa"/>
            <w:tcBorders>
              <w:top w:val="nil"/>
              <w:left w:val="nil"/>
              <w:bottom w:val="nil"/>
              <w:right w:val="nil"/>
            </w:tcBorders>
            <w:tcPrChange w:id="96" w:author="Morgan Wills" w:date="2026-10-01T13:45:00Z">
              <w:tcPr>
                <w:tcW w:w="990" w:type="dxa"/>
                <w:tcBorders>
                  <w:top w:val="nil"/>
                  <w:left w:val="nil"/>
                  <w:bottom w:val="nil"/>
                  <w:right w:val="nil"/>
                </w:tcBorders>
              </w:tcPr>
            </w:tcPrChange>
          </w:tcPr>
          <w:p w14:paraId="77AF2939" w14:textId="77777777" w:rsidR="00AA6731" w:rsidRDefault="00AA6731" w:rsidP="00B71E55">
            <w:pPr>
              <w:tabs>
                <w:tab w:val="left" w:pos="5697"/>
              </w:tabs>
              <w:rPr>
                <w:ins w:id="97" w:author="Morgan Wills" w:date="2026-10-01T09:49:00Z"/>
                <w:b/>
                <w:color w:val="2A262A"/>
                <w:spacing w:val="-2"/>
                <w:sz w:val="23"/>
              </w:rPr>
            </w:pPr>
          </w:p>
        </w:tc>
        <w:tc>
          <w:tcPr>
            <w:tcW w:w="4879" w:type="dxa"/>
            <w:tcBorders>
              <w:top w:val="nil"/>
              <w:left w:val="nil"/>
              <w:bottom w:val="nil"/>
              <w:right w:val="nil"/>
            </w:tcBorders>
            <w:tcPrChange w:id="98" w:author="Morgan Wills" w:date="2026-10-01T13:45:00Z">
              <w:tcPr>
                <w:tcW w:w="5058" w:type="dxa"/>
                <w:tcBorders>
                  <w:top w:val="nil"/>
                  <w:left w:val="nil"/>
                  <w:bottom w:val="nil"/>
                  <w:right w:val="nil"/>
                </w:tcBorders>
              </w:tcPr>
            </w:tcPrChange>
          </w:tcPr>
          <w:p w14:paraId="15CD63B3" w14:textId="77777777" w:rsidR="00AA6731" w:rsidRDefault="00AA6731" w:rsidP="00B71E55">
            <w:pPr>
              <w:tabs>
                <w:tab w:val="left" w:pos="5697"/>
              </w:tabs>
              <w:rPr>
                <w:ins w:id="99" w:author="Morgan Wills" w:date="2026-10-01T09:49:00Z"/>
                <w:b/>
                <w:color w:val="2A262A"/>
                <w:spacing w:val="-2"/>
                <w:sz w:val="23"/>
              </w:rPr>
            </w:pPr>
          </w:p>
        </w:tc>
      </w:tr>
      <w:tr w:rsidR="00AA6731" w14:paraId="0AFFF1D6" w14:textId="77777777" w:rsidTr="00490F03">
        <w:trPr>
          <w:ins w:id="100" w:author="Morgan Wills" w:date="2026-10-01T09:49:00Z"/>
        </w:trPr>
        <w:tc>
          <w:tcPr>
            <w:tcW w:w="4338" w:type="dxa"/>
            <w:tcBorders>
              <w:top w:val="nil"/>
              <w:left w:val="nil"/>
              <w:bottom w:val="nil"/>
              <w:right w:val="nil"/>
            </w:tcBorders>
            <w:tcPrChange w:id="101" w:author="Morgan Wills" w:date="2026-10-01T13:45:00Z">
              <w:tcPr>
                <w:tcW w:w="3799" w:type="dxa"/>
                <w:tcBorders>
                  <w:top w:val="nil"/>
                  <w:left w:val="nil"/>
                  <w:bottom w:val="nil"/>
                  <w:right w:val="nil"/>
                </w:tcBorders>
              </w:tcPr>
            </w:tcPrChange>
          </w:tcPr>
          <w:p w14:paraId="74C203A2" w14:textId="77777777" w:rsidR="00AA6731" w:rsidRDefault="00AA6731" w:rsidP="00B71E55">
            <w:pPr>
              <w:tabs>
                <w:tab w:val="left" w:pos="5697"/>
              </w:tabs>
              <w:rPr>
                <w:ins w:id="102" w:author="Morgan Wills" w:date="2026-10-01T09:49:00Z"/>
              </w:rPr>
            </w:pPr>
            <w:ins w:id="103" w:author="Morgan Wills" w:date="2026-10-01T09:49:00Z">
              <w:r w:rsidRPr="008C7DFE">
                <w:rPr>
                  <w:b/>
                  <w:color w:val="2A262A"/>
                  <w:spacing w:val="-2"/>
                  <w:sz w:val="23"/>
                </w:rPr>
                <w:t xml:space="preserve">CNAP </w:t>
              </w:r>
              <w:r>
                <w:rPr>
                  <w:b/>
                  <w:color w:val="2A262A"/>
                  <w:spacing w:val="-2"/>
                  <w:sz w:val="23"/>
                </w:rPr>
                <w:t>DIRECTOR</w:t>
              </w:r>
            </w:ins>
          </w:p>
        </w:tc>
        <w:tc>
          <w:tcPr>
            <w:tcW w:w="630" w:type="dxa"/>
            <w:tcBorders>
              <w:top w:val="nil"/>
              <w:left w:val="nil"/>
              <w:bottom w:val="nil"/>
              <w:right w:val="nil"/>
            </w:tcBorders>
            <w:tcPrChange w:id="104" w:author="Morgan Wills" w:date="2026-10-01T13:45:00Z">
              <w:tcPr>
                <w:tcW w:w="990" w:type="dxa"/>
                <w:tcBorders>
                  <w:top w:val="nil"/>
                  <w:left w:val="nil"/>
                  <w:bottom w:val="nil"/>
                  <w:right w:val="nil"/>
                </w:tcBorders>
              </w:tcPr>
            </w:tcPrChange>
          </w:tcPr>
          <w:p w14:paraId="52126219" w14:textId="77777777" w:rsidR="00AA6731" w:rsidRDefault="00AA6731" w:rsidP="00B71E55">
            <w:pPr>
              <w:tabs>
                <w:tab w:val="left" w:pos="5697"/>
              </w:tabs>
              <w:rPr>
                <w:ins w:id="105" w:author="Morgan Wills" w:date="2026-10-01T09:49:00Z"/>
                <w:b/>
                <w:color w:val="2A262A"/>
                <w:spacing w:val="-2"/>
                <w:sz w:val="23"/>
              </w:rPr>
            </w:pPr>
          </w:p>
        </w:tc>
        <w:tc>
          <w:tcPr>
            <w:tcW w:w="4879" w:type="dxa"/>
            <w:tcBorders>
              <w:top w:val="nil"/>
              <w:left w:val="nil"/>
              <w:bottom w:val="nil"/>
              <w:right w:val="nil"/>
            </w:tcBorders>
            <w:tcPrChange w:id="106" w:author="Morgan Wills" w:date="2026-10-01T13:45:00Z">
              <w:tcPr>
                <w:tcW w:w="5058" w:type="dxa"/>
                <w:tcBorders>
                  <w:top w:val="nil"/>
                  <w:left w:val="nil"/>
                  <w:bottom w:val="nil"/>
                  <w:right w:val="nil"/>
                </w:tcBorders>
              </w:tcPr>
            </w:tcPrChange>
          </w:tcPr>
          <w:p w14:paraId="264A49DA" w14:textId="77777777" w:rsidR="00AA6731" w:rsidRPr="008C7DFE" w:rsidRDefault="00AA6731" w:rsidP="00B71E55">
            <w:pPr>
              <w:tabs>
                <w:tab w:val="left" w:pos="5697"/>
              </w:tabs>
              <w:rPr>
                <w:ins w:id="107" w:author="Morgan Wills" w:date="2026-10-01T09:49:00Z"/>
                <w:b/>
                <w:sz w:val="23"/>
              </w:rPr>
            </w:pPr>
            <w:ins w:id="108" w:author="Morgan Wills" w:date="2026-10-01T09:49:00Z">
              <w:r>
                <w:rPr>
                  <w:b/>
                  <w:color w:val="2A262A"/>
                  <w:spacing w:val="-2"/>
                  <w:sz w:val="23"/>
                </w:rPr>
                <w:t>CONSULTANT</w:t>
              </w:r>
            </w:ins>
          </w:p>
        </w:tc>
      </w:tr>
      <w:tr w:rsidR="00AA6731" w14:paraId="601662DC" w14:textId="77777777" w:rsidTr="00490F03">
        <w:trPr>
          <w:trHeight w:val="994"/>
          <w:ins w:id="109" w:author="Morgan Wills" w:date="2026-10-01T09:49:00Z"/>
        </w:trPr>
        <w:tc>
          <w:tcPr>
            <w:tcW w:w="4338" w:type="dxa"/>
            <w:tcBorders>
              <w:top w:val="nil"/>
              <w:left w:val="nil"/>
              <w:bottom w:val="single" w:sz="4" w:space="0" w:color="auto"/>
              <w:right w:val="nil"/>
            </w:tcBorders>
            <w:tcPrChange w:id="110" w:author="Morgan Wills" w:date="2026-10-01T13:45:00Z">
              <w:tcPr>
                <w:tcW w:w="3799" w:type="dxa"/>
                <w:tcBorders>
                  <w:top w:val="nil"/>
                  <w:left w:val="nil"/>
                  <w:bottom w:val="single" w:sz="4" w:space="0" w:color="auto"/>
                  <w:right w:val="nil"/>
                </w:tcBorders>
              </w:tcPr>
            </w:tcPrChange>
          </w:tcPr>
          <w:p w14:paraId="17ED56B7" w14:textId="77777777" w:rsidR="00AA6731" w:rsidRDefault="00AA6731" w:rsidP="00B71E55">
            <w:pPr>
              <w:pStyle w:val="Heading2"/>
              <w:ind w:left="0"/>
              <w:rPr>
                <w:ins w:id="111" w:author="Morgan Wills" w:date="2026-10-01T09:49:00Z"/>
              </w:rPr>
            </w:pPr>
          </w:p>
        </w:tc>
        <w:tc>
          <w:tcPr>
            <w:tcW w:w="630" w:type="dxa"/>
            <w:tcBorders>
              <w:top w:val="nil"/>
              <w:left w:val="nil"/>
              <w:bottom w:val="nil"/>
              <w:right w:val="nil"/>
            </w:tcBorders>
            <w:tcPrChange w:id="112" w:author="Morgan Wills" w:date="2026-10-01T13:45:00Z">
              <w:tcPr>
                <w:tcW w:w="990" w:type="dxa"/>
                <w:tcBorders>
                  <w:top w:val="nil"/>
                  <w:left w:val="nil"/>
                  <w:bottom w:val="nil"/>
                  <w:right w:val="nil"/>
                </w:tcBorders>
              </w:tcPr>
            </w:tcPrChange>
          </w:tcPr>
          <w:p w14:paraId="07247843" w14:textId="77777777" w:rsidR="00AA6731" w:rsidRDefault="00AA6731" w:rsidP="00B71E55">
            <w:pPr>
              <w:pStyle w:val="Heading2"/>
              <w:ind w:left="0"/>
              <w:rPr>
                <w:ins w:id="113" w:author="Morgan Wills" w:date="2026-10-01T09:49:00Z"/>
              </w:rPr>
            </w:pPr>
          </w:p>
        </w:tc>
        <w:tc>
          <w:tcPr>
            <w:tcW w:w="4879" w:type="dxa"/>
            <w:tcBorders>
              <w:top w:val="nil"/>
              <w:left w:val="nil"/>
              <w:bottom w:val="single" w:sz="4" w:space="0" w:color="auto"/>
              <w:right w:val="nil"/>
            </w:tcBorders>
            <w:tcPrChange w:id="114" w:author="Morgan Wills" w:date="2026-10-01T13:45:00Z">
              <w:tcPr>
                <w:tcW w:w="5058" w:type="dxa"/>
                <w:tcBorders>
                  <w:top w:val="nil"/>
                  <w:left w:val="nil"/>
                  <w:bottom w:val="single" w:sz="4" w:space="0" w:color="auto"/>
                </w:tcBorders>
              </w:tcPr>
            </w:tcPrChange>
          </w:tcPr>
          <w:p w14:paraId="1D264449" w14:textId="77777777" w:rsidR="00AA6731" w:rsidRDefault="00AA6731" w:rsidP="00B71E55">
            <w:pPr>
              <w:pStyle w:val="Heading2"/>
              <w:ind w:left="0"/>
              <w:rPr>
                <w:ins w:id="115" w:author="Morgan Wills" w:date="2026-10-01T09:49:00Z"/>
              </w:rPr>
            </w:pPr>
          </w:p>
        </w:tc>
      </w:tr>
      <w:tr w:rsidR="00AA6731" w14:paraId="57BCA68B" w14:textId="77777777" w:rsidTr="00490F03">
        <w:trPr>
          <w:ins w:id="116" w:author="Morgan Wills" w:date="2026-10-01T09:49:00Z"/>
        </w:trPr>
        <w:tc>
          <w:tcPr>
            <w:tcW w:w="4338" w:type="dxa"/>
            <w:tcBorders>
              <w:left w:val="nil"/>
              <w:bottom w:val="nil"/>
              <w:right w:val="nil"/>
            </w:tcBorders>
            <w:tcPrChange w:id="117" w:author="Morgan Wills" w:date="2026-10-01T13:45:00Z">
              <w:tcPr>
                <w:tcW w:w="3799" w:type="dxa"/>
                <w:tcBorders>
                  <w:left w:val="nil"/>
                  <w:bottom w:val="nil"/>
                  <w:right w:val="nil"/>
                </w:tcBorders>
              </w:tcPr>
            </w:tcPrChange>
          </w:tcPr>
          <w:p w14:paraId="55DB708E" w14:textId="77777777" w:rsidR="00AA6731" w:rsidRDefault="00AA6731" w:rsidP="00B71E55">
            <w:pPr>
              <w:spacing w:line="249" w:lineRule="auto"/>
              <w:ind w:right="38"/>
              <w:rPr>
                <w:ins w:id="118" w:author="Morgan Wills" w:date="2026-10-01T09:49:00Z"/>
                <w:color w:val="2A262A"/>
                <w:w w:val="105"/>
                <w:sz w:val="23"/>
              </w:rPr>
            </w:pPr>
            <w:ins w:id="119" w:author="Morgan Wills" w:date="2026-10-01T09:49:00Z">
              <w:r>
                <w:rPr>
                  <w:color w:val="2A262A"/>
                  <w:w w:val="105"/>
                  <w:sz w:val="23"/>
                </w:rPr>
                <w:t xml:space="preserve">Dr. Heather Bailey </w:t>
              </w:r>
            </w:ins>
          </w:p>
          <w:p w14:paraId="5E79E13C" w14:textId="77777777" w:rsidR="00AA6731" w:rsidRDefault="00AA6731" w:rsidP="00B71E55">
            <w:pPr>
              <w:spacing w:line="249" w:lineRule="auto"/>
              <w:ind w:right="38"/>
              <w:rPr>
                <w:ins w:id="120" w:author="Morgan Wills" w:date="2026-10-01T09:49:00Z"/>
              </w:rPr>
            </w:pPr>
            <w:ins w:id="121" w:author="Morgan Wills" w:date="2026-10-01T09:49:00Z">
              <w:r>
                <w:rPr>
                  <w:color w:val="2A262A"/>
                  <w:spacing w:val="-2"/>
                  <w:w w:val="105"/>
                  <w:sz w:val="23"/>
                </w:rPr>
                <w:t>Director</w:t>
              </w:r>
              <w:r>
                <w:rPr>
                  <w:color w:val="2A262A"/>
                  <w:spacing w:val="-10"/>
                  <w:w w:val="105"/>
                  <w:sz w:val="23"/>
                </w:rPr>
                <w:t xml:space="preserve"> </w:t>
              </w:r>
              <w:r>
                <w:rPr>
                  <w:color w:val="2A262A"/>
                  <w:spacing w:val="-2"/>
                  <w:w w:val="105"/>
                  <w:sz w:val="23"/>
                </w:rPr>
                <w:t>of</w:t>
              </w:r>
              <w:r>
                <w:rPr>
                  <w:color w:val="2A262A"/>
                  <w:spacing w:val="-14"/>
                  <w:w w:val="105"/>
                  <w:sz w:val="23"/>
                </w:rPr>
                <w:t xml:space="preserve"> </w:t>
              </w:r>
              <w:r>
                <w:rPr>
                  <w:color w:val="2A262A"/>
                  <w:spacing w:val="-2"/>
                  <w:w w:val="105"/>
                  <w:sz w:val="23"/>
                </w:rPr>
                <w:t>CNAP</w:t>
              </w:r>
              <w:r>
                <w:rPr>
                  <w:color w:val="2A262A"/>
                  <w:spacing w:val="-6"/>
                  <w:w w:val="105"/>
                  <w:sz w:val="23"/>
                </w:rPr>
                <w:t xml:space="preserve"> </w:t>
              </w:r>
              <w:r>
                <w:rPr>
                  <w:color w:val="2A262A"/>
                  <w:spacing w:val="-2"/>
                  <w:w w:val="105"/>
                  <w:sz w:val="23"/>
                </w:rPr>
                <w:t>Center</w:t>
              </w:r>
            </w:ins>
          </w:p>
        </w:tc>
        <w:tc>
          <w:tcPr>
            <w:tcW w:w="630" w:type="dxa"/>
            <w:tcBorders>
              <w:top w:val="nil"/>
              <w:left w:val="nil"/>
              <w:bottom w:val="nil"/>
              <w:right w:val="nil"/>
            </w:tcBorders>
            <w:tcPrChange w:id="122" w:author="Morgan Wills" w:date="2026-10-01T13:45:00Z">
              <w:tcPr>
                <w:tcW w:w="990" w:type="dxa"/>
                <w:tcBorders>
                  <w:top w:val="nil"/>
                  <w:left w:val="nil"/>
                  <w:bottom w:val="nil"/>
                  <w:right w:val="nil"/>
                </w:tcBorders>
              </w:tcPr>
            </w:tcPrChange>
          </w:tcPr>
          <w:p w14:paraId="04C298FC" w14:textId="77777777" w:rsidR="00AA6731" w:rsidRDefault="00AA6731" w:rsidP="00B71E55">
            <w:pPr>
              <w:rPr>
                <w:ins w:id="123" w:author="Morgan Wills" w:date="2026-10-01T09:49:00Z"/>
                <w:color w:val="2A262A"/>
                <w:sz w:val="23"/>
              </w:rPr>
            </w:pPr>
          </w:p>
        </w:tc>
        <w:tc>
          <w:tcPr>
            <w:tcW w:w="4879" w:type="dxa"/>
            <w:tcBorders>
              <w:left w:val="nil"/>
              <w:bottom w:val="nil"/>
              <w:right w:val="nil"/>
            </w:tcBorders>
            <w:tcPrChange w:id="124" w:author="Morgan Wills" w:date="2026-10-01T13:45:00Z">
              <w:tcPr>
                <w:tcW w:w="5058" w:type="dxa"/>
                <w:tcBorders>
                  <w:left w:val="nil"/>
                  <w:bottom w:val="nil"/>
                </w:tcBorders>
              </w:tcPr>
            </w:tcPrChange>
          </w:tcPr>
          <w:p w14:paraId="3873BB63" w14:textId="77777777" w:rsidR="00AA6731" w:rsidRDefault="00AA6731" w:rsidP="00B71E55">
            <w:pPr>
              <w:rPr>
                <w:ins w:id="125" w:author="Morgan Wills" w:date="2026-10-01T09:49:00Z"/>
                <w:sz w:val="23"/>
              </w:rPr>
            </w:pPr>
            <w:ins w:id="126" w:author="Morgan Wills" w:date="2026-10-01T09:49:00Z">
              <w:r>
                <w:rPr>
                  <w:color w:val="2A262A"/>
                  <w:sz w:val="23"/>
                </w:rPr>
                <w:t>Dr.</w:t>
              </w:r>
              <w:r>
                <w:rPr>
                  <w:color w:val="2A262A"/>
                  <w:spacing w:val="19"/>
                  <w:sz w:val="23"/>
                </w:rPr>
                <w:t xml:space="preserve"> </w:t>
              </w:r>
              <w:r>
                <w:rPr>
                  <w:color w:val="2A262A"/>
                  <w:sz w:val="23"/>
                </w:rPr>
                <w:t>Jeffrey</w:t>
              </w:r>
              <w:r>
                <w:rPr>
                  <w:color w:val="2A262A"/>
                  <w:spacing w:val="26"/>
                  <w:sz w:val="23"/>
                </w:rPr>
                <w:t xml:space="preserve"> </w:t>
              </w:r>
              <w:r>
                <w:rPr>
                  <w:color w:val="2A262A"/>
                  <w:spacing w:val="-2"/>
                  <w:sz w:val="23"/>
                </w:rPr>
                <w:t>Zacks</w:t>
              </w:r>
            </w:ins>
          </w:p>
          <w:p w14:paraId="4AE89583" w14:textId="77777777" w:rsidR="00AA6731" w:rsidRDefault="00AA6731" w:rsidP="00B71E55">
            <w:pPr>
              <w:spacing w:before="5"/>
              <w:rPr>
                <w:ins w:id="127" w:author="Morgan Wills" w:date="2026-10-01T09:49:00Z"/>
              </w:rPr>
            </w:pPr>
            <w:ins w:id="128" w:author="Morgan Wills" w:date="2026-10-01T09:49:00Z">
              <w:r>
                <w:rPr>
                  <w:color w:val="2A262A"/>
                  <w:w w:val="105"/>
                  <w:sz w:val="23"/>
                </w:rPr>
                <w:t>External</w:t>
              </w:r>
              <w:r>
                <w:rPr>
                  <w:color w:val="2A262A"/>
                  <w:spacing w:val="-10"/>
                  <w:w w:val="105"/>
                  <w:sz w:val="23"/>
                </w:rPr>
                <w:t xml:space="preserve"> </w:t>
              </w:r>
              <w:r>
                <w:rPr>
                  <w:color w:val="2A262A"/>
                  <w:w w:val="105"/>
                  <w:sz w:val="23"/>
                </w:rPr>
                <w:t>Advisory</w:t>
              </w:r>
              <w:r>
                <w:rPr>
                  <w:color w:val="2A262A"/>
                  <w:spacing w:val="-9"/>
                  <w:w w:val="105"/>
                  <w:sz w:val="23"/>
                </w:rPr>
                <w:t xml:space="preserve"> </w:t>
              </w:r>
              <w:r>
                <w:rPr>
                  <w:color w:val="2A262A"/>
                  <w:w w:val="105"/>
                  <w:sz w:val="23"/>
                </w:rPr>
                <w:t>Council</w:t>
              </w:r>
              <w:r>
                <w:rPr>
                  <w:color w:val="2A262A"/>
                  <w:spacing w:val="-9"/>
                  <w:w w:val="105"/>
                  <w:sz w:val="23"/>
                </w:rPr>
                <w:t xml:space="preserve"> </w:t>
              </w:r>
              <w:r>
                <w:rPr>
                  <w:color w:val="2A262A"/>
                  <w:spacing w:val="-2"/>
                  <w:w w:val="105"/>
                  <w:sz w:val="23"/>
                </w:rPr>
                <w:t>Member</w:t>
              </w:r>
            </w:ins>
          </w:p>
        </w:tc>
      </w:tr>
      <w:tr w:rsidR="00AA6731" w14:paraId="37D1D965" w14:textId="77777777" w:rsidTr="00490F03">
        <w:trPr>
          <w:trHeight w:val="486"/>
          <w:ins w:id="129" w:author="Morgan Wills" w:date="2026-10-01T09:49:00Z"/>
          <w:trPrChange w:id="130" w:author="Morgan Wills" w:date="2026-10-01T13:45:00Z">
            <w:trPr>
              <w:trHeight w:val="486"/>
            </w:trPr>
          </w:trPrChange>
        </w:trPr>
        <w:tc>
          <w:tcPr>
            <w:tcW w:w="4338" w:type="dxa"/>
            <w:tcBorders>
              <w:top w:val="nil"/>
              <w:left w:val="nil"/>
              <w:bottom w:val="single" w:sz="4" w:space="0" w:color="auto"/>
              <w:right w:val="nil"/>
            </w:tcBorders>
            <w:tcPrChange w:id="131" w:author="Morgan Wills" w:date="2026-10-01T13:45:00Z">
              <w:tcPr>
                <w:tcW w:w="3799" w:type="dxa"/>
                <w:tcBorders>
                  <w:top w:val="nil"/>
                  <w:left w:val="nil"/>
                  <w:bottom w:val="single" w:sz="4" w:space="0" w:color="auto"/>
                  <w:right w:val="nil"/>
                </w:tcBorders>
              </w:tcPr>
            </w:tcPrChange>
          </w:tcPr>
          <w:p w14:paraId="7B4E082C" w14:textId="77777777" w:rsidR="00AA6731" w:rsidRDefault="00AA6731" w:rsidP="00B71E55">
            <w:pPr>
              <w:spacing w:line="249" w:lineRule="auto"/>
              <w:ind w:right="38"/>
              <w:rPr>
                <w:ins w:id="132" w:author="Morgan Wills" w:date="2026-10-01T09:49:00Z"/>
                <w:color w:val="2A262A"/>
                <w:w w:val="105"/>
                <w:sz w:val="23"/>
              </w:rPr>
            </w:pPr>
          </w:p>
        </w:tc>
        <w:tc>
          <w:tcPr>
            <w:tcW w:w="630" w:type="dxa"/>
            <w:tcBorders>
              <w:top w:val="nil"/>
              <w:left w:val="nil"/>
              <w:bottom w:val="nil"/>
              <w:right w:val="nil"/>
            </w:tcBorders>
            <w:tcPrChange w:id="133" w:author="Morgan Wills" w:date="2026-10-01T13:45:00Z">
              <w:tcPr>
                <w:tcW w:w="990" w:type="dxa"/>
                <w:tcBorders>
                  <w:top w:val="nil"/>
                  <w:left w:val="nil"/>
                  <w:bottom w:val="nil"/>
                  <w:right w:val="nil"/>
                </w:tcBorders>
              </w:tcPr>
            </w:tcPrChange>
          </w:tcPr>
          <w:p w14:paraId="7B9C6C7A" w14:textId="77777777" w:rsidR="00AA6731" w:rsidRDefault="00AA6731" w:rsidP="00B71E55">
            <w:pPr>
              <w:rPr>
                <w:ins w:id="134" w:author="Morgan Wills" w:date="2026-10-01T09:49:00Z"/>
                <w:color w:val="2A262A"/>
                <w:sz w:val="23"/>
              </w:rPr>
            </w:pPr>
          </w:p>
        </w:tc>
        <w:tc>
          <w:tcPr>
            <w:tcW w:w="4879" w:type="dxa"/>
            <w:tcBorders>
              <w:top w:val="nil"/>
              <w:left w:val="nil"/>
              <w:bottom w:val="single" w:sz="4" w:space="0" w:color="auto"/>
              <w:right w:val="nil"/>
            </w:tcBorders>
            <w:tcPrChange w:id="135" w:author="Morgan Wills" w:date="2026-10-01T13:45:00Z">
              <w:tcPr>
                <w:tcW w:w="5058" w:type="dxa"/>
                <w:tcBorders>
                  <w:top w:val="nil"/>
                  <w:left w:val="nil"/>
                  <w:bottom w:val="single" w:sz="4" w:space="0" w:color="auto"/>
                </w:tcBorders>
              </w:tcPr>
            </w:tcPrChange>
          </w:tcPr>
          <w:p w14:paraId="3AFA851F" w14:textId="77777777" w:rsidR="00AA6731" w:rsidRDefault="00AA6731" w:rsidP="00B71E55">
            <w:pPr>
              <w:rPr>
                <w:ins w:id="136" w:author="Morgan Wills" w:date="2026-10-01T09:49:00Z"/>
                <w:color w:val="2A262A"/>
                <w:sz w:val="23"/>
              </w:rPr>
            </w:pPr>
          </w:p>
        </w:tc>
      </w:tr>
      <w:tr w:rsidR="00AA6731" w14:paraId="5381FBAE" w14:textId="77777777" w:rsidTr="00490F03">
        <w:trPr>
          <w:ins w:id="137" w:author="Morgan Wills" w:date="2026-10-01T09:49:00Z"/>
        </w:trPr>
        <w:tc>
          <w:tcPr>
            <w:tcW w:w="4338" w:type="dxa"/>
            <w:tcBorders>
              <w:left w:val="nil"/>
              <w:bottom w:val="nil"/>
              <w:right w:val="nil"/>
            </w:tcBorders>
            <w:tcPrChange w:id="138" w:author="Morgan Wills" w:date="2026-10-01T13:45:00Z">
              <w:tcPr>
                <w:tcW w:w="3799" w:type="dxa"/>
                <w:tcBorders>
                  <w:left w:val="nil"/>
                  <w:bottom w:val="nil"/>
                  <w:right w:val="nil"/>
                </w:tcBorders>
              </w:tcPr>
            </w:tcPrChange>
          </w:tcPr>
          <w:p w14:paraId="088DB716" w14:textId="77777777" w:rsidR="00AA6731" w:rsidRDefault="00AA6731" w:rsidP="00B71E55">
            <w:pPr>
              <w:spacing w:before="13"/>
              <w:rPr>
                <w:ins w:id="139" w:author="Morgan Wills" w:date="2026-10-01T09:49:00Z"/>
                <w:color w:val="2A262A"/>
                <w:w w:val="105"/>
                <w:sz w:val="23"/>
              </w:rPr>
            </w:pPr>
            <w:ins w:id="140" w:author="Morgan Wills" w:date="2026-10-01T09:49:00Z">
              <w:r>
                <w:rPr>
                  <w:color w:val="2A262A"/>
                  <w:spacing w:val="-4"/>
                  <w:sz w:val="23"/>
                </w:rPr>
                <w:t>Date</w:t>
              </w:r>
            </w:ins>
          </w:p>
        </w:tc>
        <w:tc>
          <w:tcPr>
            <w:tcW w:w="630" w:type="dxa"/>
            <w:tcBorders>
              <w:top w:val="nil"/>
              <w:left w:val="nil"/>
              <w:bottom w:val="nil"/>
              <w:right w:val="nil"/>
            </w:tcBorders>
            <w:tcPrChange w:id="141" w:author="Morgan Wills" w:date="2026-10-01T13:45:00Z">
              <w:tcPr>
                <w:tcW w:w="990" w:type="dxa"/>
                <w:tcBorders>
                  <w:top w:val="nil"/>
                  <w:left w:val="nil"/>
                  <w:bottom w:val="nil"/>
                  <w:right w:val="nil"/>
                </w:tcBorders>
              </w:tcPr>
            </w:tcPrChange>
          </w:tcPr>
          <w:p w14:paraId="3FB56DBB" w14:textId="77777777" w:rsidR="00AA6731" w:rsidRDefault="00AA6731" w:rsidP="00B71E55">
            <w:pPr>
              <w:spacing w:before="13"/>
              <w:rPr>
                <w:ins w:id="142" w:author="Morgan Wills" w:date="2026-10-01T09:49:00Z"/>
                <w:color w:val="2A262A"/>
                <w:spacing w:val="-4"/>
                <w:sz w:val="23"/>
              </w:rPr>
            </w:pPr>
          </w:p>
        </w:tc>
        <w:tc>
          <w:tcPr>
            <w:tcW w:w="4879" w:type="dxa"/>
            <w:tcBorders>
              <w:left w:val="nil"/>
              <w:bottom w:val="nil"/>
              <w:right w:val="nil"/>
            </w:tcBorders>
            <w:tcPrChange w:id="143" w:author="Morgan Wills" w:date="2026-10-01T13:45:00Z">
              <w:tcPr>
                <w:tcW w:w="5058" w:type="dxa"/>
                <w:tcBorders>
                  <w:left w:val="nil"/>
                  <w:bottom w:val="nil"/>
                </w:tcBorders>
              </w:tcPr>
            </w:tcPrChange>
          </w:tcPr>
          <w:p w14:paraId="2E3F7541" w14:textId="77777777" w:rsidR="00AA6731" w:rsidRPr="008C7DFE" w:rsidRDefault="00AA6731" w:rsidP="00B71E55">
            <w:pPr>
              <w:spacing w:before="13"/>
              <w:rPr>
                <w:ins w:id="144" w:author="Morgan Wills" w:date="2026-10-01T09:49:00Z"/>
                <w:sz w:val="23"/>
              </w:rPr>
            </w:pPr>
            <w:ins w:id="145" w:author="Morgan Wills" w:date="2026-10-01T09:49:00Z">
              <w:r>
                <w:rPr>
                  <w:color w:val="2A262A"/>
                  <w:spacing w:val="-4"/>
                  <w:sz w:val="23"/>
                </w:rPr>
                <w:t>Date</w:t>
              </w:r>
            </w:ins>
          </w:p>
        </w:tc>
      </w:tr>
      <w:tr w:rsidR="00AA6731" w14:paraId="5C9DE3B5" w14:textId="77777777" w:rsidTr="002919FC">
        <w:trPr>
          <w:ins w:id="146" w:author="Morgan Wills" w:date="2026-10-01T09:49:00Z"/>
        </w:trPr>
        <w:tc>
          <w:tcPr>
            <w:tcW w:w="4338" w:type="dxa"/>
            <w:tcBorders>
              <w:top w:val="nil"/>
              <w:left w:val="nil"/>
              <w:bottom w:val="nil"/>
              <w:right w:val="nil"/>
            </w:tcBorders>
            <w:tcPrChange w:id="147" w:author="Morgan Wills" w:date="2026-10-06T15:15:00Z">
              <w:tcPr>
                <w:tcW w:w="3799" w:type="dxa"/>
                <w:tcBorders>
                  <w:top w:val="nil"/>
                  <w:left w:val="nil"/>
                  <w:bottom w:val="nil"/>
                  <w:right w:val="nil"/>
                </w:tcBorders>
              </w:tcPr>
            </w:tcPrChange>
          </w:tcPr>
          <w:p w14:paraId="3CA11D79" w14:textId="77777777" w:rsidR="00AA6731" w:rsidRDefault="00AA6731" w:rsidP="00B71E55">
            <w:pPr>
              <w:spacing w:before="13"/>
              <w:rPr>
                <w:ins w:id="148" w:author="Morgan Wills" w:date="2026-10-01T09:49:00Z"/>
                <w:color w:val="2A262A"/>
                <w:spacing w:val="-4"/>
                <w:sz w:val="23"/>
              </w:rPr>
            </w:pPr>
          </w:p>
        </w:tc>
        <w:tc>
          <w:tcPr>
            <w:tcW w:w="630" w:type="dxa"/>
            <w:tcBorders>
              <w:top w:val="nil"/>
              <w:left w:val="nil"/>
              <w:bottom w:val="nil"/>
              <w:right w:val="nil"/>
            </w:tcBorders>
            <w:tcPrChange w:id="149" w:author="Morgan Wills" w:date="2026-10-06T15:15:00Z">
              <w:tcPr>
                <w:tcW w:w="990" w:type="dxa"/>
                <w:tcBorders>
                  <w:top w:val="nil"/>
                  <w:left w:val="nil"/>
                  <w:bottom w:val="nil"/>
                  <w:right w:val="nil"/>
                </w:tcBorders>
              </w:tcPr>
            </w:tcPrChange>
          </w:tcPr>
          <w:p w14:paraId="0BF48DF1" w14:textId="77777777" w:rsidR="00AA6731" w:rsidRDefault="00AA6731" w:rsidP="00B71E55">
            <w:pPr>
              <w:spacing w:before="13"/>
              <w:rPr>
                <w:ins w:id="150" w:author="Morgan Wills" w:date="2026-10-01T09:49:00Z"/>
                <w:color w:val="2A262A"/>
                <w:spacing w:val="-4"/>
                <w:sz w:val="23"/>
              </w:rPr>
            </w:pPr>
          </w:p>
        </w:tc>
        <w:tc>
          <w:tcPr>
            <w:tcW w:w="4879" w:type="dxa"/>
            <w:tcBorders>
              <w:top w:val="nil"/>
              <w:left w:val="nil"/>
              <w:bottom w:val="single" w:sz="4" w:space="0" w:color="auto"/>
              <w:right w:val="nil"/>
            </w:tcBorders>
            <w:tcPrChange w:id="151" w:author="Morgan Wills" w:date="2026-10-06T15:15:00Z">
              <w:tcPr>
                <w:tcW w:w="5058" w:type="dxa"/>
                <w:tcBorders>
                  <w:top w:val="nil"/>
                  <w:left w:val="nil"/>
                  <w:bottom w:val="nil"/>
                </w:tcBorders>
              </w:tcPr>
            </w:tcPrChange>
          </w:tcPr>
          <w:p w14:paraId="3FF60801" w14:textId="77777777" w:rsidR="00AA6731" w:rsidRDefault="00AA6731" w:rsidP="00B71E55">
            <w:pPr>
              <w:spacing w:before="13"/>
              <w:rPr>
                <w:ins w:id="152" w:author="Morgan Wills" w:date="2026-10-01T09:49:00Z"/>
                <w:color w:val="2A262A"/>
                <w:spacing w:val="-4"/>
                <w:sz w:val="23"/>
              </w:rPr>
            </w:pPr>
          </w:p>
        </w:tc>
      </w:tr>
      <w:tr w:rsidR="00AA6731" w14:paraId="38795303" w14:textId="77777777" w:rsidTr="002919FC">
        <w:trPr>
          <w:trHeight w:val="549"/>
          <w:ins w:id="153" w:author="Morgan Wills" w:date="2026-10-01T09:49:00Z"/>
          <w:trPrChange w:id="154" w:author="Morgan Wills" w:date="2026-10-06T15:15:00Z">
            <w:trPr>
              <w:trHeight w:val="549"/>
            </w:trPr>
          </w:trPrChange>
        </w:trPr>
        <w:tc>
          <w:tcPr>
            <w:tcW w:w="4338" w:type="dxa"/>
            <w:tcBorders>
              <w:top w:val="nil"/>
              <w:left w:val="nil"/>
              <w:bottom w:val="nil"/>
              <w:right w:val="nil"/>
            </w:tcBorders>
            <w:vAlign w:val="bottom"/>
            <w:tcPrChange w:id="155" w:author="Morgan Wills" w:date="2026-10-06T15:15:00Z">
              <w:tcPr>
                <w:tcW w:w="3799" w:type="dxa"/>
                <w:tcBorders>
                  <w:top w:val="nil"/>
                  <w:left w:val="nil"/>
                  <w:bottom w:val="nil"/>
                  <w:right w:val="nil"/>
                </w:tcBorders>
                <w:vAlign w:val="bottom"/>
              </w:tcPr>
            </w:tcPrChange>
          </w:tcPr>
          <w:p w14:paraId="30356C53" w14:textId="77777777" w:rsidR="00AA6731" w:rsidRPr="008C7DFE" w:rsidRDefault="00AA6731" w:rsidP="00B71E55">
            <w:pPr>
              <w:spacing w:before="13"/>
              <w:rPr>
                <w:ins w:id="156" w:author="Morgan Wills" w:date="2026-10-01T09:49:00Z"/>
                <w:b/>
                <w:bCs/>
                <w:color w:val="2A262A"/>
                <w:spacing w:val="-4"/>
                <w:sz w:val="23"/>
              </w:rPr>
            </w:pPr>
            <w:ins w:id="157" w:author="Morgan Wills" w:date="2026-10-01T09:49:00Z">
              <w:r>
                <w:rPr>
                  <w:b/>
                  <w:bCs/>
                  <w:color w:val="2A262A"/>
                  <w:spacing w:val="-4"/>
                  <w:sz w:val="23"/>
                </w:rPr>
                <w:t>UNIVERSITY</w:t>
              </w:r>
            </w:ins>
          </w:p>
        </w:tc>
        <w:tc>
          <w:tcPr>
            <w:tcW w:w="630" w:type="dxa"/>
            <w:tcBorders>
              <w:top w:val="nil"/>
              <w:left w:val="nil"/>
              <w:bottom w:val="nil"/>
              <w:right w:val="nil"/>
            </w:tcBorders>
            <w:tcPrChange w:id="158" w:author="Morgan Wills" w:date="2026-10-06T15:15:00Z">
              <w:tcPr>
                <w:tcW w:w="990" w:type="dxa"/>
                <w:tcBorders>
                  <w:top w:val="nil"/>
                  <w:left w:val="nil"/>
                  <w:bottom w:val="nil"/>
                  <w:right w:val="nil"/>
                </w:tcBorders>
              </w:tcPr>
            </w:tcPrChange>
          </w:tcPr>
          <w:p w14:paraId="0C897044" w14:textId="77777777" w:rsidR="00AA6731" w:rsidRDefault="00AA6731" w:rsidP="00B71E55">
            <w:pPr>
              <w:spacing w:before="13"/>
              <w:rPr>
                <w:ins w:id="159" w:author="Morgan Wills" w:date="2026-10-01T09:49:00Z"/>
                <w:color w:val="2A262A"/>
                <w:spacing w:val="-4"/>
                <w:sz w:val="23"/>
              </w:rPr>
            </w:pPr>
          </w:p>
        </w:tc>
        <w:tc>
          <w:tcPr>
            <w:tcW w:w="4879" w:type="dxa"/>
            <w:tcBorders>
              <w:top w:val="single" w:sz="4" w:space="0" w:color="auto"/>
              <w:left w:val="nil"/>
              <w:bottom w:val="nil"/>
              <w:right w:val="nil"/>
            </w:tcBorders>
            <w:tcPrChange w:id="160" w:author="Morgan Wills" w:date="2026-10-06T15:15:00Z">
              <w:tcPr>
                <w:tcW w:w="5058" w:type="dxa"/>
                <w:tcBorders>
                  <w:top w:val="nil"/>
                  <w:left w:val="nil"/>
                  <w:bottom w:val="nil"/>
                  <w:right w:val="nil"/>
                </w:tcBorders>
              </w:tcPr>
            </w:tcPrChange>
          </w:tcPr>
          <w:p w14:paraId="0FA49874" w14:textId="591BABC5" w:rsidR="00AA6731" w:rsidRDefault="002919FC" w:rsidP="00B71E55">
            <w:pPr>
              <w:spacing w:before="13"/>
              <w:rPr>
                <w:ins w:id="161" w:author="Morgan Wills" w:date="2026-10-01T09:49:00Z"/>
                <w:color w:val="2A262A"/>
                <w:spacing w:val="-4"/>
                <w:sz w:val="23"/>
              </w:rPr>
            </w:pPr>
            <w:ins w:id="162" w:author="Morgan Wills" w:date="2026-10-06T15:15:00Z">
              <w:r>
                <w:rPr>
                  <w:sz w:val="24"/>
                  <w:szCs w:val="24"/>
                </w:rPr>
                <w:t>Consultant FEIN</w:t>
              </w:r>
            </w:ins>
          </w:p>
        </w:tc>
      </w:tr>
      <w:tr w:rsidR="00AA6731" w14:paraId="3993D142" w14:textId="77777777" w:rsidTr="00490F03">
        <w:trPr>
          <w:trHeight w:val="992"/>
          <w:ins w:id="163" w:author="Morgan Wills" w:date="2026-10-01T09:49:00Z"/>
          <w:trPrChange w:id="164" w:author="Morgan Wills" w:date="2026-10-01T13:45:00Z">
            <w:trPr>
              <w:trHeight w:val="629"/>
            </w:trPr>
          </w:trPrChange>
        </w:trPr>
        <w:tc>
          <w:tcPr>
            <w:tcW w:w="4338" w:type="dxa"/>
            <w:tcBorders>
              <w:top w:val="nil"/>
              <w:left w:val="nil"/>
              <w:bottom w:val="single" w:sz="4" w:space="0" w:color="auto"/>
              <w:right w:val="nil"/>
            </w:tcBorders>
            <w:tcPrChange w:id="165" w:author="Morgan Wills" w:date="2026-10-01T13:45:00Z">
              <w:tcPr>
                <w:tcW w:w="3799" w:type="dxa"/>
                <w:tcBorders>
                  <w:top w:val="nil"/>
                  <w:left w:val="nil"/>
                  <w:bottom w:val="single" w:sz="4" w:space="0" w:color="auto"/>
                  <w:right w:val="nil"/>
                </w:tcBorders>
              </w:tcPr>
            </w:tcPrChange>
          </w:tcPr>
          <w:p w14:paraId="21726EC3" w14:textId="77777777" w:rsidR="00AA6731" w:rsidRDefault="00AA6731" w:rsidP="00B71E55">
            <w:pPr>
              <w:spacing w:before="13"/>
              <w:rPr>
                <w:ins w:id="166" w:author="Morgan Wills" w:date="2026-10-01T09:49:00Z"/>
                <w:color w:val="2A262A"/>
                <w:spacing w:val="-4"/>
                <w:sz w:val="23"/>
              </w:rPr>
            </w:pPr>
          </w:p>
        </w:tc>
        <w:tc>
          <w:tcPr>
            <w:tcW w:w="630" w:type="dxa"/>
            <w:tcBorders>
              <w:top w:val="nil"/>
              <w:left w:val="nil"/>
              <w:bottom w:val="nil"/>
              <w:right w:val="nil"/>
            </w:tcBorders>
            <w:tcPrChange w:id="167" w:author="Morgan Wills" w:date="2026-10-01T13:45:00Z">
              <w:tcPr>
                <w:tcW w:w="990" w:type="dxa"/>
                <w:tcBorders>
                  <w:top w:val="nil"/>
                  <w:left w:val="nil"/>
                  <w:bottom w:val="nil"/>
                  <w:right w:val="nil"/>
                </w:tcBorders>
              </w:tcPr>
            </w:tcPrChange>
          </w:tcPr>
          <w:p w14:paraId="3E0FEC0F" w14:textId="77777777" w:rsidR="00AA6731" w:rsidRDefault="00AA6731" w:rsidP="00B71E55">
            <w:pPr>
              <w:spacing w:before="13"/>
              <w:rPr>
                <w:ins w:id="168" w:author="Morgan Wills" w:date="2026-10-01T09:49:00Z"/>
                <w:color w:val="2A262A"/>
                <w:spacing w:val="-4"/>
                <w:sz w:val="23"/>
              </w:rPr>
            </w:pPr>
          </w:p>
        </w:tc>
        <w:tc>
          <w:tcPr>
            <w:tcW w:w="4879" w:type="dxa"/>
            <w:tcBorders>
              <w:top w:val="nil"/>
              <w:left w:val="nil"/>
              <w:bottom w:val="nil"/>
              <w:right w:val="nil"/>
            </w:tcBorders>
            <w:tcPrChange w:id="169" w:author="Morgan Wills" w:date="2026-10-01T13:45:00Z">
              <w:tcPr>
                <w:tcW w:w="5058" w:type="dxa"/>
                <w:tcBorders>
                  <w:top w:val="nil"/>
                  <w:left w:val="nil"/>
                  <w:bottom w:val="nil"/>
                  <w:right w:val="nil"/>
                </w:tcBorders>
              </w:tcPr>
            </w:tcPrChange>
          </w:tcPr>
          <w:p w14:paraId="03DFBE4A" w14:textId="77777777" w:rsidR="00AA6731" w:rsidRDefault="00AA6731" w:rsidP="00B71E55">
            <w:pPr>
              <w:spacing w:before="13"/>
              <w:rPr>
                <w:ins w:id="170" w:author="Morgan Wills" w:date="2026-10-01T09:49:00Z"/>
                <w:color w:val="2A262A"/>
                <w:spacing w:val="-4"/>
                <w:sz w:val="23"/>
              </w:rPr>
            </w:pPr>
          </w:p>
        </w:tc>
      </w:tr>
      <w:tr w:rsidR="00AA6731" w14:paraId="43E3661B" w14:textId="77777777" w:rsidTr="00490F03">
        <w:trPr>
          <w:ins w:id="171" w:author="Morgan Wills" w:date="2026-10-01T09:49:00Z"/>
        </w:trPr>
        <w:tc>
          <w:tcPr>
            <w:tcW w:w="4338" w:type="dxa"/>
            <w:tcBorders>
              <w:left w:val="nil"/>
              <w:bottom w:val="nil"/>
              <w:right w:val="nil"/>
            </w:tcBorders>
            <w:tcPrChange w:id="172" w:author="Morgan Wills" w:date="2026-10-01T13:45:00Z">
              <w:tcPr>
                <w:tcW w:w="3799" w:type="dxa"/>
                <w:tcBorders>
                  <w:left w:val="nil"/>
                  <w:bottom w:val="nil"/>
                  <w:right w:val="nil"/>
                </w:tcBorders>
              </w:tcPr>
            </w:tcPrChange>
          </w:tcPr>
          <w:p w14:paraId="36BCFC42" w14:textId="77777777" w:rsidR="00490F03" w:rsidRDefault="00490F03" w:rsidP="00B71E55">
            <w:pPr>
              <w:spacing w:before="13"/>
              <w:rPr>
                <w:ins w:id="173" w:author="Morgan Wills" w:date="2026-10-01T13:43:00Z"/>
                <w:color w:val="2A262A"/>
                <w:spacing w:val="-4"/>
                <w:sz w:val="23"/>
              </w:rPr>
            </w:pPr>
            <w:ins w:id="174" w:author="Morgan Wills" w:date="2026-10-01T13:43:00Z">
              <w:r>
                <w:rPr>
                  <w:color w:val="2A262A"/>
                  <w:spacing w:val="-4"/>
                  <w:sz w:val="23"/>
                </w:rPr>
                <w:t xml:space="preserve">Paul R Lowe </w:t>
              </w:r>
            </w:ins>
          </w:p>
          <w:p w14:paraId="76CFA98A" w14:textId="71AA8BAA" w:rsidR="00AA6731" w:rsidRDefault="00AA6731" w:rsidP="00B71E55">
            <w:pPr>
              <w:spacing w:before="13"/>
              <w:rPr>
                <w:ins w:id="175" w:author="Morgan Wills" w:date="2026-10-01T09:49:00Z"/>
                <w:color w:val="2A262A"/>
                <w:spacing w:val="-4"/>
                <w:sz w:val="23"/>
              </w:rPr>
            </w:pPr>
            <w:ins w:id="176" w:author="Morgan Wills" w:date="2026-10-01T09:49:00Z">
              <w:r>
                <w:rPr>
                  <w:color w:val="2A262A"/>
                  <w:spacing w:val="-4"/>
                  <w:sz w:val="23"/>
                </w:rPr>
                <w:t>Associate Vice President for Research Office of Sponsored Programs</w:t>
              </w:r>
            </w:ins>
          </w:p>
        </w:tc>
        <w:tc>
          <w:tcPr>
            <w:tcW w:w="630" w:type="dxa"/>
            <w:tcBorders>
              <w:top w:val="nil"/>
              <w:left w:val="nil"/>
              <w:bottom w:val="nil"/>
              <w:right w:val="nil"/>
            </w:tcBorders>
            <w:tcPrChange w:id="177" w:author="Morgan Wills" w:date="2026-10-01T13:45:00Z">
              <w:tcPr>
                <w:tcW w:w="990" w:type="dxa"/>
                <w:tcBorders>
                  <w:top w:val="nil"/>
                  <w:left w:val="nil"/>
                  <w:bottom w:val="nil"/>
                  <w:right w:val="nil"/>
                </w:tcBorders>
              </w:tcPr>
            </w:tcPrChange>
          </w:tcPr>
          <w:p w14:paraId="17A807CD" w14:textId="77777777" w:rsidR="00AA6731" w:rsidRDefault="00AA6731" w:rsidP="00B71E55">
            <w:pPr>
              <w:spacing w:before="13"/>
              <w:rPr>
                <w:ins w:id="178" w:author="Morgan Wills" w:date="2026-10-01T09:49:00Z"/>
                <w:color w:val="2A262A"/>
                <w:spacing w:val="-4"/>
                <w:sz w:val="23"/>
              </w:rPr>
            </w:pPr>
          </w:p>
        </w:tc>
        <w:tc>
          <w:tcPr>
            <w:tcW w:w="4879" w:type="dxa"/>
            <w:tcBorders>
              <w:top w:val="nil"/>
              <w:left w:val="nil"/>
              <w:bottom w:val="nil"/>
              <w:right w:val="nil"/>
            </w:tcBorders>
            <w:tcPrChange w:id="179" w:author="Morgan Wills" w:date="2026-10-01T13:45:00Z">
              <w:tcPr>
                <w:tcW w:w="5058" w:type="dxa"/>
                <w:tcBorders>
                  <w:top w:val="nil"/>
                  <w:left w:val="nil"/>
                  <w:bottom w:val="nil"/>
                  <w:right w:val="nil"/>
                </w:tcBorders>
              </w:tcPr>
            </w:tcPrChange>
          </w:tcPr>
          <w:p w14:paraId="243FEFE8" w14:textId="77777777" w:rsidR="00AA6731" w:rsidRDefault="00AA6731" w:rsidP="00B71E55">
            <w:pPr>
              <w:spacing w:before="13"/>
              <w:rPr>
                <w:ins w:id="180" w:author="Morgan Wills" w:date="2026-10-01T09:49:00Z"/>
                <w:color w:val="2A262A"/>
                <w:spacing w:val="-4"/>
                <w:sz w:val="23"/>
              </w:rPr>
            </w:pPr>
          </w:p>
        </w:tc>
      </w:tr>
      <w:tr w:rsidR="00AA6731" w14:paraId="5C8B76C3" w14:textId="77777777" w:rsidTr="00490F03">
        <w:trPr>
          <w:trHeight w:val="512"/>
          <w:ins w:id="181" w:author="Morgan Wills" w:date="2026-10-01T09:49:00Z"/>
          <w:trPrChange w:id="182" w:author="Morgan Wills" w:date="2026-10-01T13:45:00Z">
            <w:trPr>
              <w:trHeight w:val="512"/>
            </w:trPr>
          </w:trPrChange>
        </w:trPr>
        <w:tc>
          <w:tcPr>
            <w:tcW w:w="4338" w:type="dxa"/>
            <w:tcBorders>
              <w:top w:val="nil"/>
              <w:left w:val="nil"/>
              <w:bottom w:val="single" w:sz="4" w:space="0" w:color="auto"/>
              <w:right w:val="nil"/>
            </w:tcBorders>
            <w:tcPrChange w:id="183" w:author="Morgan Wills" w:date="2026-10-01T13:45:00Z">
              <w:tcPr>
                <w:tcW w:w="3799" w:type="dxa"/>
                <w:tcBorders>
                  <w:top w:val="nil"/>
                  <w:left w:val="nil"/>
                  <w:bottom w:val="single" w:sz="4" w:space="0" w:color="auto"/>
                  <w:right w:val="nil"/>
                </w:tcBorders>
              </w:tcPr>
            </w:tcPrChange>
          </w:tcPr>
          <w:p w14:paraId="05D0F6F3" w14:textId="77777777" w:rsidR="00AA6731" w:rsidRDefault="00AA6731" w:rsidP="00B71E55">
            <w:pPr>
              <w:spacing w:before="13"/>
              <w:rPr>
                <w:ins w:id="184" w:author="Morgan Wills" w:date="2026-10-01T09:49:00Z"/>
                <w:color w:val="2A262A"/>
                <w:spacing w:val="-4"/>
                <w:sz w:val="23"/>
              </w:rPr>
            </w:pPr>
          </w:p>
        </w:tc>
        <w:tc>
          <w:tcPr>
            <w:tcW w:w="630" w:type="dxa"/>
            <w:tcBorders>
              <w:top w:val="nil"/>
              <w:left w:val="nil"/>
              <w:bottom w:val="nil"/>
              <w:right w:val="nil"/>
            </w:tcBorders>
            <w:tcPrChange w:id="185" w:author="Morgan Wills" w:date="2026-10-01T13:45:00Z">
              <w:tcPr>
                <w:tcW w:w="990" w:type="dxa"/>
                <w:tcBorders>
                  <w:top w:val="nil"/>
                  <w:left w:val="nil"/>
                  <w:bottom w:val="nil"/>
                  <w:right w:val="nil"/>
                </w:tcBorders>
              </w:tcPr>
            </w:tcPrChange>
          </w:tcPr>
          <w:p w14:paraId="3C9E7349" w14:textId="77777777" w:rsidR="00AA6731" w:rsidRDefault="00AA6731" w:rsidP="00B71E55">
            <w:pPr>
              <w:spacing w:before="13"/>
              <w:rPr>
                <w:ins w:id="186" w:author="Morgan Wills" w:date="2026-10-01T09:49:00Z"/>
                <w:color w:val="2A262A"/>
                <w:spacing w:val="-4"/>
                <w:sz w:val="23"/>
              </w:rPr>
            </w:pPr>
          </w:p>
        </w:tc>
        <w:tc>
          <w:tcPr>
            <w:tcW w:w="4879" w:type="dxa"/>
            <w:tcBorders>
              <w:top w:val="nil"/>
              <w:left w:val="nil"/>
              <w:bottom w:val="nil"/>
              <w:right w:val="nil"/>
            </w:tcBorders>
            <w:tcPrChange w:id="187" w:author="Morgan Wills" w:date="2026-10-01T13:45:00Z">
              <w:tcPr>
                <w:tcW w:w="5058" w:type="dxa"/>
                <w:tcBorders>
                  <w:top w:val="nil"/>
                  <w:left w:val="nil"/>
                  <w:bottom w:val="nil"/>
                  <w:right w:val="nil"/>
                </w:tcBorders>
              </w:tcPr>
            </w:tcPrChange>
          </w:tcPr>
          <w:p w14:paraId="25B99B67" w14:textId="77777777" w:rsidR="00AA6731" w:rsidRDefault="00AA6731" w:rsidP="00B71E55">
            <w:pPr>
              <w:spacing w:before="13"/>
              <w:rPr>
                <w:ins w:id="188" w:author="Morgan Wills" w:date="2026-10-01T09:49:00Z"/>
                <w:color w:val="2A262A"/>
                <w:spacing w:val="-4"/>
                <w:sz w:val="23"/>
              </w:rPr>
            </w:pPr>
          </w:p>
        </w:tc>
      </w:tr>
      <w:tr w:rsidR="00AA6731" w14:paraId="1EFBDC62" w14:textId="77777777" w:rsidTr="00490F03">
        <w:trPr>
          <w:ins w:id="189" w:author="Morgan Wills" w:date="2026-10-01T09:49:00Z"/>
        </w:trPr>
        <w:tc>
          <w:tcPr>
            <w:tcW w:w="4338" w:type="dxa"/>
            <w:tcBorders>
              <w:left w:val="nil"/>
              <w:bottom w:val="nil"/>
              <w:right w:val="nil"/>
            </w:tcBorders>
            <w:tcPrChange w:id="190" w:author="Morgan Wills" w:date="2026-10-01T13:45:00Z">
              <w:tcPr>
                <w:tcW w:w="3799" w:type="dxa"/>
                <w:tcBorders>
                  <w:left w:val="nil"/>
                  <w:bottom w:val="nil"/>
                  <w:right w:val="nil"/>
                </w:tcBorders>
              </w:tcPr>
            </w:tcPrChange>
          </w:tcPr>
          <w:p w14:paraId="6D580774" w14:textId="77777777" w:rsidR="00AA6731" w:rsidRDefault="00AA6731" w:rsidP="00B71E55">
            <w:pPr>
              <w:spacing w:before="13"/>
              <w:rPr>
                <w:ins w:id="191" w:author="Morgan Wills" w:date="2026-10-01T09:49:00Z"/>
                <w:color w:val="2A262A"/>
                <w:spacing w:val="-4"/>
                <w:sz w:val="23"/>
              </w:rPr>
            </w:pPr>
            <w:ins w:id="192" w:author="Morgan Wills" w:date="2026-10-01T09:49:00Z">
              <w:r>
                <w:rPr>
                  <w:color w:val="2A262A"/>
                  <w:spacing w:val="-4"/>
                  <w:sz w:val="23"/>
                </w:rPr>
                <w:t>Date</w:t>
              </w:r>
            </w:ins>
          </w:p>
        </w:tc>
        <w:tc>
          <w:tcPr>
            <w:tcW w:w="630" w:type="dxa"/>
            <w:tcBorders>
              <w:top w:val="nil"/>
              <w:left w:val="nil"/>
              <w:bottom w:val="nil"/>
              <w:right w:val="nil"/>
            </w:tcBorders>
            <w:tcPrChange w:id="193" w:author="Morgan Wills" w:date="2026-10-01T13:45:00Z">
              <w:tcPr>
                <w:tcW w:w="990" w:type="dxa"/>
                <w:tcBorders>
                  <w:top w:val="nil"/>
                  <w:left w:val="nil"/>
                  <w:bottom w:val="nil"/>
                  <w:right w:val="nil"/>
                </w:tcBorders>
              </w:tcPr>
            </w:tcPrChange>
          </w:tcPr>
          <w:p w14:paraId="6522ED91" w14:textId="77777777" w:rsidR="00AA6731" w:rsidRDefault="00AA6731" w:rsidP="00B71E55">
            <w:pPr>
              <w:spacing w:before="13"/>
              <w:rPr>
                <w:ins w:id="194" w:author="Morgan Wills" w:date="2026-10-01T09:49:00Z"/>
                <w:color w:val="2A262A"/>
                <w:spacing w:val="-4"/>
                <w:sz w:val="23"/>
              </w:rPr>
            </w:pPr>
          </w:p>
        </w:tc>
        <w:tc>
          <w:tcPr>
            <w:tcW w:w="4879" w:type="dxa"/>
            <w:tcBorders>
              <w:top w:val="nil"/>
              <w:left w:val="nil"/>
              <w:bottom w:val="nil"/>
              <w:right w:val="nil"/>
            </w:tcBorders>
            <w:tcPrChange w:id="195" w:author="Morgan Wills" w:date="2026-10-01T13:45:00Z">
              <w:tcPr>
                <w:tcW w:w="5058" w:type="dxa"/>
                <w:tcBorders>
                  <w:top w:val="nil"/>
                  <w:left w:val="nil"/>
                  <w:bottom w:val="nil"/>
                  <w:right w:val="nil"/>
                </w:tcBorders>
              </w:tcPr>
            </w:tcPrChange>
          </w:tcPr>
          <w:p w14:paraId="0800BA68" w14:textId="77777777" w:rsidR="00AA6731" w:rsidRDefault="00AA6731" w:rsidP="00B71E55">
            <w:pPr>
              <w:spacing w:before="13"/>
              <w:rPr>
                <w:ins w:id="196" w:author="Morgan Wills" w:date="2026-10-01T09:49:00Z"/>
                <w:color w:val="2A262A"/>
                <w:spacing w:val="-4"/>
                <w:sz w:val="23"/>
              </w:rPr>
            </w:pPr>
          </w:p>
        </w:tc>
      </w:tr>
    </w:tbl>
    <w:bookmarkEnd w:id="95"/>
    <w:p w14:paraId="64A10704" w14:textId="5137D539" w:rsidR="00D46A21" w:rsidDel="003C7392" w:rsidRDefault="000B705F">
      <w:pPr>
        <w:spacing w:before="13"/>
        <w:ind w:left="650"/>
        <w:rPr>
          <w:del w:id="197" w:author="Morgan Wills" w:date="2026-10-01T09:41:00Z"/>
          <w:sz w:val="23"/>
        </w:rPr>
      </w:pPr>
      <w:del w:id="198" w:author="Morgan Wills" w:date="2026-10-01T09:41:00Z">
        <w:r w:rsidDel="003C7392">
          <w:rPr>
            <w:color w:val="2A262A"/>
            <w:spacing w:val="-4"/>
            <w:sz w:val="23"/>
          </w:rPr>
          <w:delText>Date</w:delText>
        </w:r>
      </w:del>
    </w:p>
    <w:p w14:paraId="10970424" w14:textId="77777777" w:rsidR="00D46A21" w:rsidRDefault="00D46A21">
      <w:pPr>
        <w:rPr>
          <w:sz w:val="23"/>
        </w:rPr>
        <w:sectPr w:rsidR="00D46A21">
          <w:type w:val="continuous"/>
          <w:pgSz w:w="12240" w:h="15840"/>
          <w:pgMar w:top="1080" w:right="720" w:bottom="280" w:left="360" w:header="720" w:footer="720" w:gutter="0"/>
          <w:cols w:space="720"/>
        </w:sectPr>
      </w:pPr>
    </w:p>
    <w:p w14:paraId="0C868AD5" w14:textId="77777777" w:rsidR="00D46A21" w:rsidRDefault="000B705F">
      <w:pPr>
        <w:pStyle w:val="Heading4"/>
        <w:spacing w:before="72"/>
        <w:ind w:left="640"/>
      </w:pPr>
      <w:r>
        <w:rPr>
          <w:color w:val="2A262A"/>
        </w:rPr>
        <w:lastRenderedPageBreak/>
        <w:t>Appendix</w:t>
      </w:r>
      <w:r>
        <w:rPr>
          <w:color w:val="2A262A"/>
          <w:spacing w:val="30"/>
        </w:rPr>
        <w:t xml:space="preserve"> </w:t>
      </w:r>
      <w:r>
        <w:rPr>
          <w:color w:val="2A262A"/>
          <w:spacing w:val="-10"/>
        </w:rPr>
        <w:t>A</w:t>
      </w:r>
    </w:p>
    <w:p w14:paraId="2088D83C" w14:textId="77777777" w:rsidR="00D46A21" w:rsidRDefault="000B705F">
      <w:pPr>
        <w:spacing w:before="130"/>
        <w:ind w:left="614" w:right="250"/>
        <w:jc w:val="center"/>
        <w:rPr>
          <w:b/>
          <w:sz w:val="23"/>
        </w:rPr>
      </w:pPr>
      <w:r>
        <w:rPr>
          <w:b/>
          <w:color w:val="2A262A"/>
          <w:w w:val="105"/>
          <w:sz w:val="23"/>
        </w:rPr>
        <w:t>Scope</w:t>
      </w:r>
      <w:r>
        <w:rPr>
          <w:b/>
          <w:color w:val="2A262A"/>
          <w:spacing w:val="-4"/>
          <w:w w:val="105"/>
          <w:sz w:val="23"/>
        </w:rPr>
        <w:t xml:space="preserve"> </w:t>
      </w:r>
      <w:r>
        <w:rPr>
          <w:b/>
          <w:color w:val="2A262A"/>
          <w:w w:val="105"/>
          <w:sz w:val="23"/>
        </w:rPr>
        <w:t>of</w:t>
      </w:r>
      <w:r>
        <w:rPr>
          <w:b/>
          <w:color w:val="2A262A"/>
          <w:spacing w:val="-9"/>
          <w:w w:val="105"/>
          <w:sz w:val="23"/>
        </w:rPr>
        <w:t xml:space="preserve"> </w:t>
      </w:r>
      <w:r>
        <w:rPr>
          <w:b/>
          <w:color w:val="2A262A"/>
          <w:spacing w:val="-2"/>
          <w:w w:val="105"/>
          <w:sz w:val="23"/>
        </w:rPr>
        <w:t>Services</w:t>
      </w:r>
    </w:p>
    <w:p w14:paraId="3CDC3AE2" w14:textId="1490815B" w:rsidR="00D46A21" w:rsidRDefault="000B705F">
      <w:pPr>
        <w:spacing w:before="135"/>
        <w:ind w:left="625" w:right="250"/>
        <w:jc w:val="center"/>
        <w:rPr>
          <w:b/>
          <w:sz w:val="23"/>
        </w:rPr>
      </w:pPr>
      <w:r>
        <w:rPr>
          <w:b/>
          <w:color w:val="2A262A"/>
          <w:sz w:val="23"/>
        </w:rPr>
        <w:t>June</w:t>
      </w:r>
      <w:r>
        <w:rPr>
          <w:b/>
          <w:color w:val="2A262A"/>
          <w:spacing w:val="23"/>
          <w:sz w:val="23"/>
        </w:rPr>
        <w:t xml:space="preserve"> </w:t>
      </w:r>
      <w:r>
        <w:rPr>
          <w:b/>
          <w:color w:val="2A262A"/>
          <w:sz w:val="23"/>
        </w:rPr>
        <w:t>1,</w:t>
      </w:r>
      <w:r>
        <w:rPr>
          <w:b/>
          <w:color w:val="2A262A"/>
          <w:spacing w:val="5"/>
          <w:sz w:val="23"/>
        </w:rPr>
        <w:t xml:space="preserve"> </w:t>
      </w:r>
      <w:r>
        <w:rPr>
          <w:b/>
          <w:color w:val="2A262A"/>
          <w:sz w:val="23"/>
        </w:rPr>
        <w:t>202</w:t>
      </w:r>
      <w:del w:id="199" w:author="Morgan Wills" w:date="2026-10-01T09:31:00Z">
        <w:r w:rsidDel="000B705F">
          <w:rPr>
            <w:b/>
            <w:color w:val="2A262A"/>
            <w:sz w:val="23"/>
          </w:rPr>
          <w:delText>5</w:delText>
        </w:r>
      </w:del>
      <w:ins w:id="200" w:author="Morgan Wills" w:date="2026-10-01T09:31:00Z">
        <w:r>
          <w:rPr>
            <w:b/>
            <w:color w:val="2A262A"/>
            <w:sz w:val="23"/>
          </w:rPr>
          <w:t>6</w:t>
        </w:r>
      </w:ins>
      <w:r>
        <w:rPr>
          <w:b/>
          <w:color w:val="2A262A"/>
          <w:spacing w:val="14"/>
          <w:sz w:val="23"/>
        </w:rPr>
        <w:t xml:space="preserve"> </w:t>
      </w:r>
      <w:r>
        <w:rPr>
          <w:b/>
          <w:color w:val="2A262A"/>
          <w:sz w:val="23"/>
        </w:rPr>
        <w:t>-</w:t>
      </w:r>
      <w:r>
        <w:rPr>
          <w:b/>
          <w:color w:val="2A262A"/>
          <w:spacing w:val="60"/>
          <w:sz w:val="23"/>
        </w:rPr>
        <w:t xml:space="preserve"> </w:t>
      </w:r>
      <w:r>
        <w:rPr>
          <w:b/>
          <w:color w:val="2A262A"/>
          <w:sz w:val="23"/>
        </w:rPr>
        <w:t>May</w:t>
      </w:r>
      <w:r>
        <w:rPr>
          <w:b/>
          <w:color w:val="2A262A"/>
          <w:spacing w:val="19"/>
          <w:sz w:val="23"/>
        </w:rPr>
        <w:t xml:space="preserve"> </w:t>
      </w:r>
      <w:r>
        <w:rPr>
          <w:b/>
          <w:color w:val="2A262A"/>
          <w:sz w:val="23"/>
        </w:rPr>
        <w:t>31,</w:t>
      </w:r>
      <w:r>
        <w:rPr>
          <w:b/>
          <w:color w:val="2A262A"/>
          <w:spacing w:val="8"/>
          <w:sz w:val="23"/>
        </w:rPr>
        <w:t xml:space="preserve"> </w:t>
      </w:r>
      <w:r>
        <w:rPr>
          <w:b/>
          <w:color w:val="2A262A"/>
          <w:spacing w:val="-4"/>
          <w:sz w:val="23"/>
        </w:rPr>
        <w:t>202</w:t>
      </w:r>
      <w:ins w:id="201" w:author="Morgan Wills" w:date="2026-10-01T09:31:00Z">
        <w:r>
          <w:rPr>
            <w:b/>
            <w:color w:val="2A262A"/>
            <w:spacing w:val="-4"/>
            <w:sz w:val="23"/>
          </w:rPr>
          <w:t>7</w:t>
        </w:r>
      </w:ins>
      <w:del w:id="202" w:author="Morgan Wills" w:date="2026-10-01T09:31:00Z">
        <w:r w:rsidDel="000B705F">
          <w:rPr>
            <w:b/>
            <w:color w:val="2A262A"/>
            <w:spacing w:val="-4"/>
            <w:sz w:val="23"/>
          </w:rPr>
          <w:delText>6</w:delText>
        </w:r>
      </w:del>
    </w:p>
    <w:p w14:paraId="67CBB5B5" w14:textId="77777777" w:rsidR="00D46A21" w:rsidRDefault="00D46A21">
      <w:pPr>
        <w:pStyle w:val="BodyText"/>
        <w:spacing w:before="23"/>
        <w:rPr>
          <w:b/>
          <w:sz w:val="23"/>
        </w:rPr>
      </w:pPr>
    </w:p>
    <w:p w14:paraId="0D06D725" w14:textId="77777777" w:rsidR="00D46A21" w:rsidRDefault="000B705F">
      <w:pPr>
        <w:ind w:left="627" w:right="250"/>
        <w:jc w:val="center"/>
        <w:rPr>
          <w:b/>
          <w:sz w:val="23"/>
        </w:rPr>
      </w:pPr>
      <w:r>
        <w:rPr>
          <w:b/>
          <w:color w:val="2A262A"/>
          <w:w w:val="105"/>
          <w:sz w:val="23"/>
        </w:rPr>
        <w:t>Jeffrey</w:t>
      </w:r>
      <w:r>
        <w:rPr>
          <w:b/>
          <w:color w:val="2A262A"/>
          <w:spacing w:val="-5"/>
          <w:w w:val="105"/>
          <w:sz w:val="23"/>
        </w:rPr>
        <w:t xml:space="preserve"> </w:t>
      </w:r>
      <w:r>
        <w:rPr>
          <w:b/>
          <w:color w:val="2A262A"/>
          <w:w w:val="105"/>
          <w:sz w:val="23"/>
        </w:rPr>
        <w:t>Zacks,</w:t>
      </w:r>
      <w:r>
        <w:rPr>
          <w:b/>
          <w:color w:val="2A262A"/>
          <w:spacing w:val="-10"/>
          <w:w w:val="105"/>
          <w:sz w:val="23"/>
        </w:rPr>
        <w:t xml:space="preserve"> </w:t>
      </w:r>
      <w:r>
        <w:rPr>
          <w:b/>
          <w:color w:val="2A262A"/>
          <w:spacing w:val="-5"/>
          <w:w w:val="105"/>
          <w:sz w:val="23"/>
        </w:rPr>
        <w:t>PhD</w:t>
      </w:r>
    </w:p>
    <w:p w14:paraId="5A78599E" w14:textId="77777777" w:rsidR="00D46A21" w:rsidRDefault="000B705F">
      <w:pPr>
        <w:spacing w:before="10"/>
        <w:ind w:left="614" w:right="250"/>
        <w:jc w:val="center"/>
        <w:rPr>
          <w:b/>
          <w:sz w:val="23"/>
        </w:rPr>
      </w:pPr>
      <w:commentRangeStart w:id="203"/>
      <w:r>
        <w:rPr>
          <w:b/>
          <w:color w:val="2A262A"/>
          <w:spacing w:val="-2"/>
          <w:w w:val="105"/>
          <w:sz w:val="23"/>
        </w:rPr>
        <w:t>External</w:t>
      </w:r>
      <w:r>
        <w:rPr>
          <w:b/>
          <w:color w:val="2A262A"/>
          <w:w w:val="105"/>
          <w:sz w:val="23"/>
        </w:rPr>
        <w:t xml:space="preserve"> </w:t>
      </w:r>
      <w:r>
        <w:rPr>
          <w:b/>
          <w:color w:val="2A262A"/>
          <w:spacing w:val="-2"/>
          <w:w w:val="105"/>
          <w:sz w:val="23"/>
        </w:rPr>
        <w:t>Advisory</w:t>
      </w:r>
      <w:r>
        <w:rPr>
          <w:b/>
          <w:color w:val="2A262A"/>
          <w:spacing w:val="-6"/>
          <w:w w:val="105"/>
          <w:sz w:val="23"/>
        </w:rPr>
        <w:t xml:space="preserve"> </w:t>
      </w:r>
      <w:r>
        <w:rPr>
          <w:b/>
          <w:color w:val="2A262A"/>
          <w:spacing w:val="-2"/>
          <w:w w:val="105"/>
          <w:sz w:val="23"/>
        </w:rPr>
        <w:t>Council</w:t>
      </w:r>
      <w:r>
        <w:rPr>
          <w:b/>
          <w:color w:val="2A262A"/>
          <w:spacing w:val="-1"/>
          <w:w w:val="105"/>
          <w:sz w:val="23"/>
        </w:rPr>
        <w:t xml:space="preserve"> </w:t>
      </w:r>
      <w:r>
        <w:rPr>
          <w:b/>
          <w:color w:val="2A262A"/>
          <w:spacing w:val="-2"/>
          <w:w w:val="105"/>
          <w:sz w:val="23"/>
        </w:rPr>
        <w:t>(EAC)</w:t>
      </w:r>
      <w:r>
        <w:rPr>
          <w:b/>
          <w:color w:val="2A262A"/>
          <w:spacing w:val="-4"/>
          <w:w w:val="105"/>
          <w:sz w:val="23"/>
        </w:rPr>
        <w:t xml:space="preserve"> </w:t>
      </w:r>
      <w:r>
        <w:rPr>
          <w:b/>
          <w:color w:val="2A262A"/>
          <w:spacing w:val="-2"/>
          <w:w w:val="105"/>
          <w:sz w:val="23"/>
        </w:rPr>
        <w:t>Member</w:t>
      </w:r>
      <w:commentRangeEnd w:id="203"/>
      <w:r w:rsidR="005A7F2F">
        <w:rPr>
          <w:rStyle w:val="CommentReference"/>
        </w:rPr>
        <w:commentReference w:id="203"/>
      </w:r>
    </w:p>
    <w:p w14:paraId="5612DE8F" w14:textId="77777777" w:rsidR="00D46A21" w:rsidRDefault="00D46A21">
      <w:pPr>
        <w:pStyle w:val="BodyText"/>
        <w:spacing w:before="14"/>
        <w:rPr>
          <w:b/>
          <w:sz w:val="23"/>
        </w:rPr>
      </w:pPr>
    </w:p>
    <w:p w14:paraId="2CF0FDD3" w14:textId="77777777" w:rsidR="00D46A21" w:rsidRDefault="000B705F">
      <w:pPr>
        <w:pStyle w:val="BodyText"/>
        <w:ind w:left="647" w:right="264" w:firstLine="2"/>
        <w:jc w:val="both"/>
      </w:pPr>
      <w:r>
        <w:rPr>
          <w:color w:val="2A262A"/>
        </w:rPr>
        <w:t>CONSULTANT</w:t>
      </w:r>
      <w:r>
        <w:rPr>
          <w:color w:val="2A262A"/>
          <w:spacing w:val="-15"/>
        </w:rPr>
        <w:t xml:space="preserve"> </w:t>
      </w:r>
      <w:r>
        <w:rPr>
          <w:color w:val="2A262A"/>
        </w:rPr>
        <w:t>shall</w:t>
      </w:r>
      <w:r>
        <w:rPr>
          <w:color w:val="2A262A"/>
          <w:spacing w:val="-15"/>
        </w:rPr>
        <w:t xml:space="preserve"> </w:t>
      </w:r>
      <w:r>
        <w:rPr>
          <w:color w:val="2A262A"/>
        </w:rPr>
        <w:t>provide</w:t>
      </w:r>
      <w:r>
        <w:rPr>
          <w:color w:val="2A262A"/>
          <w:spacing w:val="-15"/>
        </w:rPr>
        <w:t xml:space="preserve"> </w:t>
      </w:r>
      <w:r>
        <w:rPr>
          <w:color w:val="2A262A"/>
        </w:rPr>
        <w:t>the</w:t>
      </w:r>
      <w:r>
        <w:rPr>
          <w:color w:val="2A262A"/>
          <w:spacing w:val="-15"/>
        </w:rPr>
        <w:t xml:space="preserve"> </w:t>
      </w:r>
      <w:r>
        <w:rPr>
          <w:color w:val="2A262A"/>
        </w:rPr>
        <w:t>Services</w:t>
      </w:r>
      <w:r>
        <w:rPr>
          <w:color w:val="2A262A"/>
          <w:spacing w:val="-15"/>
        </w:rPr>
        <w:t xml:space="preserve"> </w:t>
      </w:r>
      <w:r>
        <w:rPr>
          <w:color w:val="2A262A"/>
        </w:rPr>
        <w:t>and</w:t>
      </w:r>
      <w:r>
        <w:rPr>
          <w:color w:val="2A262A"/>
          <w:spacing w:val="-15"/>
        </w:rPr>
        <w:t xml:space="preserve"> </w:t>
      </w:r>
      <w:r>
        <w:rPr>
          <w:color w:val="2A262A"/>
        </w:rPr>
        <w:t>Deliverables</w:t>
      </w:r>
      <w:r>
        <w:rPr>
          <w:color w:val="2A262A"/>
          <w:spacing w:val="-15"/>
        </w:rPr>
        <w:t xml:space="preserve"> </w:t>
      </w:r>
      <w:r>
        <w:rPr>
          <w:color w:val="2A262A"/>
        </w:rPr>
        <w:t>associated</w:t>
      </w:r>
      <w:r>
        <w:rPr>
          <w:color w:val="2A262A"/>
          <w:spacing w:val="-15"/>
        </w:rPr>
        <w:t xml:space="preserve"> </w:t>
      </w:r>
      <w:r>
        <w:rPr>
          <w:color w:val="2A262A"/>
        </w:rPr>
        <w:t>with</w:t>
      </w:r>
      <w:r>
        <w:rPr>
          <w:color w:val="2A262A"/>
          <w:spacing w:val="-15"/>
        </w:rPr>
        <w:t xml:space="preserve"> </w:t>
      </w:r>
      <w:r>
        <w:rPr>
          <w:color w:val="2A262A"/>
        </w:rPr>
        <w:t>the</w:t>
      </w:r>
      <w:r>
        <w:rPr>
          <w:color w:val="2A262A"/>
          <w:spacing w:val="-15"/>
        </w:rPr>
        <w:t xml:space="preserve"> </w:t>
      </w:r>
      <w:r>
        <w:rPr>
          <w:color w:val="2A262A"/>
        </w:rPr>
        <w:t>involvement</w:t>
      </w:r>
      <w:r>
        <w:rPr>
          <w:color w:val="2A262A"/>
          <w:spacing w:val="-15"/>
        </w:rPr>
        <w:t xml:space="preserve"> </w:t>
      </w:r>
      <w:r>
        <w:rPr>
          <w:color w:val="2A262A"/>
        </w:rPr>
        <w:t>in</w:t>
      </w:r>
      <w:r>
        <w:rPr>
          <w:color w:val="2A262A"/>
          <w:spacing w:val="-15"/>
        </w:rPr>
        <w:t xml:space="preserve"> </w:t>
      </w:r>
      <w:r>
        <w:rPr>
          <w:color w:val="2A262A"/>
        </w:rPr>
        <w:t>the</w:t>
      </w:r>
      <w:r>
        <w:rPr>
          <w:color w:val="2A262A"/>
          <w:spacing w:val="-15"/>
        </w:rPr>
        <w:t xml:space="preserve"> </w:t>
      </w:r>
      <w:r>
        <w:rPr>
          <w:color w:val="2A262A"/>
        </w:rPr>
        <w:t>COBRE EAC. As an EAC member</w:t>
      </w:r>
      <w:r>
        <w:rPr>
          <w:color w:val="4B424D"/>
        </w:rPr>
        <w:t>,</w:t>
      </w:r>
      <w:r>
        <w:rPr>
          <w:color w:val="4B424D"/>
          <w:spacing w:val="-2"/>
        </w:rPr>
        <w:t xml:space="preserve"> </w:t>
      </w:r>
      <w:r>
        <w:rPr>
          <w:color w:val="2A262A"/>
        </w:rPr>
        <w:t>the CONSULTANT shall critique the scientific progress of the COBRE and offer advice on wide range of scientific matters to the UNIVERSITY. The EAC activities may include developing and planning concepts and programs</w:t>
      </w:r>
      <w:r>
        <w:rPr>
          <w:color w:val="4B424D"/>
        </w:rPr>
        <w:t xml:space="preserve">, </w:t>
      </w:r>
      <w:r>
        <w:rPr>
          <w:color w:val="2A262A"/>
        </w:rPr>
        <w:t>encouraging and assisting faculty development and mentoring</w:t>
      </w:r>
      <w:r>
        <w:rPr>
          <w:color w:val="4B424D"/>
        </w:rPr>
        <w:t>,</w:t>
      </w:r>
      <w:r>
        <w:rPr>
          <w:color w:val="4B424D"/>
          <w:spacing w:val="-9"/>
        </w:rPr>
        <w:t xml:space="preserve"> </w:t>
      </w:r>
      <w:r>
        <w:rPr>
          <w:color w:val="2A262A"/>
        </w:rPr>
        <w:t>and identifying resources to assist with center development. The</w:t>
      </w:r>
      <w:r>
        <w:rPr>
          <w:color w:val="2A262A"/>
          <w:spacing w:val="-1"/>
        </w:rPr>
        <w:t xml:space="preserve"> </w:t>
      </w:r>
      <w:r>
        <w:rPr>
          <w:color w:val="2A262A"/>
        </w:rPr>
        <w:t>EAC members shall evaluate the development of the center</w:t>
      </w:r>
      <w:r>
        <w:rPr>
          <w:color w:val="4B424D"/>
        </w:rPr>
        <w:t xml:space="preserve">, </w:t>
      </w:r>
      <w:r>
        <w:rPr>
          <w:color w:val="2A262A"/>
        </w:rPr>
        <w:t>the progress of the individual research projects</w:t>
      </w:r>
      <w:r>
        <w:rPr>
          <w:color w:val="4B424D"/>
        </w:rPr>
        <w:t xml:space="preserve">, </w:t>
      </w:r>
      <w:r>
        <w:rPr>
          <w:color w:val="2A262A"/>
        </w:rPr>
        <w:t>and the Project Leaders' progress toward acquiring independent status. The EAC will also review and recommend candidate investigators for replacement</w:t>
      </w:r>
      <w:r>
        <w:rPr>
          <w:color w:val="4B424D"/>
        </w:rPr>
        <w:t xml:space="preserve">/ </w:t>
      </w:r>
      <w:r>
        <w:rPr>
          <w:color w:val="2A262A"/>
        </w:rPr>
        <w:t>substitute projects and for pilot grant projects</w:t>
      </w:r>
      <w:r>
        <w:rPr>
          <w:color w:val="4B424D"/>
        </w:rPr>
        <w:t xml:space="preserve">, </w:t>
      </w:r>
      <w:r>
        <w:rPr>
          <w:color w:val="2A262A"/>
        </w:rPr>
        <w:t>as required by the COBRE program</w:t>
      </w:r>
      <w:r>
        <w:rPr>
          <w:color w:val="4B424D"/>
        </w:rPr>
        <w:t xml:space="preserve">, </w:t>
      </w:r>
      <w:r>
        <w:rPr>
          <w:color w:val="2A262A"/>
        </w:rPr>
        <w:t>before such requests are forwarded to the National Institutes of General Medical Sciences (NIGMS) for programmatic review.</w:t>
      </w:r>
    </w:p>
    <w:p w14:paraId="34465461" w14:textId="77777777" w:rsidR="00D46A21" w:rsidRDefault="00D46A21">
      <w:pPr>
        <w:pStyle w:val="BodyText"/>
        <w:spacing w:before="6"/>
      </w:pPr>
    </w:p>
    <w:p w14:paraId="091FE715" w14:textId="77777777" w:rsidR="00D46A21" w:rsidRDefault="000B705F">
      <w:pPr>
        <w:pStyle w:val="BodyText"/>
        <w:spacing w:before="1"/>
        <w:ind w:left="647" w:right="261" w:firstLine="2"/>
        <w:jc w:val="both"/>
      </w:pPr>
      <w:r>
        <w:rPr>
          <w:color w:val="2A262A"/>
        </w:rPr>
        <w:t>CONSULTANT agrees to review the semi</w:t>
      </w:r>
      <w:del w:id="204" w:author="Morgan Wills" w:date="2026-10-01T10:37:00Z">
        <w:r w:rsidDel="005A7F2F">
          <w:rPr>
            <w:color w:val="2A262A"/>
          </w:rPr>
          <w:delText>-</w:delText>
        </w:r>
      </w:del>
      <w:r>
        <w:rPr>
          <w:color w:val="2A262A"/>
        </w:rPr>
        <w:t>annual progress reports on each of the CNAP programmatic functions prior to the semi</w:t>
      </w:r>
      <w:del w:id="205" w:author="Morgan Wills" w:date="2026-10-01T10:37:00Z">
        <w:r w:rsidDel="005A7F2F">
          <w:rPr>
            <w:color w:val="2A262A"/>
          </w:rPr>
          <w:delText>-</w:delText>
        </w:r>
      </w:del>
      <w:r>
        <w:rPr>
          <w:color w:val="2A262A"/>
        </w:rPr>
        <w:t>annual meetings. The CONSULTANT shall attend and participate in the meetings and</w:t>
      </w:r>
      <w:r>
        <w:rPr>
          <w:color w:val="2A262A"/>
          <w:spacing w:val="-6"/>
        </w:rPr>
        <w:t xml:space="preserve"> </w:t>
      </w:r>
      <w:r>
        <w:rPr>
          <w:color w:val="2A262A"/>
        </w:rPr>
        <w:t>shall provide verbal and</w:t>
      </w:r>
      <w:r>
        <w:rPr>
          <w:color w:val="2A262A"/>
          <w:spacing w:val="-1"/>
        </w:rPr>
        <w:t xml:space="preserve"> </w:t>
      </w:r>
      <w:r>
        <w:rPr>
          <w:color w:val="2A262A"/>
        </w:rPr>
        <w:t>written feedback on</w:t>
      </w:r>
      <w:r>
        <w:rPr>
          <w:color w:val="2A262A"/>
          <w:spacing w:val="-6"/>
        </w:rPr>
        <w:t xml:space="preserve"> </w:t>
      </w:r>
      <w:r>
        <w:rPr>
          <w:color w:val="2A262A"/>
        </w:rPr>
        <w:t>each</w:t>
      </w:r>
      <w:r>
        <w:rPr>
          <w:color w:val="2A262A"/>
          <w:spacing w:val="-8"/>
        </w:rPr>
        <w:t xml:space="preserve"> </w:t>
      </w:r>
      <w:r>
        <w:rPr>
          <w:color w:val="2A262A"/>
        </w:rPr>
        <w:t>CNAP component</w:t>
      </w:r>
      <w:r>
        <w:rPr>
          <w:color w:val="4B424D"/>
        </w:rPr>
        <w:t>,</w:t>
      </w:r>
      <w:r>
        <w:rPr>
          <w:color w:val="4B424D"/>
          <w:spacing w:val="-13"/>
        </w:rPr>
        <w:t xml:space="preserve"> </w:t>
      </w:r>
      <w:r>
        <w:rPr>
          <w:color w:val="2A262A"/>
        </w:rPr>
        <w:t>including contributing to</w:t>
      </w:r>
      <w:r>
        <w:rPr>
          <w:color w:val="2A262A"/>
          <w:spacing w:val="-8"/>
        </w:rPr>
        <w:t xml:space="preserve"> </w:t>
      </w:r>
      <w:r>
        <w:rPr>
          <w:color w:val="2A262A"/>
        </w:rPr>
        <w:t>an</w:t>
      </w:r>
      <w:r>
        <w:rPr>
          <w:color w:val="2A262A"/>
          <w:spacing w:val="-7"/>
        </w:rPr>
        <w:t xml:space="preserve"> </w:t>
      </w:r>
      <w:r>
        <w:rPr>
          <w:color w:val="2A262A"/>
        </w:rPr>
        <w:t>EAC</w:t>
      </w:r>
      <w:r>
        <w:rPr>
          <w:color w:val="2A262A"/>
          <w:spacing w:val="-6"/>
        </w:rPr>
        <w:t xml:space="preserve"> </w:t>
      </w:r>
      <w:r>
        <w:rPr>
          <w:color w:val="2A262A"/>
        </w:rPr>
        <w:t>report for</w:t>
      </w:r>
      <w:r>
        <w:rPr>
          <w:color w:val="2A262A"/>
          <w:spacing w:val="-7"/>
        </w:rPr>
        <w:t xml:space="preserve"> </w:t>
      </w:r>
      <w:r>
        <w:rPr>
          <w:color w:val="2A262A"/>
        </w:rPr>
        <w:t>the</w:t>
      </w:r>
      <w:r>
        <w:rPr>
          <w:color w:val="2A262A"/>
          <w:spacing w:val="-6"/>
        </w:rPr>
        <w:t xml:space="preserve"> </w:t>
      </w:r>
      <w:r>
        <w:rPr>
          <w:color w:val="2A262A"/>
        </w:rPr>
        <w:t>annual progress reporting to</w:t>
      </w:r>
      <w:r>
        <w:rPr>
          <w:color w:val="2A262A"/>
          <w:spacing w:val="-7"/>
        </w:rPr>
        <w:t xml:space="preserve"> </w:t>
      </w:r>
      <w:r>
        <w:rPr>
          <w:color w:val="2A262A"/>
        </w:rPr>
        <w:t>the</w:t>
      </w:r>
      <w:r>
        <w:rPr>
          <w:color w:val="2A262A"/>
          <w:spacing w:val="-8"/>
        </w:rPr>
        <w:t xml:space="preserve"> </w:t>
      </w:r>
      <w:r>
        <w:rPr>
          <w:color w:val="2A262A"/>
        </w:rPr>
        <w:t>NIGMS. The</w:t>
      </w:r>
      <w:r>
        <w:rPr>
          <w:color w:val="2A262A"/>
          <w:spacing w:val="-2"/>
        </w:rPr>
        <w:t xml:space="preserve"> </w:t>
      </w:r>
      <w:r>
        <w:rPr>
          <w:color w:val="2A262A"/>
        </w:rPr>
        <w:t>CONSULTANT shall</w:t>
      </w:r>
      <w:r>
        <w:rPr>
          <w:color w:val="2A262A"/>
          <w:spacing w:val="-3"/>
        </w:rPr>
        <w:t xml:space="preserve"> </w:t>
      </w:r>
      <w:r>
        <w:rPr>
          <w:color w:val="2A262A"/>
        </w:rPr>
        <w:t>complete</w:t>
      </w:r>
      <w:r>
        <w:rPr>
          <w:color w:val="2A262A"/>
          <w:spacing w:val="-2"/>
        </w:rPr>
        <w:t xml:space="preserve"> </w:t>
      </w:r>
      <w:r>
        <w:rPr>
          <w:color w:val="2A262A"/>
        </w:rPr>
        <w:t>(or be</w:t>
      </w:r>
      <w:r>
        <w:rPr>
          <w:color w:val="2A262A"/>
          <w:spacing w:val="-9"/>
        </w:rPr>
        <w:t xml:space="preserve"> </w:t>
      </w:r>
      <w:r>
        <w:rPr>
          <w:color w:val="2A262A"/>
        </w:rPr>
        <w:t>subjected to)</w:t>
      </w:r>
      <w:r>
        <w:rPr>
          <w:color w:val="2A262A"/>
          <w:spacing w:val="-4"/>
        </w:rPr>
        <w:t xml:space="preserve"> </w:t>
      </w:r>
      <w:r>
        <w:rPr>
          <w:color w:val="2A262A"/>
        </w:rPr>
        <w:t>any</w:t>
      </w:r>
      <w:r>
        <w:rPr>
          <w:color w:val="2A262A"/>
          <w:spacing w:val="-2"/>
        </w:rPr>
        <w:t xml:space="preserve"> </w:t>
      </w:r>
      <w:r>
        <w:rPr>
          <w:color w:val="2A262A"/>
        </w:rPr>
        <w:t>additional surveys and</w:t>
      </w:r>
      <w:r>
        <w:rPr>
          <w:color w:val="4B424D"/>
        </w:rPr>
        <w:t>/</w:t>
      </w:r>
      <w:r>
        <w:rPr>
          <w:color w:val="2A262A"/>
        </w:rPr>
        <w:t>or interviews performed by</w:t>
      </w:r>
      <w:r>
        <w:rPr>
          <w:color w:val="2A262A"/>
          <w:spacing w:val="-3"/>
        </w:rPr>
        <w:t xml:space="preserve"> </w:t>
      </w:r>
      <w:r>
        <w:rPr>
          <w:color w:val="2A262A"/>
        </w:rPr>
        <w:t>the</w:t>
      </w:r>
      <w:r>
        <w:rPr>
          <w:color w:val="2A262A"/>
          <w:spacing w:val="-1"/>
        </w:rPr>
        <w:t xml:space="preserve"> </w:t>
      </w:r>
      <w:r>
        <w:rPr>
          <w:color w:val="2A262A"/>
        </w:rPr>
        <w:t>CNAP Administrative Core to assess the efficacy of the EAC functioning.</w:t>
      </w:r>
    </w:p>
    <w:p w14:paraId="27F0BBF0" w14:textId="32E84DC6" w:rsidR="00D46A21" w:rsidRDefault="000B705F">
      <w:pPr>
        <w:pStyle w:val="BodyText"/>
        <w:spacing w:before="276"/>
        <w:ind w:left="647" w:right="265"/>
        <w:jc w:val="both"/>
      </w:pPr>
      <w:r>
        <w:rPr>
          <w:color w:val="2A262A"/>
        </w:rPr>
        <w:t>UNIVERSITY will provide access to the evaluation database (e.g.</w:t>
      </w:r>
      <w:r>
        <w:rPr>
          <w:color w:val="4B424D"/>
        </w:rPr>
        <w:t>,</w:t>
      </w:r>
      <w:r>
        <w:rPr>
          <w:color w:val="4B424D"/>
          <w:spacing w:val="-4"/>
        </w:rPr>
        <w:t xml:space="preserve"> </w:t>
      </w:r>
      <w:r>
        <w:rPr>
          <w:color w:val="2A262A"/>
        </w:rPr>
        <w:t>Piestar) for collection of the progress reports</w:t>
      </w:r>
      <w:r>
        <w:rPr>
          <w:color w:val="2A262A"/>
          <w:spacing w:val="-15"/>
        </w:rPr>
        <w:t xml:space="preserve"> </w:t>
      </w:r>
      <w:r>
        <w:rPr>
          <w:color w:val="2A262A"/>
        </w:rPr>
        <w:t>and</w:t>
      </w:r>
      <w:r>
        <w:rPr>
          <w:color w:val="2A262A"/>
          <w:spacing w:val="-7"/>
        </w:rPr>
        <w:t xml:space="preserve"> </w:t>
      </w:r>
      <w:r>
        <w:rPr>
          <w:color w:val="2A262A"/>
        </w:rPr>
        <w:t>survey</w:t>
      </w:r>
      <w:r>
        <w:rPr>
          <w:color w:val="2A262A"/>
          <w:spacing w:val="-2"/>
        </w:rPr>
        <w:t xml:space="preserve"> </w:t>
      </w:r>
      <w:r>
        <w:rPr>
          <w:color w:val="2A262A"/>
        </w:rPr>
        <w:t>responses</w:t>
      </w:r>
      <w:r>
        <w:rPr>
          <w:color w:val="4B424D"/>
        </w:rPr>
        <w:t>,</w:t>
      </w:r>
      <w:r>
        <w:rPr>
          <w:color w:val="4B424D"/>
          <w:spacing w:val="-15"/>
        </w:rPr>
        <w:t xml:space="preserve"> </w:t>
      </w:r>
      <w:r>
        <w:rPr>
          <w:color w:val="2A262A"/>
        </w:rPr>
        <w:t>and</w:t>
      </w:r>
      <w:r>
        <w:rPr>
          <w:color w:val="2A262A"/>
          <w:spacing w:val="-12"/>
        </w:rPr>
        <w:t xml:space="preserve"> </w:t>
      </w:r>
      <w:r>
        <w:rPr>
          <w:color w:val="2A262A"/>
        </w:rPr>
        <w:t>submission of</w:t>
      </w:r>
      <w:r>
        <w:rPr>
          <w:color w:val="2A262A"/>
          <w:spacing w:val="-14"/>
        </w:rPr>
        <w:t xml:space="preserve"> </w:t>
      </w:r>
      <w:r>
        <w:rPr>
          <w:color w:val="2A262A"/>
        </w:rPr>
        <w:t>the</w:t>
      </w:r>
      <w:r>
        <w:rPr>
          <w:color w:val="2A262A"/>
          <w:spacing w:val="-15"/>
        </w:rPr>
        <w:t xml:space="preserve"> </w:t>
      </w:r>
      <w:r>
        <w:rPr>
          <w:color w:val="2A262A"/>
        </w:rPr>
        <w:t>EAC</w:t>
      </w:r>
      <w:r>
        <w:rPr>
          <w:color w:val="2A262A"/>
          <w:spacing w:val="-11"/>
        </w:rPr>
        <w:t xml:space="preserve"> </w:t>
      </w:r>
      <w:r>
        <w:rPr>
          <w:color w:val="2A262A"/>
        </w:rPr>
        <w:t>final</w:t>
      </w:r>
      <w:r>
        <w:rPr>
          <w:color w:val="2A262A"/>
          <w:spacing w:val="-7"/>
        </w:rPr>
        <w:t xml:space="preserve"> </w:t>
      </w:r>
      <w:r>
        <w:rPr>
          <w:color w:val="2A262A"/>
        </w:rPr>
        <w:t>reports.</w:t>
      </w:r>
      <w:r>
        <w:rPr>
          <w:color w:val="2A262A"/>
          <w:spacing w:val="-2"/>
        </w:rPr>
        <w:t xml:space="preserve"> </w:t>
      </w:r>
      <w:r>
        <w:rPr>
          <w:color w:val="2A262A"/>
        </w:rPr>
        <w:t>Prior</w:t>
      </w:r>
      <w:r>
        <w:rPr>
          <w:color w:val="2A262A"/>
          <w:spacing w:val="-6"/>
        </w:rPr>
        <w:t xml:space="preserve"> </w:t>
      </w:r>
      <w:r>
        <w:rPr>
          <w:color w:val="2A262A"/>
        </w:rPr>
        <w:t>to</w:t>
      </w:r>
      <w:r>
        <w:rPr>
          <w:color w:val="2A262A"/>
          <w:spacing w:val="-11"/>
        </w:rPr>
        <w:t xml:space="preserve"> </w:t>
      </w:r>
      <w:r>
        <w:rPr>
          <w:color w:val="2A262A"/>
        </w:rPr>
        <w:t>each</w:t>
      </w:r>
      <w:r>
        <w:rPr>
          <w:color w:val="2A262A"/>
          <w:spacing w:val="-10"/>
        </w:rPr>
        <w:t xml:space="preserve"> </w:t>
      </w:r>
      <w:r>
        <w:rPr>
          <w:color w:val="2A262A"/>
        </w:rPr>
        <w:t>of</w:t>
      </w:r>
      <w:r>
        <w:rPr>
          <w:color w:val="2A262A"/>
          <w:spacing w:val="-14"/>
        </w:rPr>
        <w:t xml:space="preserve"> </w:t>
      </w:r>
      <w:r>
        <w:rPr>
          <w:color w:val="2A262A"/>
        </w:rPr>
        <w:t>the</w:t>
      </w:r>
      <w:r>
        <w:rPr>
          <w:color w:val="2A262A"/>
          <w:spacing w:val="-12"/>
        </w:rPr>
        <w:t xml:space="preserve"> </w:t>
      </w:r>
      <w:r>
        <w:rPr>
          <w:color w:val="2A262A"/>
        </w:rPr>
        <w:t>two</w:t>
      </w:r>
      <w:r>
        <w:rPr>
          <w:color w:val="2A262A"/>
          <w:spacing w:val="-10"/>
        </w:rPr>
        <w:t xml:space="preserve"> </w:t>
      </w:r>
      <w:r>
        <w:rPr>
          <w:color w:val="2A262A"/>
        </w:rPr>
        <w:t>semi</w:t>
      </w:r>
      <w:del w:id="206" w:author="Morgan Wills" w:date="2026-10-01T10:36:00Z">
        <w:r w:rsidDel="005A7F2F">
          <w:rPr>
            <w:color w:val="2A262A"/>
          </w:rPr>
          <w:delText>-</w:delText>
        </w:r>
      </w:del>
      <w:r>
        <w:rPr>
          <w:color w:val="2A262A"/>
        </w:rPr>
        <w:t>annual evaluation meetings</w:t>
      </w:r>
      <w:r>
        <w:rPr>
          <w:color w:val="4B424D"/>
        </w:rPr>
        <w:t xml:space="preserve">, </w:t>
      </w:r>
      <w:r>
        <w:rPr>
          <w:color w:val="2A262A"/>
        </w:rPr>
        <w:t>the UNIVERSITY will provide a report on each of the CNAP components that summarizes and appraises the center progress toward fulfilling the specific aims of the proposal. The UNIVERSITY</w:t>
      </w:r>
      <w:r>
        <w:rPr>
          <w:color w:val="2A262A"/>
          <w:spacing w:val="-4"/>
        </w:rPr>
        <w:t xml:space="preserve"> </w:t>
      </w:r>
      <w:r>
        <w:rPr>
          <w:color w:val="2A262A"/>
        </w:rPr>
        <w:t>will</w:t>
      </w:r>
      <w:r>
        <w:rPr>
          <w:color w:val="2A262A"/>
          <w:spacing w:val="-13"/>
        </w:rPr>
        <w:t xml:space="preserve"> </w:t>
      </w:r>
      <w:r>
        <w:rPr>
          <w:color w:val="2A262A"/>
        </w:rPr>
        <w:t>also</w:t>
      </w:r>
      <w:r>
        <w:rPr>
          <w:color w:val="2A262A"/>
          <w:spacing w:val="-15"/>
        </w:rPr>
        <w:t xml:space="preserve"> </w:t>
      </w:r>
      <w:r>
        <w:rPr>
          <w:color w:val="2A262A"/>
        </w:rPr>
        <w:t>provide</w:t>
      </w:r>
      <w:r>
        <w:rPr>
          <w:color w:val="2A262A"/>
          <w:spacing w:val="-13"/>
        </w:rPr>
        <w:t xml:space="preserve"> </w:t>
      </w:r>
      <w:r>
        <w:rPr>
          <w:color w:val="2A262A"/>
        </w:rPr>
        <w:t>feedback</w:t>
      </w:r>
      <w:r>
        <w:rPr>
          <w:color w:val="2A262A"/>
          <w:spacing w:val="-10"/>
        </w:rPr>
        <w:t xml:space="preserve"> </w:t>
      </w:r>
      <w:r>
        <w:rPr>
          <w:color w:val="2A262A"/>
        </w:rPr>
        <w:t>and</w:t>
      </w:r>
      <w:r>
        <w:rPr>
          <w:color w:val="2A262A"/>
          <w:spacing w:val="-14"/>
        </w:rPr>
        <w:t xml:space="preserve"> </w:t>
      </w:r>
      <w:r>
        <w:rPr>
          <w:color w:val="2A262A"/>
        </w:rPr>
        <w:t>input</w:t>
      </w:r>
      <w:r>
        <w:rPr>
          <w:color w:val="2A262A"/>
          <w:spacing w:val="-15"/>
        </w:rPr>
        <w:t xml:space="preserve"> </w:t>
      </w:r>
      <w:r>
        <w:rPr>
          <w:color w:val="2A262A"/>
        </w:rPr>
        <w:t>on</w:t>
      </w:r>
      <w:r>
        <w:rPr>
          <w:color w:val="2A262A"/>
          <w:spacing w:val="-15"/>
        </w:rPr>
        <w:t xml:space="preserve"> </w:t>
      </w:r>
      <w:r>
        <w:rPr>
          <w:color w:val="2A262A"/>
        </w:rPr>
        <w:t>the</w:t>
      </w:r>
      <w:r>
        <w:rPr>
          <w:color w:val="2A262A"/>
          <w:spacing w:val="-15"/>
        </w:rPr>
        <w:t xml:space="preserve"> </w:t>
      </w:r>
      <w:r>
        <w:rPr>
          <w:color w:val="2A262A"/>
        </w:rPr>
        <w:t>EAC</w:t>
      </w:r>
      <w:r>
        <w:rPr>
          <w:color w:val="2A262A"/>
          <w:spacing w:val="-15"/>
        </w:rPr>
        <w:t xml:space="preserve"> </w:t>
      </w:r>
      <w:r>
        <w:rPr>
          <w:color w:val="2A262A"/>
        </w:rPr>
        <w:t>functioning.</w:t>
      </w:r>
      <w:r>
        <w:rPr>
          <w:color w:val="2A262A"/>
          <w:spacing w:val="-5"/>
        </w:rPr>
        <w:t xml:space="preserve"> </w:t>
      </w:r>
      <w:r>
        <w:rPr>
          <w:color w:val="2A262A"/>
        </w:rPr>
        <w:t>The</w:t>
      </w:r>
      <w:r>
        <w:rPr>
          <w:color w:val="2A262A"/>
          <w:spacing w:val="-15"/>
        </w:rPr>
        <w:t xml:space="preserve"> </w:t>
      </w:r>
      <w:r>
        <w:rPr>
          <w:color w:val="2A262A"/>
        </w:rPr>
        <w:t>UNIVERSITY</w:t>
      </w:r>
      <w:r>
        <w:rPr>
          <w:color w:val="2A262A"/>
          <w:spacing w:val="16"/>
        </w:rPr>
        <w:t xml:space="preserve"> </w:t>
      </w:r>
      <w:r>
        <w:rPr>
          <w:color w:val="2A262A"/>
        </w:rPr>
        <w:t>will</w:t>
      </w:r>
      <w:r>
        <w:rPr>
          <w:color w:val="2A262A"/>
          <w:spacing w:val="-14"/>
        </w:rPr>
        <w:t xml:space="preserve"> </w:t>
      </w:r>
      <w:r>
        <w:rPr>
          <w:color w:val="2A262A"/>
        </w:rPr>
        <w:t>share the advice and critiques provided by the EAC</w:t>
      </w:r>
      <w:ins w:id="207" w:author="Morgan Wills" w:date="2026-10-01T09:51:00Z">
        <w:r w:rsidR="00D50867">
          <w:rPr>
            <w:color w:val="2A262A"/>
          </w:rPr>
          <w:t xml:space="preserve"> </w:t>
        </w:r>
      </w:ins>
      <w:del w:id="208" w:author="Morgan Wills" w:date="2026-10-01T09:51:00Z">
        <w:r w:rsidDel="00D50867">
          <w:rPr>
            <w:color w:val="2A262A"/>
          </w:rPr>
          <w:delText xml:space="preserve"> </w:delText>
        </w:r>
      </w:del>
      <w:r>
        <w:rPr>
          <w:color w:val="2A262A"/>
        </w:rPr>
        <w:t>with other COBRE investigators in the center.</w:t>
      </w:r>
    </w:p>
    <w:p w14:paraId="5966BF93" w14:textId="14FC690B" w:rsidR="00D46A21" w:rsidDel="00D50867" w:rsidRDefault="00D46A21">
      <w:pPr>
        <w:pStyle w:val="BodyText"/>
        <w:jc w:val="both"/>
        <w:rPr>
          <w:del w:id="209" w:author="Morgan Wills" w:date="2026-10-01T09:51:00Z"/>
        </w:rPr>
        <w:sectPr w:rsidR="00D46A21" w:rsidDel="00D50867" w:rsidSect="00D50867">
          <w:pgSz w:w="12240" w:h="15840"/>
          <w:pgMar w:top="720" w:right="720" w:bottom="720" w:left="720" w:header="720" w:footer="720" w:gutter="0"/>
          <w:cols w:space="720"/>
          <w:docGrid w:linePitch="299"/>
          <w:sectPrChange w:id="210" w:author="Morgan Wills" w:date="2026-10-01T09:51:00Z">
            <w:sectPr w:rsidR="00D46A21" w:rsidDel="00D50867" w:rsidSect="00D50867">
              <w:pgMar w:top="1060" w:right="720" w:bottom="280" w:left="360" w:header="720" w:footer="720" w:gutter="0"/>
              <w:docGrid w:linePitch="0"/>
            </w:sectPr>
          </w:sectPrChange>
        </w:sectPr>
      </w:pPr>
    </w:p>
    <w:p w14:paraId="55D05EFD" w14:textId="02051C2B" w:rsidR="00D46A21" w:rsidDel="00D50867" w:rsidRDefault="000B705F">
      <w:pPr>
        <w:spacing w:before="65"/>
        <w:ind w:left="696"/>
        <w:jc w:val="center"/>
        <w:rPr>
          <w:del w:id="211" w:author="Morgan Wills" w:date="2026-10-01T09:51:00Z"/>
          <w:rFonts w:ascii="Arial"/>
          <w:b/>
        </w:rPr>
      </w:pPr>
      <w:del w:id="212" w:author="Morgan Wills" w:date="2026-10-01T09:51:00Z">
        <w:r w:rsidDel="00D50867">
          <w:rPr>
            <w:rFonts w:ascii="Arial"/>
            <w:b/>
            <w:color w:val="030103"/>
          </w:rPr>
          <w:lastRenderedPageBreak/>
          <w:delText>Appendix</w:delText>
        </w:r>
        <w:r w:rsidDel="00D50867">
          <w:rPr>
            <w:rFonts w:ascii="Arial"/>
            <w:b/>
            <w:color w:val="030103"/>
            <w:spacing w:val="16"/>
          </w:rPr>
          <w:delText xml:space="preserve"> </w:delText>
        </w:r>
        <w:r w:rsidDel="00D50867">
          <w:rPr>
            <w:rFonts w:ascii="Arial"/>
            <w:b/>
            <w:color w:val="030103"/>
            <w:spacing w:val="-10"/>
          </w:rPr>
          <w:delText>B</w:delText>
        </w:r>
      </w:del>
    </w:p>
    <w:p w14:paraId="35D90207" w14:textId="0749283C" w:rsidR="00D46A21" w:rsidDel="00D50867" w:rsidRDefault="000B705F">
      <w:pPr>
        <w:spacing w:before="65"/>
        <w:ind w:left="696"/>
        <w:jc w:val="center"/>
        <w:rPr>
          <w:del w:id="213" w:author="Morgan Wills" w:date="2026-10-01T09:51:00Z"/>
          <w:rFonts w:ascii="Arial"/>
          <w:b/>
        </w:rPr>
        <w:pPrChange w:id="214" w:author="Morgan Wills" w:date="2026-10-01T09:51:00Z">
          <w:pPr>
            <w:spacing w:before="26"/>
            <w:ind w:left="337"/>
          </w:pPr>
        </w:pPrChange>
      </w:pPr>
      <w:del w:id="215" w:author="Morgan Wills" w:date="2026-10-01T09:51:00Z">
        <w:r w:rsidDel="00D50867">
          <w:rPr>
            <w:rFonts w:ascii="Arial"/>
            <w:b/>
            <w:color w:val="030103"/>
            <w:spacing w:val="-2"/>
            <w:w w:val="105"/>
          </w:rPr>
          <w:delText>CNAPCenter</w:delText>
        </w:r>
      </w:del>
    </w:p>
    <w:p w14:paraId="612F9285" w14:textId="5C665E51" w:rsidR="00D46A21" w:rsidDel="00D50867" w:rsidRDefault="000B705F">
      <w:pPr>
        <w:spacing w:before="65"/>
        <w:ind w:left="696"/>
        <w:jc w:val="center"/>
        <w:rPr>
          <w:del w:id="216" w:author="Morgan Wills" w:date="2026-10-01T09:51:00Z"/>
          <w:rFonts w:ascii="Arial"/>
          <w:b/>
        </w:rPr>
        <w:pPrChange w:id="217" w:author="Morgan Wills" w:date="2026-10-01T09:51:00Z">
          <w:pPr>
            <w:spacing w:before="25"/>
            <w:ind w:left="336"/>
          </w:pPr>
        </w:pPrChange>
      </w:pPr>
      <w:del w:id="218" w:author="Morgan Wills" w:date="2026-10-01T09:51:00Z">
        <w:r w:rsidDel="00D50867">
          <w:rPr>
            <w:rFonts w:ascii="Arial"/>
            <w:b/>
            <w:color w:val="030103"/>
          </w:rPr>
          <w:delText>External</w:delText>
        </w:r>
        <w:r w:rsidDel="00D50867">
          <w:rPr>
            <w:rFonts w:ascii="Arial"/>
            <w:b/>
            <w:color w:val="030103"/>
            <w:spacing w:val="24"/>
          </w:rPr>
          <w:delText xml:space="preserve"> </w:delText>
        </w:r>
        <w:r w:rsidDel="00D50867">
          <w:rPr>
            <w:rFonts w:ascii="Arial"/>
            <w:b/>
            <w:color w:val="030103"/>
          </w:rPr>
          <w:delText>Consultant</w:delText>
        </w:r>
        <w:r w:rsidDel="00D50867">
          <w:rPr>
            <w:rFonts w:ascii="Arial"/>
            <w:b/>
            <w:color w:val="030103"/>
            <w:spacing w:val="23"/>
          </w:rPr>
          <w:delText xml:space="preserve"> </w:delText>
        </w:r>
        <w:r w:rsidDel="00D50867">
          <w:rPr>
            <w:rFonts w:ascii="Arial"/>
            <w:b/>
            <w:color w:val="030103"/>
          </w:rPr>
          <w:delText>Invoice</w:delText>
        </w:r>
        <w:r w:rsidDel="00D50867">
          <w:rPr>
            <w:rFonts w:ascii="Arial"/>
            <w:b/>
            <w:color w:val="030103"/>
            <w:spacing w:val="25"/>
          </w:rPr>
          <w:delText xml:space="preserve"> </w:delText>
        </w:r>
        <w:r w:rsidDel="00D50867">
          <w:rPr>
            <w:rFonts w:ascii="Arial"/>
            <w:b/>
            <w:color w:val="030103"/>
          </w:rPr>
          <w:delText>for</w:delText>
        </w:r>
        <w:r w:rsidDel="00D50867">
          <w:rPr>
            <w:rFonts w:ascii="Arial"/>
            <w:b/>
            <w:color w:val="030103"/>
            <w:spacing w:val="18"/>
          </w:rPr>
          <w:delText xml:space="preserve"> </w:delText>
        </w:r>
        <w:r w:rsidDel="00D50867">
          <w:rPr>
            <w:rFonts w:ascii="Arial"/>
            <w:b/>
            <w:color w:val="030103"/>
          </w:rPr>
          <w:delText>Consultant</w:delText>
        </w:r>
        <w:r w:rsidDel="00D50867">
          <w:rPr>
            <w:rFonts w:ascii="Arial"/>
            <w:b/>
            <w:color w:val="030103"/>
            <w:spacing w:val="22"/>
          </w:rPr>
          <w:delText xml:space="preserve"> </w:delText>
        </w:r>
        <w:r w:rsidDel="00D50867">
          <w:rPr>
            <w:rFonts w:ascii="Arial"/>
            <w:b/>
            <w:color w:val="030103"/>
            <w:spacing w:val="-4"/>
          </w:rPr>
          <w:delText>Fees</w:delText>
        </w:r>
      </w:del>
    </w:p>
    <w:p w14:paraId="7914D932" w14:textId="5E3D1F98" w:rsidR="00D46A21" w:rsidDel="00D50867" w:rsidRDefault="00D46A21">
      <w:pPr>
        <w:spacing w:before="65"/>
        <w:ind w:left="696"/>
        <w:jc w:val="center"/>
        <w:rPr>
          <w:del w:id="219" w:author="Morgan Wills" w:date="2026-10-01T09:51:00Z"/>
          <w:rFonts w:ascii="Arial"/>
          <w:b/>
          <w:sz w:val="17"/>
        </w:rPr>
        <w:pPrChange w:id="220" w:author="Morgan Wills" w:date="2026-10-01T09:51:00Z">
          <w:pPr>
            <w:pStyle w:val="BodyText"/>
          </w:pPr>
        </w:pPrChange>
      </w:pPr>
    </w:p>
    <w:p w14:paraId="2FDD4E0C" w14:textId="69F1DFB6" w:rsidR="00D46A21" w:rsidDel="00D50867" w:rsidRDefault="00D46A21">
      <w:pPr>
        <w:spacing w:before="65"/>
        <w:ind w:left="696"/>
        <w:jc w:val="center"/>
        <w:rPr>
          <w:del w:id="221" w:author="Morgan Wills" w:date="2026-10-01T09:51:00Z"/>
          <w:rFonts w:ascii="Arial"/>
          <w:b/>
          <w:sz w:val="17"/>
        </w:rPr>
        <w:pPrChange w:id="222" w:author="Morgan Wills" w:date="2026-10-01T09:51:00Z">
          <w:pPr>
            <w:pStyle w:val="BodyText"/>
          </w:pPr>
        </w:pPrChange>
      </w:pPr>
    </w:p>
    <w:p w14:paraId="5807F800" w14:textId="7F202C9E" w:rsidR="00D46A21" w:rsidDel="00D50867" w:rsidRDefault="00D46A21">
      <w:pPr>
        <w:spacing w:before="65"/>
        <w:ind w:left="696"/>
        <w:jc w:val="center"/>
        <w:rPr>
          <w:del w:id="223" w:author="Morgan Wills" w:date="2026-10-01T09:51:00Z"/>
          <w:rFonts w:ascii="Arial"/>
          <w:b/>
          <w:sz w:val="17"/>
        </w:rPr>
        <w:pPrChange w:id="224" w:author="Morgan Wills" w:date="2026-10-01T09:51:00Z">
          <w:pPr>
            <w:pStyle w:val="BodyText"/>
          </w:pPr>
        </w:pPrChange>
      </w:pPr>
    </w:p>
    <w:p w14:paraId="44C20971" w14:textId="105CB1FF" w:rsidR="00D46A21" w:rsidDel="00D50867" w:rsidRDefault="00D46A21">
      <w:pPr>
        <w:spacing w:before="65"/>
        <w:ind w:left="696"/>
        <w:jc w:val="center"/>
        <w:rPr>
          <w:del w:id="225" w:author="Morgan Wills" w:date="2026-10-01T09:51:00Z"/>
          <w:rFonts w:ascii="Arial"/>
          <w:b/>
          <w:sz w:val="17"/>
        </w:rPr>
        <w:pPrChange w:id="226" w:author="Morgan Wills" w:date="2026-10-01T09:51:00Z">
          <w:pPr>
            <w:pStyle w:val="BodyText"/>
          </w:pPr>
        </w:pPrChange>
      </w:pPr>
    </w:p>
    <w:p w14:paraId="62F10E0A" w14:textId="4F253C35" w:rsidR="00D46A21" w:rsidDel="00D50867" w:rsidRDefault="00D46A21">
      <w:pPr>
        <w:spacing w:before="65"/>
        <w:ind w:left="696"/>
        <w:jc w:val="center"/>
        <w:rPr>
          <w:del w:id="227" w:author="Morgan Wills" w:date="2026-10-01T09:51:00Z"/>
          <w:rFonts w:ascii="Arial"/>
          <w:b/>
          <w:sz w:val="17"/>
        </w:rPr>
        <w:pPrChange w:id="228" w:author="Morgan Wills" w:date="2026-10-01T09:51:00Z">
          <w:pPr>
            <w:pStyle w:val="BodyText"/>
          </w:pPr>
        </w:pPrChange>
      </w:pPr>
    </w:p>
    <w:p w14:paraId="54B4753E" w14:textId="62839C69" w:rsidR="00D46A21" w:rsidDel="00D50867" w:rsidRDefault="00D46A21">
      <w:pPr>
        <w:spacing w:before="65"/>
        <w:ind w:left="696"/>
        <w:jc w:val="center"/>
        <w:rPr>
          <w:del w:id="229" w:author="Morgan Wills" w:date="2026-10-01T09:51:00Z"/>
          <w:rFonts w:ascii="Arial"/>
          <w:b/>
          <w:sz w:val="17"/>
        </w:rPr>
        <w:pPrChange w:id="230" w:author="Morgan Wills" w:date="2026-10-01T09:51:00Z">
          <w:pPr>
            <w:pStyle w:val="BodyText"/>
          </w:pPr>
        </w:pPrChange>
      </w:pPr>
    </w:p>
    <w:p w14:paraId="2A029CAC" w14:textId="6E145C35" w:rsidR="00D46A21" w:rsidDel="00D50867" w:rsidRDefault="00D46A21">
      <w:pPr>
        <w:spacing w:before="65"/>
        <w:ind w:left="696"/>
        <w:jc w:val="center"/>
        <w:rPr>
          <w:del w:id="231" w:author="Morgan Wills" w:date="2026-10-01T09:51:00Z"/>
          <w:rFonts w:ascii="Arial"/>
          <w:b/>
          <w:sz w:val="17"/>
        </w:rPr>
        <w:pPrChange w:id="232" w:author="Morgan Wills" w:date="2026-10-01T09:51:00Z">
          <w:pPr>
            <w:pStyle w:val="BodyText"/>
          </w:pPr>
        </w:pPrChange>
      </w:pPr>
    </w:p>
    <w:p w14:paraId="41414176" w14:textId="1E2244F5" w:rsidR="00D46A21" w:rsidDel="00D50867" w:rsidRDefault="00D46A21">
      <w:pPr>
        <w:spacing w:before="65"/>
        <w:ind w:left="696"/>
        <w:jc w:val="center"/>
        <w:rPr>
          <w:del w:id="233" w:author="Morgan Wills" w:date="2026-10-01T09:51:00Z"/>
          <w:rFonts w:ascii="Arial"/>
          <w:b/>
          <w:sz w:val="17"/>
        </w:rPr>
        <w:pPrChange w:id="234" w:author="Morgan Wills" w:date="2026-10-01T09:51:00Z">
          <w:pPr>
            <w:pStyle w:val="BodyText"/>
          </w:pPr>
        </w:pPrChange>
      </w:pPr>
    </w:p>
    <w:p w14:paraId="7F791093" w14:textId="23BC2D78" w:rsidR="00D46A21" w:rsidDel="00D50867" w:rsidRDefault="00D46A21">
      <w:pPr>
        <w:spacing w:before="65"/>
        <w:ind w:left="696"/>
        <w:jc w:val="center"/>
        <w:rPr>
          <w:del w:id="235" w:author="Morgan Wills" w:date="2026-10-01T09:51:00Z"/>
          <w:rFonts w:ascii="Arial"/>
          <w:b/>
          <w:sz w:val="17"/>
        </w:rPr>
        <w:pPrChange w:id="236" w:author="Morgan Wills" w:date="2026-10-01T09:51:00Z">
          <w:pPr>
            <w:pStyle w:val="BodyText"/>
            <w:spacing w:before="148"/>
          </w:pPr>
        </w:pPrChange>
      </w:pPr>
    </w:p>
    <w:p w14:paraId="627DC6E5" w14:textId="60C84AA9" w:rsidR="00D46A21" w:rsidDel="00D50867" w:rsidRDefault="000B705F">
      <w:pPr>
        <w:spacing w:before="65"/>
        <w:ind w:left="696"/>
        <w:jc w:val="center"/>
        <w:rPr>
          <w:del w:id="237" w:author="Morgan Wills" w:date="2026-10-01T09:51:00Z"/>
          <w:rFonts w:ascii="Arial"/>
          <w:sz w:val="17"/>
        </w:rPr>
        <w:pPrChange w:id="238" w:author="Morgan Wills" w:date="2026-10-01T09:51:00Z">
          <w:pPr>
            <w:ind w:left="2502"/>
          </w:pPr>
        </w:pPrChange>
      </w:pPr>
      <w:del w:id="239" w:author="Morgan Wills" w:date="2026-10-01T09:51:00Z">
        <w:r w:rsidDel="00D50867">
          <w:rPr>
            <w:rFonts w:ascii="Arial"/>
            <w:noProof/>
            <w:sz w:val="17"/>
          </w:rPr>
          <mc:AlternateContent>
            <mc:Choice Requires="wps">
              <w:drawing>
                <wp:anchor distT="0" distB="0" distL="0" distR="0" simplePos="0" relativeHeight="251641856" behindDoc="0" locked="0" layoutInCell="1" allowOverlap="1" wp14:anchorId="568E424F" wp14:editId="2A92C105">
                  <wp:simplePos x="0" y="0"/>
                  <wp:positionH relativeFrom="page">
                    <wp:posOffset>609343</wp:posOffset>
                  </wp:positionH>
                  <wp:positionV relativeFrom="paragraph">
                    <wp:posOffset>-919648</wp:posOffset>
                  </wp:positionV>
                  <wp:extent cx="4516755" cy="110744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6755" cy="110744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5935"/>
                              </w:tblGrid>
                              <w:tr w:rsidR="00D46A21" w14:paraId="4C9F47F3" w14:textId="77777777">
                                <w:trPr>
                                  <w:trHeight w:val="566"/>
                                </w:trPr>
                                <w:tc>
                                  <w:tcPr>
                                    <w:tcW w:w="6974" w:type="dxa"/>
                                    <w:gridSpan w:val="2"/>
                                    <w:tcBorders>
                                      <w:right w:val="single" w:sz="2" w:space="0" w:color="000000"/>
                                    </w:tcBorders>
                                  </w:tcPr>
                                  <w:p w14:paraId="308DD7DF" w14:textId="77777777" w:rsidR="00D46A21" w:rsidRDefault="000B705F">
                                    <w:pPr>
                                      <w:pStyle w:val="TableParagraph"/>
                                      <w:spacing w:before="191"/>
                                      <w:ind w:right="15"/>
                                      <w:jc w:val="center"/>
                                      <w:rPr>
                                        <w:b/>
                                        <w:sz w:val="17"/>
                                      </w:rPr>
                                    </w:pPr>
                                    <w:r>
                                      <w:rPr>
                                        <w:b/>
                                        <w:color w:val="030103"/>
                                        <w:w w:val="105"/>
                                        <w:sz w:val="17"/>
                                      </w:rPr>
                                      <w:t>Consultant</w:t>
                                    </w:r>
                                    <w:r>
                                      <w:rPr>
                                        <w:b/>
                                        <w:color w:val="030103"/>
                                        <w:spacing w:val="-7"/>
                                        <w:w w:val="105"/>
                                        <w:sz w:val="17"/>
                                      </w:rPr>
                                      <w:t xml:space="preserve"> </w:t>
                                    </w:r>
                                    <w:r>
                                      <w:rPr>
                                        <w:b/>
                                        <w:color w:val="030103"/>
                                        <w:w w:val="105"/>
                                        <w:sz w:val="17"/>
                                      </w:rPr>
                                      <w:t>Contact</w:t>
                                    </w:r>
                                    <w:r>
                                      <w:rPr>
                                        <w:b/>
                                        <w:color w:val="030103"/>
                                        <w:spacing w:val="-9"/>
                                        <w:w w:val="105"/>
                                        <w:sz w:val="17"/>
                                      </w:rPr>
                                      <w:t xml:space="preserve"> </w:t>
                                    </w:r>
                                    <w:r>
                                      <w:rPr>
                                        <w:b/>
                                        <w:color w:val="030103"/>
                                        <w:spacing w:val="-2"/>
                                        <w:w w:val="105"/>
                                        <w:sz w:val="17"/>
                                      </w:rPr>
                                      <w:t>Details</w:t>
                                    </w:r>
                                  </w:p>
                                </w:tc>
                              </w:tr>
                              <w:tr w:rsidR="00D46A21" w14:paraId="74C27A2C" w14:textId="77777777">
                                <w:trPr>
                                  <w:trHeight w:val="210"/>
                                </w:trPr>
                                <w:tc>
                                  <w:tcPr>
                                    <w:tcW w:w="1039" w:type="dxa"/>
                                  </w:tcPr>
                                  <w:p w14:paraId="15980920" w14:textId="77777777" w:rsidR="00D46A21" w:rsidRDefault="000B705F">
                                    <w:pPr>
                                      <w:pStyle w:val="TableParagraph"/>
                                      <w:spacing w:before="8" w:line="182" w:lineRule="exact"/>
                                      <w:ind w:left="44"/>
                                      <w:rPr>
                                        <w:b/>
                                        <w:sz w:val="17"/>
                                      </w:rPr>
                                    </w:pPr>
                                    <w:r>
                                      <w:rPr>
                                        <w:b/>
                                        <w:color w:val="030103"/>
                                        <w:spacing w:val="-2"/>
                                        <w:sz w:val="17"/>
                                      </w:rPr>
                                      <w:t>Name:</w:t>
                                    </w:r>
                                  </w:p>
                                </w:tc>
                                <w:tc>
                                  <w:tcPr>
                                    <w:tcW w:w="5935" w:type="dxa"/>
                                    <w:tcBorders>
                                      <w:right w:val="single" w:sz="2" w:space="0" w:color="000000"/>
                                    </w:tcBorders>
                                  </w:tcPr>
                                  <w:p w14:paraId="04A2CDEC" w14:textId="77777777" w:rsidR="00D46A21" w:rsidRDefault="00D46A21">
                                    <w:pPr>
                                      <w:pStyle w:val="TableParagraph"/>
                                      <w:rPr>
                                        <w:rFonts w:ascii="Times New Roman"/>
                                        <w:sz w:val="14"/>
                                      </w:rPr>
                                    </w:pPr>
                                  </w:p>
                                </w:tc>
                              </w:tr>
                              <w:tr w:rsidR="00D46A21" w14:paraId="4AAB1343" w14:textId="77777777">
                                <w:trPr>
                                  <w:trHeight w:val="210"/>
                                </w:trPr>
                                <w:tc>
                                  <w:tcPr>
                                    <w:tcW w:w="1039" w:type="dxa"/>
                                  </w:tcPr>
                                  <w:p w14:paraId="63D5E6F7" w14:textId="77777777" w:rsidR="00D46A21" w:rsidRDefault="000B705F">
                                    <w:pPr>
                                      <w:pStyle w:val="TableParagraph"/>
                                      <w:spacing w:before="3" w:line="187" w:lineRule="exact"/>
                                      <w:ind w:left="42"/>
                                      <w:rPr>
                                        <w:b/>
                                        <w:sz w:val="17"/>
                                      </w:rPr>
                                    </w:pPr>
                                    <w:r>
                                      <w:rPr>
                                        <w:b/>
                                        <w:color w:val="030103"/>
                                        <w:spacing w:val="-2"/>
                                        <w:w w:val="105"/>
                                        <w:sz w:val="17"/>
                                      </w:rPr>
                                      <w:t>Address</w:t>
                                    </w:r>
                                    <w:r>
                                      <w:rPr>
                                        <w:b/>
                                        <w:color w:val="262626"/>
                                        <w:spacing w:val="-2"/>
                                        <w:w w:val="105"/>
                                        <w:sz w:val="17"/>
                                      </w:rPr>
                                      <w:t>:</w:t>
                                    </w:r>
                                  </w:p>
                                </w:tc>
                                <w:tc>
                                  <w:tcPr>
                                    <w:tcW w:w="5935" w:type="dxa"/>
                                    <w:tcBorders>
                                      <w:right w:val="single" w:sz="2" w:space="0" w:color="000000"/>
                                    </w:tcBorders>
                                  </w:tcPr>
                                  <w:p w14:paraId="200A6AAC" w14:textId="77777777" w:rsidR="00D46A21" w:rsidRDefault="00D46A21">
                                    <w:pPr>
                                      <w:pStyle w:val="TableParagraph"/>
                                      <w:rPr>
                                        <w:rFonts w:ascii="Times New Roman"/>
                                        <w:sz w:val="14"/>
                                      </w:rPr>
                                    </w:pPr>
                                  </w:p>
                                </w:tc>
                              </w:tr>
                              <w:tr w:rsidR="00D46A21" w14:paraId="15D3C678" w14:textId="77777777">
                                <w:trPr>
                                  <w:trHeight w:val="210"/>
                                </w:trPr>
                                <w:tc>
                                  <w:tcPr>
                                    <w:tcW w:w="1039" w:type="dxa"/>
                                  </w:tcPr>
                                  <w:p w14:paraId="200ED5D2" w14:textId="77777777" w:rsidR="00D46A21" w:rsidRDefault="000B705F">
                                    <w:pPr>
                                      <w:pStyle w:val="TableParagraph"/>
                                      <w:spacing w:before="3" w:line="187" w:lineRule="exact"/>
                                      <w:ind w:left="44"/>
                                      <w:rPr>
                                        <w:b/>
                                        <w:sz w:val="17"/>
                                      </w:rPr>
                                    </w:pPr>
                                    <w:r>
                                      <w:rPr>
                                        <w:b/>
                                        <w:color w:val="030103"/>
                                        <w:spacing w:val="-2"/>
                                        <w:sz w:val="17"/>
                                      </w:rPr>
                                      <w:t>Email:</w:t>
                                    </w:r>
                                  </w:p>
                                </w:tc>
                                <w:tc>
                                  <w:tcPr>
                                    <w:tcW w:w="5935" w:type="dxa"/>
                                    <w:tcBorders>
                                      <w:right w:val="single" w:sz="2" w:space="0" w:color="000000"/>
                                    </w:tcBorders>
                                  </w:tcPr>
                                  <w:p w14:paraId="742DA304" w14:textId="77777777" w:rsidR="00D46A21" w:rsidRDefault="00D46A21">
                                    <w:pPr>
                                      <w:pStyle w:val="TableParagraph"/>
                                      <w:rPr>
                                        <w:rFonts w:ascii="Times New Roman"/>
                                        <w:sz w:val="14"/>
                                      </w:rPr>
                                    </w:pPr>
                                  </w:p>
                                </w:tc>
                              </w:tr>
                              <w:tr w:rsidR="00D46A21" w14:paraId="46875D58" w14:textId="77777777">
                                <w:trPr>
                                  <w:trHeight w:val="210"/>
                                </w:trPr>
                                <w:tc>
                                  <w:tcPr>
                                    <w:tcW w:w="1039" w:type="dxa"/>
                                  </w:tcPr>
                                  <w:p w14:paraId="7871A05D" w14:textId="77777777" w:rsidR="00D46A21" w:rsidRDefault="000B705F">
                                    <w:pPr>
                                      <w:pStyle w:val="TableParagraph"/>
                                      <w:spacing w:before="3" w:line="187" w:lineRule="exact"/>
                                      <w:ind w:left="44"/>
                                      <w:rPr>
                                        <w:b/>
                                        <w:sz w:val="17"/>
                                      </w:rPr>
                                    </w:pPr>
                                    <w:r>
                                      <w:rPr>
                                        <w:b/>
                                        <w:color w:val="030103"/>
                                        <w:spacing w:val="-2"/>
                                        <w:w w:val="105"/>
                                        <w:sz w:val="17"/>
                                      </w:rPr>
                                      <w:t>Phone</w:t>
                                    </w:r>
                                    <w:r>
                                      <w:rPr>
                                        <w:b/>
                                        <w:color w:val="262626"/>
                                        <w:spacing w:val="-2"/>
                                        <w:w w:val="105"/>
                                        <w:sz w:val="17"/>
                                      </w:rPr>
                                      <w:t>:</w:t>
                                    </w:r>
                                  </w:p>
                                </w:tc>
                                <w:tc>
                                  <w:tcPr>
                                    <w:tcW w:w="5935" w:type="dxa"/>
                                    <w:tcBorders>
                                      <w:right w:val="single" w:sz="2" w:space="0" w:color="000000"/>
                                    </w:tcBorders>
                                  </w:tcPr>
                                  <w:p w14:paraId="3A220785" w14:textId="77777777" w:rsidR="00D46A21" w:rsidRDefault="00D46A21">
                                    <w:pPr>
                                      <w:pStyle w:val="TableParagraph"/>
                                      <w:rPr>
                                        <w:rFonts w:ascii="Times New Roman"/>
                                        <w:sz w:val="14"/>
                                      </w:rPr>
                                    </w:pPr>
                                  </w:p>
                                </w:tc>
                              </w:tr>
                              <w:tr w:rsidR="00D46A21" w14:paraId="1A4BB6F6" w14:textId="77777777">
                                <w:trPr>
                                  <w:trHeight w:val="213"/>
                                </w:trPr>
                                <w:tc>
                                  <w:tcPr>
                                    <w:tcW w:w="1039" w:type="dxa"/>
                                    <w:tcBorders>
                                      <w:bottom w:val="single" w:sz="2" w:space="0" w:color="000000"/>
                                    </w:tcBorders>
                                  </w:tcPr>
                                  <w:p w14:paraId="5214E59D" w14:textId="77777777" w:rsidR="00D46A21" w:rsidRDefault="000B705F">
                                    <w:pPr>
                                      <w:pStyle w:val="TableParagraph"/>
                                      <w:spacing w:before="3" w:line="190" w:lineRule="exact"/>
                                      <w:ind w:left="46"/>
                                      <w:rPr>
                                        <w:b/>
                                        <w:sz w:val="17"/>
                                      </w:rPr>
                                    </w:pPr>
                                    <w:r>
                                      <w:rPr>
                                        <w:b/>
                                        <w:color w:val="030103"/>
                                        <w:spacing w:val="-4"/>
                                        <w:w w:val="110"/>
                                        <w:sz w:val="17"/>
                                      </w:rPr>
                                      <w:t>SOW#:</w:t>
                                    </w:r>
                                  </w:p>
                                </w:tc>
                                <w:tc>
                                  <w:tcPr>
                                    <w:tcW w:w="5935" w:type="dxa"/>
                                    <w:tcBorders>
                                      <w:bottom w:val="nil"/>
                                      <w:right w:val="nil"/>
                                    </w:tcBorders>
                                  </w:tcPr>
                                  <w:p w14:paraId="06B9A06A" w14:textId="77777777" w:rsidR="00D46A21" w:rsidRDefault="00D46A21">
                                    <w:pPr>
                                      <w:pStyle w:val="TableParagraph"/>
                                      <w:rPr>
                                        <w:rFonts w:ascii="Times New Roman"/>
                                        <w:sz w:val="14"/>
                                      </w:rPr>
                                    </w:pPr>
                                  </w:p>
                                </w:tc>
                              </w:tr>
                            </w:tbl>
                            <w:p w14:paraId="65B6B489" w14:textId="77777777" w:rsidR="00D46A21" w:rsidRDefault="00D46A21">
                              <w:pPr>
                                <w:pStyle w:val="BodyText"/>
                              </w:pPr>
                            </w:p>
                          </w:txbxContent>
                        </wps:txbx>
                        <wps:bodyPr wrap="square" lIns="0" tIns="0" rIns="0" bIns="0" rtlCol="0">
                          <a:noAutofit/>
                        </wps:bodyPr>
                      </wps:wsp>
                    </a:graphicData>
                  </a:graphic>
                </wp:anchor>
              </w:drawing>
            </mc:Choice>
            <mc:Fallback>
              <w:pict>
                <v:shape w14:anchorId="568E424F" id="Textbox 9" o:spid="_x0000_s1027" type="#_x0000_t202" style="position:absolute;left:0;text-align:left;margin-left:48pt;margin-top:-72.4pt;width:355.65pt;height:87.2pt;z-index:2516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5935"/>
                        </w:tblGrid>
                        <w:tr w:rsidR="00D46A21" w14:paraId="4C9F47F3" w14:textId="77777777">
                          <w:trPr>
                            <w:trHeight w:val="566"/>
                          </w:trPr>
                          <w:tc>
                            <w:tcPr>
                              <w:tcW w:w="6974" w:type="dxa"/>
                              <w:gridSpan w:val="2"/>
                              <w:tcBorders>
                                <w:right w:val="single" w:sz="2" w:space="0" w:color="000000"/>
                              </w:tcBorders>
                            </w:tcPr>
                            <w:p w14:paraId="308DD7DF" w14:textId="77777777" w:rsidR="00D46A21" w:rsidRDefault="000B705F">
                              <w:pPr>
                                <w:pStyle w:val="TableParagraph"/>
                                <w:spacing w:before="191"/>
                                <w:ind w:right="15"/>
                                <w:jc w:val="center"/>
                                <w:rPr>
                                  <w:b/>
                                  <w:sz w:val="17"/>
                                </w:rPr>
                              </w:pPr>
                              <w:r>
                                <w:rPr>
                                  <w:b/>
                                  <w:color w:val="030103"/>
                                  <w:w w:val="105"/>
                                  <w:sz w:val="17"/>
                                </w:rPr>
                                <w:t>Consultant</w:t>
                              </w:r>
                              <w:r>
                                <w:rPr>
                                  <w:b/>
                                  <w:color w:val="030103"/>
                                  <w:spacing w:val="-7"/>
                                  <w:w w:val="105"/>
                                  <w:sz w:val="17"/>
                                </w:rPr>
                                <w:t xml:space="preserve"> </w:t>
                              </w:r>
                              <w:r>
                                <w:rPr>
                                  <w:b/>
                                  <w:color w:val="030103"/>
                                  <w:w w:val="105"/>
                                  <w:sz w:val="17"/>
                                </w:rPr>
                                <w:t>Contact</w:t>
                              </w:r>
                              <w:r>
                                <w:rPr>
                                  <w:b/>
                                  <w:color w:val="030103"/>
                                  <w:spacing w:val="-9"/>
                                  <w:w w:val="105"/>
                                  <w:sz w:val="17"/>
                                </w:rPr>
                                <w:t xml:space="preserve"> </w:t>
                              </w:r>
                              <w:r>
                                <w:rPr>
                                  <w:b/>
                                  <w:color w:val="030103"/>
                                  <w:spacing w:val="-2"/>
                                  <w:w w:val="105"/>
                                  <w:sz w:val="17"/>
                                </w:rPr>
                                <w:t>Details</w:t>
                              </w:r>
                            </w:p>
                          </w:tc>
                        </w:tr>
                        <w:tr w:rsidR="00D46A21" w14:paraId="74C27A2C" w14:textId="77777777">
                          <w:trPr>
                            <w:trHeight w:val="210"/>
                          </w:trPr>
                          <w:tc>
                            <w:tcPr>
                              <w:tcW w:w="1039" w:type="dxa"/>
                            </w:tcPr>
                            <w:p w14:paraId="15980920" w14:textId="77777777" w:rsidR="00D46A21" w:rsidRDefault="000B705F">
                              <w:pPr>
                                <w:pStyle w:val="TableParagraph"/>
                                <w:spacing w:before="8" w:line="182" w:lineRule="exact"/>
                                <w:ind w:left="44"/>
                                <w:rPr>
                                  <w:b/>
                                  <w:sz w:val="17"/>
                                </w:rPr>
                              </w:pPr>
                              <w:r>
                                <w:rPr>
                                  <w:b/>
                                  <w:color w:val="030103"/>
                                  <w:spacing w:val="-2"/>
                                  <w:sz w:val="17"/>
                                </w:rPr>
                                <w:t>Name:</w:t>
                              </w:r>
                            </w:p>
                          </w:tc>
                          <w:tc>
                            <w:tcPr>
                              <w:tcW w:w="5935" w:type="dxa"/>
                              <w:tcBorders>
                                <w:right w:val="single" w:sz="2" w:space="0" w:color="000000"/>
                              </w:tcBorders>
                            </w:tcPr>
                            <w:p w14:paraId="04A2CDEC" w14:textId="77777777" w:rsidR="00D46A21" w:rsidRDefault="00D46A21">
                              <w:pPr>
                                <w:pStyle w:val="TableParagraph"/>
                                <w:rPr>
                                  <w:rFonts w:ascii="Times New Roman"/>
                                  <w:sz w:val="14"/>
                                </w:rPr>
                              </w:pPr>
                            </w:p>
                          </w:tc>
                        </w:tr>
                        <w:tr w:rsidR="00D46A21" w14:paraId="4AAB1343" w14:textId="77777777">
                          <w:trPr>
                            <w:trHeight w:val="210"/>
                          </w:trPr>
                          <w:tc>
                            <w:tcPr>
                              <w:tcW w:w="1039" w:type="dxa"/>
                            </w:tcPr>
                            <w:p w14:paraId="63D5E6F7" w14:textId="77777777" w:rsidR="00D46A21" w:rsidRDefault="000B705F">
                              <w:pPr>
                                <w:pStyle w:val="TableParagraph"/>
                                <w:spacing w:before="3" w:line="187" w:lineRule="exact"/>
                                <w:ind w:left="42"/>
                                <w:rPr>
                                  <w:b/>
                                  <w:sz w:val="17"/>
                                </w:rPr>
                              </w:pPr>
                              <w:r>
                                <w:rPr>
                                  <w:b/>
                                  <w:color w:val="030103"/>
                                  <w:spacing w:val="-2"/>
                                  <w:w w:val="105"/>
                                  <w:sz w:val="17"/>
                                </w:rPr>
                                <w:t>Address</w:t>
                              </w:r>
                              <w:r>
                                <w:rPr>
                                  <w:b/>
                                  <w:color w:val="262626"/>
                                  <w:spacing w:val="-2"/>
                                  <w:w w:val="105"/>
                                  <w:sz w:val="17"/>
                                </w:rPr>
                                <w:t>:</w:t>
                              </w:r>
                            </w:p>
                          </w:tc>
                          <w:tc>
                            <w:tcPr>
                              <w:tcW w:w="5935" w:type="dxa"/>
                              <w:tcBorders>
                                <w:right w:val="single" w:sz="2" w:space="0" w:color="000000"/>
                              </w:tcBorders>
                            </w:tcPr>
                            <w:p w14:paraId="200A6AAC" w14:textId="77777777" w:rsidR="00D46A21" w:rsidRDefault="00D46A21">
                              <w:pPr>
                                <w:pStyle w:val="TableParagraph"/>
                                <w:rPr>
                                  <w:rFonts w:ascii="Times New Roman"/>
                                  <w:sz w:val="14"/>
                                </w:rPr>
                              </w:pPr>
                            </w:p>
                          </w:tc>
                        </w:tr>
                        <w:tr w:rsidR="00D46A21" w14:paraId="15D3C678" w14:textId="77777777">
                          <w:trPr>
                            <w:trHeight w:val="210"/>
                          </w:trPr>
                          <w:tc>
                            <w:tcPr>
                              <w:tcW w:w="1039" w:type="dxa"/>
                            </w:tcPr>
                            <w:p w14:paraId="200ED5D2" w14:textId="77777777" w:rsidR="00D46A21" w:rsidRDefault="000B705F">
                              <w:pPr>
                                <w:pStyle w:val="TableParagraph"/>
                                <w:spacing w:before="3" w:line="187" w:lineRule="exact"/>
                                <w:ind w:left="44"/>
                                <w:rPr>
                                  <w:b/>
                                  <w:sz w:val="17"/>
                                </w:rPr>
                              </w:pPr>
                              <w:r>
                                <w:rPr>
                                  <w:b/>
                                  <w:color w:val="030103"/>
                                  <w:spacing w:val="-2"/>
                                  <w:sz w:val="17"/>
                                </w:rPr>
                                <w:t>Email:</w:t>
                              </w:r>
                            </w:p>
                          </w:tc>
                          <w:tc>
                            <w:tcPr>
                              <w:tcW w:w="5935" w:type="dxa"/>
                              <w:tcBorders>
                                <w:right w:val="single" w:sz="2" w:space="0" w:color="000000"/>
                              </w:tcBorders>
                            </w:tcPr>
                            <w:p w14:paraId="742DA304" w14:textId="77777777" w:rsidR="00D46A21" w:rsidRDefault="00D46A21">
                              <w:pPr>
                                <w:pStyle w:val="TableParagraph"/>
                                <w:rPr>
                                  <w:rFonts w:ascii="Times New Roman"/>
                                  <w:sz w:val="14"/>
                                </w:rPr>
                              </w:pPr>
                            </w:p>
                          </w:tc>
                        </w:tr>
                        <w:tr w:rsidR="00D46A21" w14:paraId="46875D58" w14:textId="77777777">
                          <w:trPr>
                            <w:trHeight w:val="210"/>
                          </w:trPr>
                          <w:tc>
                            <w:tcPr>
                              <w:tcW w:w="1039" w:type="dxa"/>
                            </w:tcPr>
                            <w:p w14:paraId="7871A05D" w14:textId="77777777" w:rsidR="00D46A21" w:rsidRDefault="000B705F">
                              <w:pPr>
                                <w:pStyle w:val="TableParagraph"/>
                                <w:spacing w:before="3" w:line="187" w:lineRule="exact"/>
                                <w:ind w:left="44"/>
                                <w:rPr>
                                  <w:b/>
                                  <w:sz w:val="17"/>
                                </w:rPr>
                              </w:pPr>
                              <w:r>
                                <w:rPr>
                                  <w:b/>
                                  <w:color w:val="030103"/>
                                  <w:spacing w:val="-2"/>
                                  <w:w w:val="105"/>
                                  <w:sz w:val="17"/>
                                </w:rPr>
                                <w:t>Phone</w:t>
                              </w:r>
                              <w:r>
                                <w:rPr>
                                  <w:b/>
                                  <w:color w:val="262626"/>
                                  <w:spacing w:val="-2"/>
                                  <w:w w:val="105"/>
                                  <w:sz w:val="17"/>
                                </w:rPr>
                                <w:t>:</w:t>
                              </w:r>
                            </w:p>
                          </w:tc>
                          <w:tc>
                            <w:tcPr>
                              <w:tcW w:w="5935" w:type="dxa"/>
                              <w:tcBorders>
                                <w:right w:val="single" w:sz="2" w:space="0" w:color="000000"/>
                              </w:tcBorders>
                            </w:tcPr>
                            <w:p w14:paraId="3A220785" w14:textId="77777777" w:rsidR="00D46A21" w:rsidRDefault="00D46A21">
                              <w:pPr>
                                <w:pStyle w:val="TableParagraph"/>
                                <w:rPr>
                                  <w:rFonts w:ascii="Times New Roman"/>
                                  <w:sz w:val="14"/>
                                </w:rPr>
                              </w:pPr>
                            </w:p>
                          </w:tc>
                        </w:tr>
                        <w:tr w:rsidR="00D46A21" w14:paraId="1A4BB6F6" w14:textId="77777777">
                          <w:trPr>
                            <w:trHeight w:val="213"/>
                          </w:trPr>
                          <w:tc>
                            <w:tcPr>
                              <w:tcW w:w="1039" w:type="dxa"/>
                              <w:tcBorders>
                                <w:bottom w:val="single" w:sz="2" w:space="0" w:color="000000"/>
                              </w:tcBorders>
                            </w:tcPr>
                            <w:p w14:paraId="5214E59D" w14:textId="77777777" w:rsidR="00D46A21" w:rsidRDefault="000B705F">
                              <w:pPr>
                                <w:pStyle w:val="TableParagraph"/>
                                <w:spacing w:before="3" w:line="190" w:lineRule="exact"/>
                                <w:ind w:left="46"/>
                                <w:rPr>
                                  <w:b/>
                                  <w:sz w:val="17"/>
                                </w:rPr>
                              </w:pPr>
                              <w:r>
                                <w:rPr>
                                  <w:b/>
                                  <w:color w:val="030103"/>
                                  <w:spacing w:val="-4"/>
                                  <w:w w:val="110"/>
                                  <w:sz w:val="17"/>
                                </w:rPr>
                                <w:t>SOW#:</w:t>
                              </w:r>
                            </w:p>
                          </w:tc>
                          <w:tc>
                            <w:tcPr>
                              <w:tcW w:w="5935" w:type="dxa"/>
                              <w:tcBorders>
                                <w:bottom w:val="nil"/>
                                <w:right w:val="nil"/>
                              </w:tcBorders>
                            </w:tcPr>
                            <w:p w14:paraId="06B9A06A" w14:textId="77777777" w:rsidR="00D46A21" w:rsidRDefault="00D46A21">
                              <w:pPr>
                                <w:pStyle w:val="TableParagraph"/>
                                <w:rPr>
                                  <w:rFonts w:ascii="Times New Roman"/>
                                  <w:sz w:val="14"/>
                                </w:rPr>
                              </w:pPr>
                            </w:p>
                          </w:tc>
                        </w:tr>
                      </w:tbl>
                      <w:p w14:paraId="65B6B489" w14:textId="77777777" w:rsidR="00D46A21" w:rsidRDefault="00D46A21">
                        <w:pPr>
                          <w:pStyle w:val="BodyText"/>
                        </w:pPr>
                      </w:p>
                    </w:txbxContent>
                  </v:textbox>
                  <w10:wrap anchorx="page"/>
                </v:shape>
              </w:pict>
            </mc:Fallback>
          </mc:AlternateContent>
        </w:r>
        <w:r w:rsidDel="00D50867">
          <w:rPr>
            <w:rFonts w:ascii="Arial"/>
            <w:color w:val="030103"/>
            <w:w w:val="105"/>
            <w:sz w:val="26"/>
          </w:rPr>
          <w:delText>I</w:delText>
        </w:r>
        <w:r w:rsidDel="00D50867">
          <w:rPr>
            <w:rFonts w:ascii="Arial"/>
            <w:color w:val="030103"/>
            <w:spacing w:val="12"/>
            <w:w w:val="105"/>
            <w:sz w:val="26"/>
          </w:rPr>
          <w:delText xml:space="preserve"> </w:delText>
        </w:r>
        <w:r w:rsidDel="00D50867">
          <w:rPr>
            <w:rFonts w:ascii="Arial"/>
            <w:color w:val="030103"/>
            <w:w w:val="105"/>
            <w:sz w:val="17"/>
          </w:rPr>
          <w:delText>Enter</w:delText>
        </w:r>
        <w:r w:rsidDel="00D50867">
          <w:rPr>
            <w:rFonts w:ascii="Arial"/>
            <w:color w:val="030103"/>
            <w:spacing w:val="-3"/>
            <w:w w:val="105"/>
            <w:sz w:val="17"/>
          </w:rPr>
          <w:delText xml:space="preserve"> </w:delText>
        </w:r>
        <w:r w:rsidDel="00D50867">
          <w:rPr>
            <w:rFonts w:ascii="Arial"/>
            <w:color w:val="030103"/>
            <w:w w:val="105"/>
            <w:sz w:val="17"/>
          </w:rPr>
          <w:delText>the</w:delText>
        </w:r>
        <w:r w:rsidDel="00D50867">
          <w:rPr>
            <w:rFonts w:ascii="Arial"/>
            <w:color w:val="030103"/>
            <w:spacing w:val="-11"/>
            <w:w w:val="105"/>
            <w:sz w:val="17"/>
          </w:rPr>
          <w:delText xml:space="preserve"> </w:delText>
        </w:r>
        <w:r w:rsidDel="00D50867">
          <w:rPr>
            <w:rFonts w:ascii="Arial"/>
            <w:color w:val="030103"/>
            <w:w w:val="105"/>
            <w:sz w:val="17"/>
          </w:rPr>
          <w:delText>SOW</w:delText>
        </w:r>
        <w:r w:rsidDel="00D50867">
          <w:rPr>
            <w:rFonts w:ascii="Arial"/>
            <w:color w:val="030103"/>
            <w:spacing w:val="-9"/>
            <w:w w:val="105"/>
            <w:sz w:val="17"/>
          </w:rPr>
          <w:delText xml:space="preserve"> </w:delText>
        </w:r>
        <w:r w:rsidDel="00D50867">
          <w:rPr>
            <w:rFonts w:ascii="Arial"/>
            <w:color w:val="030103"/>
            <w:w w:val="105"/>
            <w:sz w:val="17"/>
          </w:rPr>
          <w:delText>number</w:delText>
        </w:r>
        <w:r w:rsidDel="00D50867">
          <w:rPr>
            <w:rFonts w:ascii="Arial"/>
            <w:color w:val="030103"/>
            <w:spacing w:val="-5"/>
            <w:w w:val="105"/>
            <w:sz w:val="17"/>
          </w:rPr>
          <w:delText xml:space="preserve"> </w:delText>
        </w:r>
        <w:r w:rsidDel="00D50867">
          <w:rPr>
            <w:rFonts w:ascii="Arial"/>
            <w:color w:val="030103"/>
            <w:w w:val="105"/>
            <w:sz w:val="17"/>
          </w:rPr>
          <w:delText>from</w:delText>
        </w:r>
        <w:r w:rsidDel="00D50867">
          <w:rPr>
            <w:rFonts w:ascii="Arial"/>
            <w:color w:val="030103"/>
            <w:spacing w:val="-7"/>
            <w:w w:val="105"/>
            <w:sz w:val="17"/>
          </w:rPr>
          <w:delText xml:space="preserve"> </w:delText>
        </w:r>
        <w:r w:rsidDel="00D50867">
          <w:rPr>
            <w:rFonts w:ascii="Arial"/>
            <w:color w:val="030103"/>
            <w:w w:val="105"/>
            <w:sz w:val="17"/>
          </w:rPr>
          <w:delText>the</w:delText>
        </w:r>
        <w:r w:rsidDel="00D50867">
          <w:rPr>
            <w:rFonts w:ascii="Arial"/>
            <w:color w:val="030103"/>
            <w:spacing w:val="-11"/>
            <w:w w:val="105"/>
            <w:sz w:val="17"/>
          </w:rPr>
          <w:delText xml:space="preserve"> </w:delText>
        </w:r>
        <w:r w:rsidDel="00D50867">
          <w:rPr>
            <w:rFonts w:ascii="Arial"/>
            <w:color w:val="030103"/>
            <w:w w:val="105"/>
            <w:sz w:val="17"/>
          </w:rPr>
          <w:delText>Schedule</w:delText>
        </w:r>
        <w:r w:rsidDel="00D50867">
          <w:rPr>
            <w:rFonts w:ascii="Arial"/>
            <w:color w:val="030103"/>
            <w:spacing w:val="-4"/>
            <w:w w:val="105"/>
            <w:sz w:val="17"/>
          </w:rPr>
          <w:delText xml:space="preserve"> </w:delText>
        </w:r>
        <w:r w:rsidDel="00D50867">
          <w:rPr>
            <w:rFonts w:ascii="Arial"/>
            <w:color w:val="030103"/>
            <w:w w:val="105"/>
            <w:sz w:val="17"/>
          </w:rPr>
          <w:delText>of</w:delText>
        </w:r>
        <w:r w:rsidDel="00D50867">
          <w:rPr>
            <w:rFonts w:ascii="Arial"/>
            <w:color w:val="030103"/>
            <w:spacing w:val="-8"/>
            <w:w w:val="105"/>
            <w:sz w:val="17"/>
          </w:rPr>
          <w:delText xml:space="preserve"> </w:delText>
        </w:r>
        <w:r w:rsidDel="00D50867">
          <w:rPr>
            <w:rFonts w:ascii="Arial"/>
            <w:color w:val="030103"/>
            <w:w w:val="105"/>
            <w:sz w:val="17"/>
          </w:rPr>
          <w:delText>Work</w:delText>
        </w:r>
        <w:r w:rsidDel="00D50867">
          <w:rPr>
            <w:rFonts w:ascii="Arial"/>
            <w:color w:val="030103"/>
            <w:spacing w:val="-7"/>
            <w:w w:val="105"/>
            <w:sz w:val="17"/>
          </w:rPr>
          <w:delText xml:space="preserve"> </w:delText>
        </w:r>
        <w:r w:rsidDel="00D50867">
          <w:rPr>
            <w:rFonts w:ascii="Arial"/>
            <w:color w:val="030103"/>
            <w:spacing w:val="-2"/>
            <w:w w:val="105"/>
            <w:sz w:val="17"/>
          </w:rPr>
          <w:delText>contrac</w:delText>
        </w:r>
      </w:del>
    </w:p>
    <w:p w14:paraId="0E4423D3" w14:textId="7EE50F3B" w:rsidR="00D46A21" w:rsidDel="00D50867" w:rsidRDefault="00D46A21">
      <w:pPr>
        <w:spacing w:before="65"/>
        <w:ind w:left="696"/>
        <w:jc w:val="center"/>
        <w:rPr>
          <w:del w:id="240" w:author="Morgan Wills" w:date="2026-10-01T09:51:00Z"/>
          <w:rFonts w:ascii="Arial"/>
          <w:sz w:val="17"/>
        </w:rPr>
        <w:pPrChange w:id="241" w:author="Morgan Wills" w:date="2026-10-01T09:51:00Z">
          <w:pPr>
            <w:pStyle w:val="BodyText"/>
          </w:pPr>
        </w:pPrChange>
      </w:pPr>
    </w:p>
    <w:p w14:paraId="671F06F4" w14:textId="34864278" w:rsidR="00D46A21" w:rsidDel="00D50867" w:rsidRDefault="00D46A21">
      <w:pPr>
        <w:spacing w:before="65"/>
        <w:ind w:left="696"/>
        <w:jc w:val="center"/>
        <w:rPr>
          <w:del w:id="242" w:author="Morgan Wills" w:date="2026-10-01T09:51:00Z"/>
          <w:rFonts w:ascii="Arial"/>
          <w:sz w:val="17"/>
        </w:rPr>
        <w:pPrChange w:id="243" w:author="Morgan Wills" w:date="2026-10-01T09:51:00Z">
          <w:pPr>
            <w:pStyle w:val="BodyText"/>
          </w:pPr>
        </w:pPrChange>
      </w:pPr>
    </w:p>
    <w:p w14:paraId="2C5AAC69" w14:textId="1DB0CF23" w:rsidR="00D46A21" w:rsidDel="00D50867" w:rsidRDefault="00D46A21">
      <w:pPr>
        <w:spacing w:before="65"/>
        <w:ind w:left="696"/>
        <w:jc w:val="center"/>
        <w:rPr>
          <w:del w:id="244" w:author="Morgan Wills" w:date="2026-10-01T09:51:00Z"/>
          <w:rFonts w:ascii="Arial"/>
          <w:sz w:val="17"/>
        </w:rPr>
        <w:pPrChange w:id="245" w:author="Morgan Wills" w:date="2026-10-01T09:51:00Z">
          <w:pPr>
            <w:pStyle w:val="BodyText"/>
            <w:spacing w:before="74"/>
          </w:pPr>
        </w:pPrChange>
      </w:pPr>
    </w:p>
    <w:p w14:paraId="2D9515F5" w14:textId="3C02DF94" w:rsidR="00D46A21" w:rsidDel="00D50867" w:rsidRDefault="000B705F">
      <w:pPr>
        <w:spacing w:before="65"/>
        <w:ind w:left="696"/>
        <w:jc w:val="center"/>
        <w:rPr>
          <w:del w:id="246" w:author="Morgan Wills" w:date="2026-10-01T09:51:00Z"/>
          <w:rFonts w:ascii="Arial"/>
          <w:b/>
          <w:sz w:val="17"/>
        </w:rPr>
        <w:pPrChange w:id="247" w:author="Morgan Wills" w:date="2026-10-01T09:51:00Z">
          <w:pPr>
            <w:spacing w:line="173" w:lineRule="exact"/>
            <w:ind w:left="1061"/>
          </w:pPr>
        </w:pPrChange>
      </w:pPr>
      <w:del w:id="248" w:author="Morgan Wills" w:date="2026-10-01T09:51:00Z">
        <w:r w:rsidDel="00D50867">
          <w:rPr>
            <w:rFonts w:ascii="Arial"/>
            <w:b/>
            <w:noProof/>
            <w:sz w:val="17"/>
          </w:rPr>
          <mc:AlternateContent>
            <mc:Choice Requires="wpg">
              <w:drawing>
                <wp:anchor distT="0" distB="0" distL="0" distR="0" simplePos="0" relativeHeight="251672576" behindDoc="1" locked="0" layoutInCell="1" allowOverlap="1" wp14:anchorId="5B039B01" wp14:editId="345E6C6D">
                  <wp:simplePos x="0" y="0"/>
                  <wp:positionH relativeFrom="page">
                    <wp:posOffset>647443</wp:posOffset>
                  </wp:positionH>
                  <wp:positionV relativeFrom="paragraph">
                    <wp:posOffset>-127307</wp:posOffset>
                  </wp:positionV>
                  <wp:extent cx="2919730" cy="4921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19730" cy="492125"/>
                            <a:chOff x="0" y="0"/>
                            <a:chExt cx="2919730" cy="492125"/>
                          </a:xfrm>
                        </wpg:grpSpPr>
                        <wps:wsp>
                          <wps:cNvPr id="11" name="Graphic 11"/>
                          <wps:cNvSpPr/>
                          <wps:spPr>
                            <a:xfrm>
                              <a:off x="0" y="3053"/>
                              <a:ext cx="2919730" cy="488950"/>
                            </a:xfrm>
                            <a:custGeom>
                              <a:avLst/>
                              <a:gdLst/>
                              <a:ahLst/>
                              <a:cxnLst/>
                              <a:rect l="l" t="t" r="r" b="b"/>
                              <a:pathLst>
                                <a:path w="2919730" h="488950">
                                  <a:moveTo>
                                    <a:pt x="6107" y="488566"/>
                                  </a:moveTo>
                                  <a:lnTo>
                                    <a:pt x="6107" y="0"/>
                                  </a:lnTo>
                                </a:path>
                                <a:path w="2919730" h="488950">
                                  <a:moveTo>
                                    <a:pt x="0" y="3053"/>
                                  </a:moveTo>
                                  <a:lnTo>
                                    <a:pt x="2919602" y="3053"/>
                                  </a:lnTo>
                                </a:path>
                                <a:path w="2919730" h="488950">
                                  <a:moveTo>
                                    <a:pt x="0" y="369478"/>
                                  </a:moveTo>
                                  <a:lnTo>
                                    <a:pt x="2919602" y="369478"/>
                                  </a:lnTo>
                                </a:path>
                              </a:pathLst>
                            </a:custGeom>
                            <a:ln w="12215">
                              <a:solidFill>
                                <a:srgbClr val="000000"/>
                              </a:solidFill>
                              <a:prstDash val="solid"/>
                            </a:ln>
                          </wps:spPr>
                          <wps:bodyPr wrap="square" lIns="0" tIns="0" rIns="0" bIns="0" rtlCol="0">
                            <a:prstTxWarp prst="textNoShape">
                              <a:avLst/>
                            </a:prstTxWarp>
                            <a:noAutofit/>
                          </wps:bodyPr>
                        </wps:wsp>
                        <wps:wsp>
                          <wps:cNvPr id="12" name="Graphic 12"/>
                          <wps:cNvSpPr/>
                          <wps:spPr>
                            <a:xfrm>
                              <a:off x="575189" y="485513"/>
                              <a:ext cx="12700" cy="1270"/>
                            </a:xfrm>
                            <a:custGeom>
                              <a:avLst/>
                              <a:gdLst/>
                              <a:ahLst/>
                              <a:cxnLst/>
                              <a:rect l="l" t="t" r="r" b="b"/>
                              <a:pathLst>
                                <a:path w="12700">
                                  <a:moveTo>
                                    <a:pt x="0" y="0"/>
                                  </a:moveTo>
                                  <a:lnTo>
                                    <a:pt x="12215" y="0"/>
                                  </a:lnTo>
                                </a:path>
                              </a:pathLst>
                            </a:custGeom>
                            <a:ln w="12723">
                              <a:solidFill>
                                <a:srgbClr val="030103"/>
                              </a:solidFill>
                              <a:prstDash val="solid"/>
                            </a:ln>
                          </wps:spPr>
                          <wps:bodyPr wrap="square" lIns="0" tIns="0" rIns="0" bIns="0" rtlCol="0">
                            <a:prstTxWarp prst="textNoShape">
                              <a:avLst/>
                            </a:prstTxWarp>
                            <a:noAutofit/>
                          </wps:bodyPr>
                        </wps:wsp>
                      </wpg:wgp>
                    </a:graphicData>
                  </a:graphic>
                </wp:anchor>
              </w:drawing>
            </mc:Choice>
            <mc:Fallback>
              <w:pict>
                <v:group w14:anchorId="46D2D32E" id="Group 10" o:spid="_x0000_s1026" style="position:absolute;margin-left:51pt;margin-top:-10pt;width:229.9pt;height:38.75pt;z-index:-251643904;mso-wrap-distance-left:0;mso-wrap-distance-right:0;mso-position-horizontal-relative:page" coordsize="29197,4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">
                  <v:shape id="Graphic 11" o:spid="_x0000_s1027" style="position:absolute;top:30;width:29197;height:4890;visibility:visible;mso-wrap-style:square;v-text-anchor:top" coordsize="2919730,488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" path="m6107,488566l6107,em,3053r2919602,em,369478r2919602,e" filled="f" strokeweight=".33931mm">
                    <v:path arrowok="t"/>
                  </v:shape>
                  <v:shape id="Graphic 12" o:spid="_x0000_s1028" style="position:absolute;left:5751;top:4855;width:127;height:12;visibility:visible;mso-wrap-style:square;v-text-anchor:top" coordsize="12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" path="m,l12215,e" filled="f" strokecolor="#030103" strokeweight=".35342mm">
                    <v:path arrowok="t"/>
                  </v:shape>
                  <w10:wrap anchorx="page"/>
                </v:group>
              </w:pict>
            </mc:Fallback>
          </mc:AlternateContent>
        </w:r>
        <w:r w:rsidDel="00D50867">
          <w:rPr>
            <w:rFonts w:ascii="Arial"/>
            <w:b/>
            <w:color w:val="030103"/>
            <w:spacing w:val="-2"/>
            <w:w w:val="105"/>
            <w:sz w:val="17"/>
          </w:rPr>
          <w:delText>Coverage Dates</w:delText>
        </w:r>
        <w:r w:rsidDel="00D50867">
          <w:rPr>
            <w:rFonts w:ascii="Arial"/>
            <w:b/>
            <w:color w:val="030103"/>
            <w:spacing w:val="-10"/>
            <w:w w:val="105"/>
            <w:sz w:val="17"/>
          </w:rPr>
          <w:delText xml:space="preserve"> </w:delText>
        </w:r>
        <w:r w:rsidDel="00D50867">
          <w:rPr>
            <w:rFonts w:ascii="Arial"/>
            <w:b/>
            <w:color w:val="030103"/>
            <w:spacing w:val="-2"/>
            <w:w w:val="105"/>
            <w:sz w:val="17"/>
          </w:rPr>
          <w:delText>for Consulting</w:delText>
        </w:r>
        <w:r w:rsidDel="00D50867">
          <w:rPr>
            <w:rFonts w:ascii="Arial"/>
            <w:b/>
            <w:color w:val="030103"/>
            <w:spacing w:val="7"/>
            <w:w w:val="105"/>
            <w:sz w:val="17"/>
          </w:rPr>
          <w:delText xml:space="preserve"> </w:delText>
        </w:r>
        <w:r w:rsidDel="00D50867">
          <w:rPr>
            <w:rFonts w:ascii="Arial"/>
            <w:b/>
            <w:color w:val="030103"/>
            <w:spacing w:val="-4"/>
            <w:w w:val="105"/>
            <w:sz w:val="17"/>
          </w:rPr>
          <w:delText>Fees</w:delText>
        </w:r>
      </w:del>
    </w:p>
    <w:p w14:paraId="4B781B5D" w14:textId="1C0AA7CF" w:rsidR="00D46A21" w:rsidDel="00D50867" w:rsidRDefault="000B705F">
      <w:pPr>
        <w:spacing w:before="65"/>
        <w:ind w:left="696"/>
        <w:jc w:val="center"/>
        <w:rPr>
          <w:del w:id="249" w:author="Morgan Wills" w:date="2026-10-01T09:51:00Z"/>
          <w:rFonts w:ascii="Arial"/>
          <w:sz w:val="17"/>
        </w:rPr>
        <w:pPrChange w:id="250" w:author="Morgan Wills" w:date="2026-10-01T09:51:00Z">
          <w:pPr>
            <w:tabs>
              <w:tab w:val="left" w:pos="4870"/>
            </w:tabs>
            <w:spacing w:line="468" w:lineRule="exact"/>
            <w:ind w:left="161"/>
          </w:pPr>
        </w:pPrChange>
      </w:pPr>
      <w:del w:id="251" w:author="Morgan Wills" w:date="2026-10-01T09:51:00Z">
        <w:r w:rsidDel="00D50867">
          <w:rPr>
            <w:rFonts w:ascii="Arial"/>
            <w:color w:val="030103"/>
            <w:spacing w:val="183"/>
            <w:w w:val="11"/>
            <w:sz w:val="44"/>
          </w:rPr>
          <w:delText>I</w:delText>
        </w:r>
        <w:r w:rsidDel="00D50867">
          <w:rPr>
            <w:rFonts w:ascii="Arial"/>
            <w:b/>
            <w:color w:val="030103"/>
            <w:w w:val="105"/>
            <w:sz w:val="17"/>
            <w:u w:val="thick" w:color="262626"/>
          </w:rPr>
          <w:delText>Start</w:delText>
        </w:r>
        <w:r w:rsidDel="00D50867">
          <w:rPr>
            <w:rFonts w:ascii="Arial"/>
            <w:b/>
            <w:color w:val="030103"/>
            <w:spacing w:val="-2"/>
            <w:w w:val="89"/>
            <w:sz w:val="17"/>
            <w:u w:val="thick" w:color="262626"/>
          </w:rPr>
          <w:delText xml:space="preserve"> </w:delText>
        </w:r>
        <w:r w:rsidDel="00D50867">
          <w:rPr>
            <w:rFonts w:ascii="Arial"/>
            <w:b/>
            <w:color w:val="030103"/>
            <w:spacing w:val="5"/>
            <w:w w:val="121"/>
            <w:sz w:val="17"/>
            <w:u w:val="thick" w:color="262626"/>
          </w:rPr>
          <w:delText>Date</w:delText>
        </w:r>
        <w:r w:rsidDel="00D50867">
          <w:rPr>
            <w:rFonts w:ascii="Arial"/>
            <w:b/>
            <w:color w:val="262626"/>
            <w:spacing w:val="-40"/>
            <w:w w:val="121"/>
            <w:sz w:val="17"/>
          </w:rPr>
          <w:delText>:</w:delText>
        </w:r>
        <w:r w:rsidDel="00D50867">
          <w:rPr>
            <w:rFonts w:ascii="Arial"/>
            <w:color w:val="030103"/>
            <w:spacing w:val="5"/>
            <w:w w:val="25"/>
            <w:sz w:val="44"/>
          </w:rPr>
          <w:delText>I</w:delText>
        </w:r>
        <w:r w:rsidDel="00D50867">
          <w:rPr>
            <w:rFonts w:ascii="Arial"/>
            <w:color w:val="030103"/>
            <w:sz w:val="44"/>
          </w:rPr>
          <w:tab/>
        </w:r>
        <w:r w:rsidDel="00D50867">
          <w:rPr>
            <w:rFonts w:ascii="Arial"/>
            <w:color w:val="030103"/>
            <w:w w:val="105"/>
            <w:sz w:val="17"/>
            <w:u w:val="thick" w:color="030103"/>
          </w:rPr>
          <w:delText>'Enter</w:delText>
        </w:r>
        <w:r w:rsidDel="00D50867">
          <w:rPr>
            <w:rFonts w:ascii="Arial"/>
            <w:color w:val="030103"/>
            <w:spacing w:val="-11"/>
            <w:w w:val="105"/>
            <w:sz w:val="17"/>
          </w:rPr>
          <w:delText xml:space="preserve"> </w:delText>
        </w:r>
        <w:r w:rsidDel="00D50867">
          <w:rPr>
            <w:rFonts w:ascii="Arial"/>
            <w:color w:val="030103"/>
            <w:w w:val="105"/>
            <w:sz w:val="17"/>
          </w:rPr>
          <w:delText>the</w:delText>
        </w:r>
        <w:r w:rsidDel="00D50867">
          <w:rPr>
            <w:rFonts w:ascii="Arial"/>
            <w:color w:val="030103"/>
            <w:spacing w:val="-10"/>
            <w:w w:val="105"/>
            <w:sz w:val="17"/>
          </w:rPr>
          <w:delText xml:space="preserve"> </w:delText>
        </w:r>
        <w:r w:rsidDel="00D50867">
          <w:rPr>
            <w:rFonts w:ascii="Arial"/>
            <w:color w:val="030103"/>
            <w:w w:val="105"/>
            <w:sz w:val="17"/>
          </w:rPr>
          <w:delText>beginning</w:delText>
        </w:r>
        <w:r w:rsidDel="00D50867">
          <w:rPr>
            <w:rFonts w:ascii="Arial"/>
            <w:color w:val="030103"/>
            <w:spacing w:val="-8"/>
            <w:w w:val="105"/>
            <w:sz w:val="17"/>
          </w:rPr>
          <w:delText xml:space="preserve"> </w:delText>
        </w:r>
        <w:r w:rsidDel="00D50867">
          <w:rPr>
            <w:rFonts w:ascii="Arial"/>
            <w:color w:val="030103"/>
            <w:w w:val="105"/>
            <w:sz w:val="17"/>
          </w:rPr>
          <w:delText>date</w:delText>
        </w:r>
        <w:r w:rsidDel="00D50867">
          <w:rPr>
            <w:rFonts w:ascii="Arial"/>
            <w:color w:val="030103"/>
            <w:spacing w:val="-12"/>
            <w:w w:val="105"/>
            <w:sz w:val="17"/>
          </w:rPr>
          <w:delText xml:space="preserve"> </w:delText>
        </w:r>
        <w:r w:rsidDel="00D50867">
          <w:rPr>
            <w:rFonts w:ascii="Arial"/>
            <w:color w:val="030103"/>
            <w:w w:val="105"/>
            <w:sz w:val="17"/>
          </w:rPr>
          <w:delText>for</w:delText>
        </w:r>
        <w:r w:rsidDel="00D50867">
          <w:rPr>
            <w:rFonts w:ascii="Arial"/>
            <w:color w:val="030103"/>
            <w:spacing w:val="-11"/>
            <w:w w:val="105"/>
            <w:sz w:val="17"/>
          </w:rPr>
          <w:delText xml:space="preserve"> </w:delText>
        </w:r>
        <w:r w:rsidDel="00D50867">
          <w:rPr>
            <w:rFonts w:ascii="Arial"/>
            <w:color w:val="030103"/>
            <w:w w:val="105"/>
            <w:sz w:val="17"/>
          </w:rPr>
          <w:delText>the</w:delText>
        </w:r>
        <w:r w:rsidDel="00D50867">
          <w:rPr>
            <w:rFonts w:ascii="Arial"/>
            <w:color w:val="030103"/>
            <w:spacing w:val="-13"/>
            <w:w w:val="105"/>
            <w:sz w:val="17"/>
          </w:rPr>
          <w:delText xml:space="preserve"> </w:delText>
        </w:r>
        <w:r w:rsidDel="00D50867">
          <w:rPr>
            <w:rFonts w:ascii="Arial"/>
            <w:color w:val="030103"/>
            <w:w w:val="105"/>
            <w:sz w:val="17"/>
          </w:rPr>
          <w:delText>period</w:delText>
        </w:r>
        <w:r w:rsidDel="00D50867">
          <w:rPr>
            <w:rFonts w:ascii="Arial"/>
            <w:color w:val="030103"/>
            <w:spacing w:val="-11"/>
            <w:w w:val="105"/>
            <w:sz w:val="17"/>
          </w:rPr>
          <w:delText xml:space="preserve"> </w:delText>
        </w:r>
        <w:r w:rsidDel="00D50867">
          <w:rPr>
            <w:rFonts w:ascii="Arial"/>
            <w:color w:val="030103"/>
            <w:w w:val="105"/>
            <w:sz w:val="17"/>
          </w:rPr>
          <w:delText>over</w:delText>
        </w:r>
        <w:r w:rsidDel="00D50867">
          <w:rPr>
            <w:rFonts w:ascii="Arial"/>
            <w:color w:val="030103"/>
            <w:spacing w:val="-2"/>
            <w:w w:val="105"/>
            <w:sz w:val="17"/>
          </w:rPr>
          <w:delText xml:space="preserve"> </w:delText>
        </w:r>
        <w:r w:rsidDel="00D50867">
          <w:rPr>
            <w:rFonts w:ascii="Arial"/>
            <w:color w:val="030103"/>
            <w:w w:val="105"/>
            <w:sz w:val="17"/>
          </w:rPr>
          <w:delText>which</w:delText>
        </w:r>
        <w:r w:rsidDel="00D50867">
          <w:rPr>
            <w:rFonts w:ascii="Arial"/>
            <w:color w:val="030103"/>
            <w:spacing w:val="-9"/>
            <w:w w:val="105"/>
            <w:sz w:val="17"/>
          </w:rPr>
          <w:delText xml:space="preserve"> </w:delText>
        </w:r>
        <w:r w:rsidDel="00D50867">
          <w:rPr>
            <w:rFonts w:ascii="Arial"/>
            <w:color w:val="030103"/>
            <w:w w:val="105"/>
            <w:sz w:val="17"/>
          </w:rPr>
          <w:delText>the</w:delText>
        </w:r>
        <w:r w:rsidDel="00D50867">
          <w:rPr>
            <w:rFonts w:ascii="Arial"/>
            <w:color w:val="030103"/>
            <w:spacing w:val="-12"/>
            <w:w w:val="105"/>
            <w:sz w:val="17"/>
          </w:rPr>
          <w:delText xml:space="preserve"> </w:delText>
        </w:r>
        <w:r w:rsidDel="00D50867">
          <w:rPr>
            <w:rFonts w:ascii="Arial"/>
            <w:color w:val="030103"/>
            <w:w w:val="105"/>
            <w:sz w:val="17"/>
          </w:rPr>
          <w:delText>consulting</w:delText>
        </w:r>
        <w:r w:rsidDel="00D50867">
          <w:rPr>
            <w:rFonts w:ascii="Arial"/>
            <w:color w:val="030103"/>
            <w:spacing w:val="-4"/>
            <w:w w:val="105"/>
            <w:sz w:val="17"/>
          </w:rPr>
          <w:delText xml:space="preserve"> </w:delText>
        </w:r>
        <w:r w:rsidDel="00D50867">
          <w:rPr>
            <w:rFonts w:ascii="Arial"/>
            <w:color w:val="030103"/>
            <w:w w:val="105"/>
            <w:sz w:val="17"/>
          </w:rPr>
          <w:delText>fees</w:delText>
        </w:r>
        <w:r w:rsidDel="00D50867">
          <w:rPr>
            <w:rFonts w:ascii="Arial"/>
            <w:color w:val="030103"/>
            <w:spacing w:val="-11"/>
            <w:w w:val="105"/>
            <w:sz w:val="17"/>
          </w:rPr>
          <w:delText xml:space="preserve"> </w:delText>
        </w:r>
        <w:r w:rsidDel="00D50867">
          <w:rPr>
            <w:rFonts w:ascii="Arial"/>
            <w:color w:val="030103"/>
            <w:w w:val="105"/>
            <w:sz w:val="17"/>
          </w:rPr>
          <w:delText>are</w:delText>
        </w:r>
        <w:r w:rsidDel="00D50867">
          <w:rPr>
            <w:rFonts w:ascii="Arial"/>
            <w:color w:val="030103"/>
            <w:spacing w:val="-12"/>
            <w:w w:val="105"/>
            <w:sz w:val="17"/>
          </w:rPr>
          <w:delText xml:space="preserve"> </w:delText>
        </w:r>
        <w:r w:rsidDel="00D50867">
          <w:rPr>
            <w:rFonts w:ascii="Arial"/>
            <w:color w:val="030103"/>
            <w:spacing w:val="-2"/>
            <w:w w:val="105"/>
            <w:sz w:val="17"/>
          </w:rPr>
          <w:delText>reported</w:delText>
        </w:r>
      </w:del>
    </w:p>
    <w:p w14:paraId="59BEA3F0" w14:textId="754E2B3C" w:rsidR="00D46A21" w:rsidDel="00D50867" w:rsidRDefault="000B705F">
      <w:pPr>
        <w:spacing w:before="65"/>
        <w:ind w:left="696"/>
        <w:jc w:val="center"/>
        <w:rPr>
          <w:del w:id="252" w:author="Morgan Wills" w:date="2026-10-01T09:51:00Z"/>
          <w:rFonts w:ascii="Arial"/>
          <w:sz w:val="17"/>
        </w:rPr>
        <w:pPrChange w:id="253" w:author="Morgan Wills" w:date="2026-10-01T09:51:00Z">
          <w:pPr>
            <w:tabs>
              <w:tab w:val="left" w:pos="4903"/>
            </w:tabs>
            <w:spacing w:line="180" w:lineRule="exact"/>
            <w:ind w:left="354"/>
          </w:pPr>
        </w:pPrChange>
      </w:pPr>
      <w:del w:id="254" w:author="Morgan Wills" w:date="2026-10-01T09:51:00Z">
        <w:r w:rsidDel="00D50867">
          <w:rPr>
            <w:rFonts w:ascii="Arial"/>
            <w:b/>
            <w:color w:val="030103"/>
            <w:w w:val="105"/>
            <w:sz w:val="17"/>
            <w:u w:val="thick" w:color="262626"/>
          </w:rPr>
          <w:delText>End</w:delText>
        </w:r>
        <w:r w:rsidDel="00D50867">
          <w:rPr>
            <w:rFonts w:ascii="Arial"/>
            <w:b/>
            <w:color w:val="030103"/>
            <w:spacing w:val="-5"/>
            <w:w w:val="105"/>
            <w:sz w:val="17"/>
            <w:u w:val="thick" w:color="262626"/>
          </w:rPr>
          <w:delText xml:space="preserve"> </w:delText>
        </w:r>
        <w:r w:rsidDel="00D50867">
          <w:rPr>
            <w:rFonts w:ascii="Arial"/>
            <w:b/>
            <w:color w:val="030103"/>
            <w:spacing w:val="-2"/>
            <w:w w:val="105"/>
            <w:sz w:val="17"/>
            <w:u w:val="thick" w:color="262626"/>
          </w:rPr>
          <w:delText>Date</w:delText>
        </w:r>
        <w:r w:rsidDel="00D50867">
          <w:rPr>
            <w:rFonts w:ascii="Arial"/>
            <w:b/>
            <w:color w:val="262626"/>
            <w:spacing w:val="-2"/>
            <w:w w:val="105"/>
            <w:sz w:val="17"/>
          </w:rPr>
          <w:delText>:</w:delText>
        </w:r>
        <w:r w:rsidDel="00D50867">
          <w:rPr>
            <w:rFonts w:ascii="Arial"/>
            <w:b/>
            <w:color w:val="262626"/>
            <w:sz w:val="17"/>
          </w:rPr>
          <w:tab/>
        </w:r>
        <w:r w:rsidDel="00D50867">
          <w:rPr>
            <w:rFonts w:ascii="Arial"/>
            <w:color w:val="030103"/>
            <w:w w:val="105"/>
            <w:sz w:val="17"/>
          </w:rPr>
          <w:delText>Enter</w:delText>
        </w:r>
        <w:r w:rsidDel="00D50867">
          <w:rPr>
            <w:rFonts w:ascii="Arial"/>
            <w:color w:val="030103"/>
            <w:spacing w:val="2"/>
            <w:w w:val="105"/>
            <w:sz w:val="17"/>
          </w:rPr>
          <w:delText xml:space="preserve"> </w:delText>
        </w:r>
        <w:r w:rsidDel="00D50867">
          <w:rPr>
            <w:rFonts w:ascii="Arial"/>
            <w:color w:val="030103"/>
            <w:w w:val="105"/>
            <w:sz w:val="17"/>
          </w:rPr>
          <w:delText>the</w:delText>
        </w:r>
        <w:r w:rsidDel="00D50867">
          <w:rPr>
            <w:rFonts w:ascii="Arial"/>
            <w:color w:val="030103"/>
            <w:spacing w:val="-6"/>
            <w:w w:val="105"/>
            <w:sz w:val="17"/>
          </w:rPr>
          <w:delText xml:space="preserve"> </w:delText>
        </w:r>
        <w:r w:rsidDel="00D50867">
          <w:rPr>
            <w:rFonts w:ascii="Arial"/>
            <w:color w:val="030103"/>
            <w:w w:val="105"/>
            <w:sz w:val="17"/>
          </w:rPr>
          <w:delText>end</w:delText>
        </w:r>
        <w:r w:rsidDel="00D50867">
          <w:rPr>
            <w:rFonts w:ascii="Arial"/>
            <w:color w:val="030103"/>
            <w:spacing w:val="-6"/>
            <w:w w:val="105"/>
            <w:sz w:val="17"/>
          </w:rPr>
          <w:delText xml:space="preserve"> </w:delText>
        </w:r>
        <w:r w:rsidDel="00D50867">
          <w:rPr>
            <w:rFonts w:ascii="Arial"/>
            <w:color w:val="030103"/>
            <w:w w:val="105"/>
            <w:sz w:val="17"/>
          </w:rPr>
          <w:delText>date</w:delText>
        </w:r>
        <w:r w:rsidDel="00D50867">
          <w:rPr>
            <w:rFonts w:ascii="Arial"/>
            <w:color w:val="030103"/>
            <w:spacing w:val="-3"/>
            <w:w w:val="105"/>
            <w:sz w:val="17"/>
          </w:rPr>
          <w:delText xml:space="preserve"> </w:delText>
        </w:r>
        <w:r w:rsidDel="00D50867">
          <w:rPr>
            <w:rFonts w:ascii="Arial"/>
            <w:color w:val="030103"/>
            <w:w w:val="105"/>
            <w:sz w:val="17"/>
          </w:rPr>
          <w:delText>for</w:delText>
        </w:r>
        <w:r w:rsidDel="00D50867">
          <w:rPr>
            <w:rFonts w:ascii="Arial"/>
            <w:color w:val="030103"/>
            <w:spacing w:val="1"/>
            <w:w w:val="105"/>
            <w:sz w:val="17"/>
          </w:rPr>
          <w:delText xml:space="preserve"> </w:delText>
        </w:r>
        <w:r w:rsidDel="00D50867">
          <w:rPr>
            <w:rFonts w:ascii="Arial"/>
            <w:color w:val="030103"/>
            <w:w w:val="105"/>
            <w:sz w:val="17"/>
          </w:rPr>
          <w:delText>the</w:delText>
        </w:r>
        <w:r w:rsidDel="00D50867">
          <w:rPr>
            <w:rFonts w:ascii="Arial"/>
            <w:color w:val="030103"/>
            <w:spacing w:val="-6"/>
            <w:w w:val="105"/>
            <w:sz w:val="17"/>
          </w:rPr>
          <w:delText xml:space="preserve"> </w:delText>
        </w:r>
        <w:r w:rsidDel="00D50867">
          <w:rPr>
            <w:rFonts w:ascii="Arial"/>
            <w:color w:val="030103"/>
            <w:w w:val="105"/>
            <w:sz w:val="17"/>
          </w:rPr>
          <w:delText>period</w:delText>
        </w:r>
        <w:r w:rsidDel="00D50867">
          <w:rPr>
            <w:rFonts w:ascii="Arial"/>
            <w:color w:val="030103"/>
            <w:spacing w:val="-3"/>
            <w:w w:val="105"/>
            <w:sz w:val="17"/>
          </w:rPr>
          <w:delText xml:space="preserve"> </w:delText>
        </w:r>
        <w:r w:rsidDel="00D50867">
          <w:rPr>
            <w:rFonts w:ascii="Arial"/>
            <w:color w:val="030103"/>
            <w:w w:val="105"/>
            <w:sz w:val="17"/>
          </w:rPr>
          <w:delText>over which the</w:delText>
        </w:r>
        <w:r w:rsidDel="00D50867">
          <w:rPr>
            <w:rFonts w:ascii="Arial"/>
            <w:color w:val="030103"/>
            <w:spacing w:val="-7"/>
            <w:w w:val="105"/>
            <w:sz w:val="17"/>
          </w:rPr>
          <w:delText xml:space="preserve"> </w:delText>
        </w:r>
        <w:r w:rsidDel="00D50867">
          <w:rPr>
            <w:rFonts w:ascii="Arial"/>
            <w:color w:val="030103"/>
            <w:w w:val="105"/>
            <w:sz w:val="17"/>
          </w:rPr>
          <w:delText>consulting</w:delText>
        </w:r>
        <w:r w:rsidDel="00D50867">
          <w:rPr>
            <w:rFonts w:ascii="Arial"/>
            <w:color w:val="030103"/>
            <w:spacing w:val="-3"/>
            <w:w w:val="105"/>
            <w:sz w:val="17"/>
          </w:rPr>
          <w:delText xml:space="preserve"> </w:delText>
        </w:r>
        <w:r w:rsidDel="00D50867">
          <w:rPr>
            <w:rFonts w:ascii="Arial"/>
            <w:color w:val="030103"/>
            <w:w w:val="105"/>
            <w:sz w:val="17"/>
          </w:rPr>
          <w:delText>fees</w:delText>
        </w:r>
        <w:r w:rsidDel="00D50867">
          <w:rPr>
            <w:rFonts w:ascii="Arial"/>
            <w:color w:val="030103"/>
            <w:spacing w:val="-3"/>
            <w:w w:val="105"/>
            <w:sz w:val="17"/>
          </w:rPr>
          <w:delText xml:space="preserve"> </w:delText>
        </w:r>
        <w:r w:rsidDel="00D50867">
          <w:rPr>
            <w:rFonts w:ascii="Arial"/>
            <w:color w:val="030103"/>
            <w:w w:val="105"/>
            <w:sz w:val="17"/>
          </w:rPr>
          <w:delText>are</w:delText>
        </w:r>
        <w:r w:rsidDel="00D50867">
          <w:rPr>
            <w:rFonts w:ascii="Arial"/>
            <w:color w:val="030103"/>
            <w:spacing w:val="-5"/>
            <w:w w:val="105"/>
            <w:sz w:val="17"/>
          </w:rPr>
          <w:delText xml:space="preserve"> </w:delText>
        </w:r>
        <w:r w:rsidDel="00D50867">
          <w:rPr>
            <w:rFonts w:ascii="Arial"/>
            <w:color w:val="030103"/>
            <w:spacing w:val="-2"/>
            <w:w w:val="105"/>
            <w:sz w:val="17"/>
          </w:rPr>
          <w:delText>reported</w:delText>
        </w:r>
      </w:del>
    </w:p>
    <w:p w14:paraId="01A41046" w14:textId="52DD9CB3" w:rsidR="00D46A21" w:rsidDel="00D50867" w:rsidRDefault="00D46A21">
      <w:pPr>
        <w:spacing w:before="65"/>
        <w:ind w:left="696"/>
        <w:jc w:val="center"/>
        <w:rPr>
          <w:del w:id="255" w:author="Morgan Wills" w:date="2026-10-01T09:51:00Z"/>
          <w:rFonts w:ascii="Arial"/>
          <w:sz w:val="17"/>
        </w:rPr>
        <w:pPrChange w:id="256" w:author="Morgan Wills" w:date="2026-10-01T09:51:00Z">
          <w:pPr>
            <w:pStyle w:val="BodyText"/>
          </w:pPr>
        </w:pPrChange>
      </w:pPr>
    </w:p>
    <w:p w14:paraId="0E10F7FE" w14:textId="1AD15B44" w:rsidR="00D46A21" w:rsidDel="00D50867" w:rsidRDefault="00D46A21">
      <w:pPr>
        <w:spacing w:before="65"/>
        <w:ind w:left="696"/>
        <w:jc w:val="center"/>
        <w:rPr>
          <w:del w:id="257" w:author="Morgan Wills" w:date="2026-10-01T09:51:00Z"/>
          <w:rFonts w:ascii="Arial"/>
          <w:sz w:val="17"/>
        </w:rPr>
        <w:pPrChange w:id="258" w:author="Morgan Wills" w:date="2026-10-01T09:51:00Z">
          <w:pPr>
            <w:pStyle w:val="BodyText"/>
          </w:pPr>
        </w:pPrChange>
      </w:pPr>
    </w:p>
    <w:p w14:paraId="3C068558" w14:textId="6CA70A2E" w:rsidR="00D46A21" w:rsidDel="00D50867" w:rsidRDefault="00D46A21">
      <w:pPr>
        <w:spacing w:before="65"/>
        <w:ind w:left="696"/>
        <w:jc w:val="center"/>
        <w:rPr>
          <w:del w:id="259" w:author="Morgan Wills" w:date="2026-10-01T09:51:00Z"/>
          <w:rFonts w:ascii="Arial"/>
          <w:sz w:val="17"/>
        </w:rPr>
        <w:pPrChange w:id="260" w:author="Morgan Wills" w:date="2026-10-01T09:51:00Z">
          <w:pPr>
            <w:pStyle w:val="BodyText"/>
          </w:pPr>
        </w:pPrChange>
      </w:pPr>
    </w:p>
    <w:p w14:paraId="61365D8A" w14:textId="5F3E75AE" w:rsidR="00D46A21" w:rsidDel="00D50867" w:rsidRDefault="00D46A21">
      <w:pPr>
        <w:spacing w:before="65"/>
        <w:ind w:left="696"/>
        <w:jc w:val="center"/>
        <w:rPr>
          <w:del w:id="261" w:author="Morgan Wills" w:date="2026-10-01T09:51:00Z"/>
          <w:rFonts w:ascii="Arial"/>
          <w:sz w:val="17"/>
        </w:rPr>
        <w:pPrChange w:id="262" w:author="Morgan Wills" w:date="2026-10-01T09:51:00Z">
          <w:pPr>
            <w:pStyle w:val="BodyText"/>
          </w:pPr>
        </w:pPrChange>
      </w:pPr>
    </w:p>
    <w:p w14:paraId="7DAF741C" w14:textId="7A356E7F" w:rsidR="00D46A21" w:rsidDel="00D50867" w:rsidRDefault="00D46A21">
      <w:pPr>
        <w:spacing w:before="65"/>
        <w:ind w:left="696"/>
        <w:jc w:val="center"/>
        <w:rPr>
          <w:del w:id="263" w:author="Morgan Wills" w:date="2026-10-01T09:51:00Z"/>
          <w:rFonts w:ascii="Arial"/>
          <w:sz w:val="17"/>
        </w:rPr>
        <w:pPrChange w:id="264" w:author="Morgan Wills" w:date="2026-10-01T09:51:00Z">
          <w:pPr>
            <w:pStyle w:val="BodyText"/>
          </w:pPr>
        </w:pPrChange>
      </w:pPr>
    </w:p>
    <w:p w14:paraId="4F065579" w14:textId="6EDCF99E" w:rsidR="00D46A21" w:rsidDel="00D50867" w:rsidRDefault="00D46A21">
      <w:pPr>
        <w:spacing w:before="65"/>
        <w:ind w:left="696"/>
        <w:jc w:val="center"/>
        <w:rPr>
          <w:del w:id="265" w:author="Morgan Wills" w:date="2026-10-01T09:51:00Z"/>
          <w:rFonts w:ascii="Arial"/>
          <w:sz w:val="17"/>
        </w:rPr>
        <w:pPrChange w:id="266" w:author="Morgan Wills" w:date="2026-10-01T09:51:00Z">
          <w:pPr>
            <w:pStyle w:val="BodyText"/>
          </w:pPr>
        </w:pPrChange>
      </w:pPr>
    </w:p>
    <w:p w14:paraId="4109F42D" w14:textId="2E61096D" w:rsidR="00D46A21" w:rsidDel="00D50867" w:rsidRDefault="00D46A21">
      <w:pPr>
        <w:spacing w:before="65"/>
        <w:ind w:left="696"/>
        <w:jc w:val="center"/>
        <w:rPr>
          <w:del w:id="267" w:author="Morgan Wills" w:date="2026-10-01T09:51:00Z"/>
          <w:rFonts w:ascii="Arial"/>
          <w:sz w:val="17"/>
        </w:rPr>
        <w:pPrChange w:id="268" w:author="Morgan Wills" w:date="2026-10-01T09:51:00Z">
          <w:pPr>
            <w:pStyle w:val="BodyText"/>
          </w:pPr>
        </w:pPrChange>
      </w:pPr>
    </w:p>
    <w:p w14:paraId="35E9276F" w14:textId="5BB36B25" w:rsidR="00D46A21" w:rsidDel="00D50867" w:rsidRDefault="00D46A21">
      <w:pPr>
        <w:spacing w:before="65"/>
        <w:ind w:left="696"/>
        <w:jc w:val="center"/>
        <w:rPr>
          <w:del w:id="269" w:author="Morgan Wills" w:date="2026-10-01T09:51:00Z"/>
          <w:rFonts w:ascii="Arial"/>
          <w:sz w:val="17"/>
        </w:rPr>
        <w:pPrChange w:id="270" w:author="Morgan Wills" w:date="2026-10-01T09:51:00Z">
          <w:pPr>
            <w:pStyle w:val="BodyText"/>
            <w:spacing w:before="164"/>
          </w:pPr>
        </w:pPrChange>
      </w:pPr>
    </w:p>
    <w:p w14:paraId="4C9A92EF" w14:textId="739E3ED8" w:rsidR="00D46A21" w:rsidDel="00D50867" w:rsidRDefault="000B705F">
      <w:pPr>
        <w:spacing w:before="65"/>
        <w:ind w:left="696"/>
        <w:jc w:val="center"/>
        <w:rPr>
          <w:del w:id="271" w:author="Morgan Wills" w:date="2026-10-01T09:51:00Z"/>
          <w:rFonts w:ascii="Arial"/>
          <w:sz w:val="17"/>
        </w:rPr>
        <w:pPrChange w:id="272" w:author="Morgan Wills" w:date="2026-10-01T09:51:00Z">
          <w:pPr>
            <w:spacing w:before="1"/>
            <w:ind w:left="7254"/>
          </w:pPr>
        </w:pPrChange>
      </w:pPr>
      <w:del w:id="273" w:author="Morgan Wills" w:date="2026-10-01T09:51:00Z">
        <w:r w:rsidDel="00D50867">
          <w:rPr>
            <w:rFonts w:ascii="Arial"/>
            <w:noProof/>
            <w:sz w:val="17"/>
          </w:rPr>
          <mc:AlternateContent>
            <mc:Choice Requires="wps">
              <w:drawing>
                <wp:anchor distT="0" distB="0" distL="0" distR="0" simplePos="0" relativeHeight="251644928" behindDoc="0" locked="0" layoutInCell="1" allowOverlap="1" wp14:anchorId="25725D21" wp14:editId="2F6B7210">
                  <wp:simplePos x="0" y="0"/>
                  <wp:positionH relativeFrom="page">
                    <wp:posOffset>609343</wp:posOffset>
                  </wp:positionH>
                  <wp:positionV relativeFrom="paragraph">
                    <wp:posOffset>-795944</wp:posOffset>
                  </wp:positionV>
                  <wp:extent cx="4516755" cy="13354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16755" cy="1335405"/>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4704"/>
                                <w:gridCol w:w="1232"/>
                              </w:tblGrid>
                              <w:tr w:rsidR="00D46A21" w14:paraId="4207353B" w14:textId="77777777">
                                <w:trPr>
                                  <w:trHeight w:val="557"/>
                                </w:trPr>
                                <w:tc>
                                  <w:tcPr>
                                    <w:tcW w:w="6975" w:type="dxa"/>
                                    <w:gridSpan w:val="3"/>
                                    <w:tcBorders>
                                      <w:right w:val="single" w:sz="2" w:space="0" w:color="000000"/>
                                    </w:tcBorders>
                                  </w:tcPr>
                                  <w:p w14:paraId="7968BC28" w14:textId="77777777" w:rsidR="00D46A21" w:rsidRDefault="000B705F">
                                    <w:pPr>
                                      <w:pStyle w:val="TableParagraph"/>
                                      <w:spacing w:before="186"/>
                                      <w:ind w:right="38"/>
                                      <w:jc w:val="center"/>
                                      <w:rPr>
                                        <w:b/>
                                        <w:sz w:val="17"/>
                                      </w:rPr>
                                    </w:pPr>
                                    <w:r>
                                      <w:rPr>
                                        <w:b/>
                                        <w:color w:val="030103"/>
                                        <w:w w:val="105"/>
                                        <w:sz w:val="17"/>
                                      </w:rPr>
                                      <w:t>Consultant Fees</w:t>
                                    </w:r>
                                    <w:r>
                                      <w:rPr>
                                        <w:b/>
                                        <w:color w:val="030103"/>
                                        <w:spacing w:val="-10"/>
                                        <w:w w:val="105"/>
                                        <w:sz w:val="17"/>
                                      </w:rPr>
                                      <w:t xml:space="preserve"> </w:t>
                                    </w:r>
                                    <w:r>
                                      <w:rPr>
                                        <w:b/>
                                        <w:color w:val="030103"/>
                                        <w:w w:val="105"/>
                                        <w:sz w:val="17"/>
                                      </w:rPr>
                                      <w:t>(report</w:t>
                                    </w:r>
                                    <w:r>
                                      <w:rPr>
                                        <w:b/>
                                        <w:color w:val="030103"/>
                                        <w:spacing w:val="-11"/>
                                        <w:w w:val="105"/>
                                        <w:sz w:val="17"/>
                                      </w:rPr>
                                      <w:t xml:space="preserve"> </w:t>
                                    </w:r>
                                    <w:r>
                                      <w:rPr>
                                        <w:b/>
                                        <w:color w:val="030103"/>
                                        <w:w w:val="105"/>
                                        <w:sz w:val="17"/>
                                      </w:rPr>
                                      <w:t>consultant</w:t>
                                    </w:r>
                                    <w:r>
                                      <w:rPr>
                                        <w:b/>
                                        <w:color w:val="030103"/>
                                        <w:spacing w:val="-9"/>
                                        <w:w w:val="105"/>
                                        <w:sz w:val="17"/>
                                      </w:rPr>
                                      <w:t xml:space="preserve"> </w:t>
                                    </w:r>
                                    <w:r>
                                      <w:rPr>
                                        <w:b/>
                                        <w:color w:val="030103"/>
                                        <w:w w:val="105"/>
                                        <w:sz w:val="17"/>
                                      </w:rPr>
                                      <w:t>fees</w:t>
                                    </w:r>
                                    <w:r>
                                      <w:rPr>
                                        <w:b/>
                                        <w:color w:val="030103"/>
                                        <w:spacing w:val="-12"/>
                                        <w:w w:val="105"/>
                                        <w:sz w:val="17"/>
                                      </w:rPr>
                                      <w:t xml:space="preserve"> </w:t>
                                    </w:r>
                                    <w:r>
                                      <w:rPr>
                                        <w:b/>
                                        <w:color w:val="030103"/>
                                        <w:w w:val="105"/>
                                        <w:sz w:val="17"/>
                                      </w:rPr>
                                      <w:t>in</w:t>
                                    </w:r>
                                    <w:r>
                                      <w:rPr>
                                        <w:b/>
                                        <w:color w:val="030103"/>
                                        <w:spacing w:val="-11"/>
                                        <w:w w:val="105"/>
                                        <w:sz w:val="17"/>
                                      </w:rPr>
                                      <w:t xml:space="preserve"> </w:t>
                                    </w:r>
                                    <w:proofErr w:type="gramStart"/>
                                    <w:r>
                                      <w:rPr>
                                        <w:b/>
                                        <w:color w:val="030103"/>
                                        <w:w w:val="105"/>
                                        <w:sz w:val="17"/>
                                      </w:rPr>
                                      <w:t>1</w:t>
                                    </w:r>
                                    <w:r>
                                      <w:rPr>
                                        <w:b/>
                                        <w:color w:val="030103"/>
                                        <w:spacing w:val="-7"/>
                                        <w:w w:val="105"/>
                                        <w:sz w:val="17"/>
                                      </w:rPr>
                                      <w:t xml:space="preserve"> </w:t>
                                    </w:r>
                                    <w:r>
                                      <w:rPr>
                                        <w:b/>
                                        <w:color w:val="030103"/>
                                        <w:w w:val="105"/>
                                        <w:sz w:val="17"/>
                                      </w:rPr>
                                      <w:t>hour</w:t>
                                    </w:r>
                                    <w:proofErr w:type="gramEnd"/>
                                    <w:r>
                                      <w:rPr>
                                        <w:b/>
                                        <w:color w:val="030103"/>
                                        <w:spacing w:val="-11"/>
                                        <w:w w:val="105"/>
                                        <w:sz w:val="17"/>
                                      </w:rPr>
                                      <w:t xml:space="preserve"> </w:t>
                                    </w:r>
                                    <w:r>
                                      <w:rPr>
                                        <w:b/>
                                        <w:color w:val="030103"/>
                                        <w:spacing w:val="-2"/>
                                        <w:w w:val="105"/>
                                        <w:sz w:val="17"/>
                                      </w:rPr>
                                      <w:t>increments)</w:t>
                                    </w:r>
                                  </w:p>
                                </w:tc>
                              </w:tr>
                              <w:tr w:rsidR="00D46A21" w14:paraId="5E888347" w14:textId="77777777">
                                <w:trPr>
                                  <w:trHeight w:val="210"/>
                                </w:trPr>
                                <w:tc>
                                  <w:tcPr>
                                    <w:tcW w:w="1039" w:type="dxa"/>
                                  </w:tcPr>
                                  <w:p w14:paraId="2991E516" w14:textId="77777777" w:rsidR="00D46A21" w:rsidRDefault="000B705F">
                                    <w:pPr>
                                      <w:pStyle w:val="TableParagraph"/>
                                      <w:spacing w:before="3" w:line="187" w:lineRule="exact"/>
                                      <w:ind w:left="169"/>
                                      <w:rPr>
                                        <w:b/>
                                        <w:sz w:val="17"/>
                                      </w:rPr>
                                    </w:pPr>
                                    <w:r>
                                      <w:rPr>
                                        <w:b/>
                                        <w:color w:val="030103"/>
                                        <w:spacing w:val="-2"/>
                                        <w:sz w:val="17"/>
                                      </w:rPr>
                                      <w:t>Hours</w:t>
                                    </w:r>
                                  </w:p>
                                </w:tc>
                                <w:tc>
                                  <w:tcPr>
                                    <w:tcW w:w="4704" w:type="dxa"/>
                                  </w:tcPr>
                                  <w:p w14:paraId="5D0E4FDD" w14:textId="77777777" w:rsidR="00D46A21" w:rsidRDefault="000B705F">
                                    <w:pPr>
                                      <w:pStyle w:val="TableParagraph"/>
                                      <w:spacing w:before="8" w:line="182" w:lineRule="exact"/>
                                      <w:ind w:left="174"/>
                                      <w:rPr>
                                        <w:b/>
                                        <w:sz w:val="17"/>
                                      </w:rPr>
                                    </w:pPr>
                                    <w:r>
                                      <w:rPr>
                                        <w:b/>
                                        <w:color w:val="030103"/>
                                        <w:w w:val="105"/>
                                        <w:sz w:val="17"/>
                                      </w:rPr>
                                      <w:t>Description</w:t>
                                    </w:r>
                                    <w:r>
                                      <w:rPr>
                                        <w:b/>
                                        <w:color w:val="030103"/>
                                        <w:spacing w:val="-12"/>
                                        <w:w w:val="105"/>
                                        <w:sz w:val="17"/>
                                      </w:rPr>
                                      <w:t xml:space="preserve"> </w:t>
                                    </w:r>
                                    <w:r>
                                      <w:rPr>
                                        <w:b/>
                                        <w:color w:val="030103"/>
                                        <w:w w:val="105"/>
                                        <w:sz w:val="17"/>
                                      </w:rPr>
                                      <w:t>(list</w:t>
                                    </w:r>
                                    <w:r>
                                      <w:rPr>
                                        <w:b/>
                                        <w:color w:val="030103"/>
                                        <w:spacing w:val="-12"/>
                                        <w:w w:val="105"/>
                                        <w:sz w:val="17"/>
                                      </w:rPr>
                                      <w:t xml:space="preserve"> </w:t>
                                    </w:r>
                                    <w:r>
                                      <w:rPr>
                                        <w:b/>
                                        <w:color w:val="030103"/>
                                        <w:w w:val="105"/>
                                        <w:sz w:val="17"/>
                                      </w:rPr>
                                      <w:t>each</w:t>
                                    </w:r>
                                    <w:r>
                                      <w:rPr>
                                        <w:b/>
                                        <w:color w:val="030103"/>
                                        <w:spacing w:val="-12"/>
                                        <w:w w:val="105"/>
                                        <w:sz w:val="17"/>
                                      </w:rPr>
                                      <w:t xml:space="preserve"> </w:t>
                                    </w:r>
                                    <w:r>
                                      <w:rPr>
                                        <w:b/>
                                        <w:color w:val="030103"/>
                                        <w:w w:val="105"/>
                                        <w:sz w:val="17"/>
                                      </w:rPr>
                                      <w:t>activity</w:t>
                                    </w:r>
                                    <w:r>
                                      <w:rPr>
                                        <w:b/>
                                        <w:color w:val="030103"/>
                                        <w:spacing w:val="-13"/>
                                        <w:w w:val="105"/>
                                        <w:sz w:val="17"/>
                                      </w:rPr>
                                      <w:t xml:space="preserve"> </w:t>
                                    </w:r>
                                    <w:r>
                                      <w:rPr>
                                        <w:b/>
                                        <w:color w:val="030103"/>
                                        <w:w w:val="105"/>
                                        <w:sz w:val="17"/>
                                      </w:rPr>
                                      <w:t>in</w:t>
                                    </w:r>
                                    <w:r>
                                      <w:rPr>
                                        <w:b/>
                                        <w:color w:val="030103"/>
                                        <w:spacing w:val="-13"/>
                                        <w:w w:val="105"/>
                                        <w:sz w:val="17"/>
                                      </w:rPr>
                                      <w:t xml:space="preserve"> </w:t>
                                    </w:r>
                                    <w:r>
                                      <w:rPr>
                                        <w:b/>
                                        <w:color w:val="030103"/>
                                        <w:w w:val="105"/>
                                        <w:sz w:val="17"/>
                                      </w:rPr>
                                      <w:t>a</w:t>
                                    </w:r>
                                    <w:r>
                                      <w:rPr>
                                        <w:b/>
                                        <w:color w:val="030103"/>
                                        <w:spacing w:val="-13"/>
                                        <w:w w:val="105"/>
                                        <w:sz w:val="17"/>
                                      </w:rPr>
                                      <w:t xml:space="preserve"> </w:t>
                                    </w:r>
                                    <w:r>
                                      <w:rPr>
                                        <w:b/>
                                        <w:color w:val="030103"/>
                                        <w:w w:val="105"/>
                                        <w:sz w:val="17"/>
                                      </w:rPr>
                                      <w:t>separate</w:t>
                                    </w:r>
                                    <w:r>
                                      <w:rPr>
                                        <w:b/>
                                        <w:color w:val="030103"/>
                                        <w:spacing w:val="-10"/>
                                        <w:w w:val="105"/>
                                        <w:sz w:val="17"/>
                                      </w:rPr>
                                      <w:t xml:space="preserve"> </w:t>
                                    </w:r>
                                    <w:r>
                                      <w:rPr>
                                        <w:b/>
                                        <w:color w:val="030103"/>
                                        <w:spacing w:val="-2"/>
                                        <w:w w:val="105"/>
                                        <w:sz w:val="17"/>
                                      </w:rPr>
                                      <w:t>line)</w:t>
                                    </w:r>
                                  </w:p>
                                </w:tc>
                                <w:tc>
                                  <w:tcPr>
                                    <w:tcW w:w="1232" w:type="dxa"/>
                                    <w:tcBorders>
                                      <w:right w:val="single" w:sz="2" w:space="0" w:color="000000"/>
                                    </w:tcBorders>
                                  </w:tcPr>
                                  <w:p w14:paraId="091AA715" w14:textId="77777777" w:rsidR="00D46A21" w:rsidRDefault="000B705F">
                                    <w:pPr>
                                      <w:pStyle w:val="TableParagraph"/>
                                      <w:spacing w:before="3" w:line="187" w:lineRule="exact"/>
                                      <w:ind w:left="174"/>
                                      <w:rPr>
                                        <w:b/>
                                        <w:sz w:val="17"/>
                                      </w:rPr>
                                    </w:pPr>
                                    <w:r>
                                      <w:rPr>
                                        <w:b/>
                                        <w:color w:val="030103"/>
                                        <w:spacing w:val="-5"/>
                                        <w:sz w:val="17"/>
                                      </w:rPr>
                                      <w:t>Fee</w:t>
                                    </w:r>
                                  </w:p>
                                </w:tc>
                              </w:tr>
                              <w:tr w:rsidR="00D46A21" w14:paraId="2EA09D2F" w14:textId="77777777">
                                <w:trPr>
                                  <w:trHeight w:val="1033"/>
                                </w:trPr>
                                <w:tc>
                                  <w:tcPr>
                                    <w:tcW w:w="1039" w:type="dxa"/>
                                  </w:tcPr>
                                  <w:p w14:paraId="362132E7" w14:textId="77777777" w:rsidR="00D46A21" w:rsidRDefault="00D46A21">
                                    <w:pPr>
                                      <w:pStyle w:val="TableParagraph"/>
                                      <w:rPr>
                                        <w:rFonts w:ascii="Times New Roman"/>
                                        <w:sz w:val="16"/>
                                      </w:rPr>
                                    </w:pPr>
                                  </w:p>
                                </w:tc>
                                <w:tc>
                                  <w:tcPr>
                                    <w:tcW w:w="4704" w:type="dxa"/>
                                  </w:tcPr>
                                  <w:p w14:paraId="32AAA847" w14:textId="77777777" w:rsidR="00D46A21" w:rsidRDefault="00D46A21">
                                    <w:pPr>
                                      <w:pStyle w:val="TableParagraph"/>
                                      <w:rPr>
                                        <w:rFonts w:ascii="Times New Roman"/>
                                        <w:sz w:val="16"/>
                                      </w:rPr>
                                    </w:pPr>
                                  </w:p>
                                </w:tc>
                                <w:tc>
                                  <w:tcPr>
                                    <w:tcW w:w="1232" w:type="dxa"/>
                                    <w:tcBorders>
                                      <w:right w:val="single" w:sz="2" w:space="0" w:color="000000"/>
                                    </w:tcBorders>
                                  </w:tcPr>
                                  <w:p w14:paraId="580675E5" w14:textId="77777777" w:rsidR="00D46A21" w:rsidRDefault="00D46A21">
                                    <w:pPr>
                                      <w:pStyle w:val="TableParagraph"/>
                                      <w:rPr>
                                        <w:sz w:val="17"/>
                                      </w:rPr>
                                    </w:pPr>
                                  </w:p>
                                  <w:p w14:paraId="0AE5C4AF" w14:textId="77777777" w:rsidR="00D46A21" w:rsidRDefault="00D46A21">
                                    <w:pPr>
                                      <w:pStyle w:val="TableParagraph"/>
                                      <w:spacing w:before="35"/>
                                      <w:rPr>
                                        <w:sz w:val="17"/>
                                      </w:rPr>
                                    </w:pPr>
                                  </w:p>
                                  <w:p w14:paraId="2BB73608" w14:textId="77777777" w:rsidR="00D46A21" w:rsidRDefault="000B705F">
                                    <w:pPr>
                                      <w:pStyle w:val="TableParagraph"/>
                                      <w:spacing w:before="1"/>
                                      <w:ind w:right="15"/>
                                      <w:jc w:val="right"/>
                                      <w:rPr>
                                        <w:sz w:val="17"/>
                                      </w:rPr>
                                    </w:pPr>
                                    <w:r>
                                      <w:rPr>
                                        <w:color w:val="030103"/>
                                        <w:spacing w:val="-2"/>
                                        <w:sz w:val="17"/>
                                      </w:rPr>
                                      <w:t>$0</w:t>
                                    </w:r>
                                    <w:r>
                                      <w:rPr>
                                        <w:color w:val="262626"/>
                                        <w:spacing w:val="-2"/>
                                        <w:sz w:val="17"/>
                                      </w:rPr>
                                      <w:t>.</w:t>
                                    </w:r>
                                    <w:r>
                                      <w:rPr>
                                        <w:color w:val="030103"/>
                                        <w:spacing w:val="-2"/>
                                        <w:sz w:val="17"/>
                                      </w:rPr>
                                      <w:t>00</w:t>
                                    </w:r>
                                    <w:r>
                                      <w:rPr>
                                        <w:color w:val="030103"/>
                                        <w:spacing w:val="-6"/>
                                        <w:sz w:val="17"/>
                                      </w:rPr>
                                      <w:t xml:space="preserve"> </w:t>
                                    </w:r>
                                    <w:r>
                                      <w:rPr>
                                        <w:color w:val="030103"/>
                                        <w:spacing w:val="-10"/>
                                        <w:sz w:val="17"/>
                                      </w:rPr>
                                      <w:t>I</w:t>
                                    </w:r>
                                  </w:p>
                                </w:tc>
                              </w:tr>
                              <w:tr w:rsidR="00D46A21" w14:paraId="1F2E14A2" w14:textId="77777777">
                                <w:trPr>
                                  <w:trHeight w:val="218"/>
                                </w:trPr>
                                <w:tc>
                                  <w:tcPr>
                                    <w:tcW w:w="5743" w:type="dxa"/>
                                    <w:gridSpan w:val="2"/>
                                    <w:tcBorders>
                                      <w:bottom w:val="single" w:sz="2" w:space="0" w:color="000000"/>
                                    </w:tcBorders>
                                  </w:tcPr>
                                  <w:p w14:paraId="62BAEA77" w14:textId="77777777" w:rsidR="00D46A21" w:rsidRDefault="000B705F">
                                    <w:pPr>
                                      <w:pStyle w:val="TableParagraph"/>
                                      <w:spacing w:before="13" w:line="185" w:lineRule="exact"/>
                                      <w:ind w:right="-15"/>
                                      <w:jc w:val="right"/>
                                      <w:rPr>
                                        <w:b/>
                                        <w:sz w:val="17"/>
                                      </w:rPr>
                                    </w:pPr>
                                    <w:r>
                                      <w:rPr>
                                        <w:b/>
                                        <w:color w:val="030103"/>
                                        <w:sz w:val="17"/>
                                      </w:rPr>
                                      <w:t>Total</w:t>
                                    </w:r>
                                    <w:r>
                                      <w:rPr>
                                        <w:b/>
                                        <w:color w:val="030103"/>
                                        <w:spacing w:val="19"/>
                                        <w:sz w:val="17"/>
                                      </w:rPr>
                                      <w:t xml:space="preserve"> </w:t>
                                    </w:r>
                                    <w:r>
                                      <w:rPr>
                                        <w:b/>
                                        <w:color w:val="030103"/>
                                        <w:sz w:val="17"/>
                                      </w:rPr>
                                      <w:t>Consultant</w:t>
                                    </w:r>
                                    <w:r>
                                      <w:rPr>
                                        <w:b/>
                                        <w:color w:val="030103"/>
                                        <w:spacing w:val="34"/>
                                        <w:sz w:val="17"/>
                                      </w:rPr>
                                      <w:t xml:space="preserve"> </w:t>
                                    </w:r>
                                    <w:r>
                                      <w:rPr>
                                        <w:b/>
                                        <w:color w:val="030103"/>
                                        <w:spacing w:val="-4"/>
                                        <w:sz w:val="17"/>
                                      </w:rPr>
                                      <w:t>Fees</w:t>
                                    </w:r>
                                  </w:p>
                                </w:tc>
                                <w:tc>
                                  <w:tcPr>
                                    <w:tcW w:w="1232" w:type="dxa"/>
                                    <w:tcBorders>
                                      <w:bottom w:val="single" w:sz="2" w:space="0" w:color="000000"/>
                                      <w:right w:val="single" w:sz="2" w:space="0" w:color="000000"/>
                                    </w:tcBorders>
                                  </w:tcPr>
                                  <w:p w14:paraId="37C1C1A1" w14:textId="77777777" w:rsidR="00D46A21" w:rsidRDefault="000B705F">
                                    <w:pPr>
                                      <w:pStyle w:val="TableParagraph"/>
                                      <w:spacing w:before="13" w:line="185" w:lineRule="exact"/>
                                      <w:ind w:right="54"/>
                                      <w:jc w:val="right"/>
                                      <w:rPr>
                                        <w:sz w:val="17"/>
                                      </w:rPr>
                                    </w:pPr>
                                    <w:r>
                                      <w:rPr>
                                        <w:color w:val="030103"/>
                                        <w:spacing w:val="-2"/>
                                        <w:sz w:val="17"/>
                                      </w:rPr>
                                      <w:t>$0</w:t>
                                    </w:r>
                                    <w:r>
                                      <w:rPr>
                                        <w:color w:val="262626"/>
                                        <w:spacing w:val="-2"/>
                                        <w:sz w:val="17"/>
                                      </w:rPr>
                                      <w:t>.</w:t>
                                    </w:r>
                                    <w:r>
                                      <w:rPr>
                                        <w:color w:val="030103"/>
                                        <w:spacing w:val="-2"/>
                                        <w:sz w:val="17"/>
                                      </w:rPr>
                                      <w:t>00</w:t>
                                    </w:r>
                                  </w:p>
                                </w:tc>
                              </w:tr>
                            </w:tbl>
                            <w:p w14:paraId="45DA47D8" w14:textId="77777777" w:rsidR="00D46A21" w:rsidRDefault="00D46A21">
                              <w:pPr>
                                <w:pStyle w:val="BodyText"/>
                              </w:pPr>
                            </w:p>
                          </w:txbxContent>
                        </wps:txbx>
                        <wps:bodyPr wrap="square" lIns="0" tIns="0" rIns="0" bIns="0" rtlCol="0">
                          <a:noAutofit/>
                        </wps:bodyPr>
                      </wps:wsp>
                    </a:graphicData>
                  </a:graphic>
                </wp:anchor>
              </w:drawing>
            </mc:Choice>
            <mc:Fallback>
              <w:pict>
                <v:shape w14:anchorId="25725D21" id="Textbox 13" o:spid="_x0000_s1028" type="#_x0000_t202" style="position:absolute;left:0;text-align:left;margin-left:48pt;margin-top:-62.65pt;width:355.65pt;height:105.15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9"/>
                          <w:gridCol w:w="4704"/>
                          <w:gridCol w:w="1232"/>
                        </w:tblGrid>
                        <w:tr w:rsidR="00D46A21" w14:paraId="4207353B" w14:textId="77777777">
                          <w:trPr>
                            <w:trHeight w:val="557"/>
                          </w:trPr>
                          <w:tc>
                            <w:tcPr>
                              <w:tcW w:w="6975" w:type="dxa"/>
                              <w:gridSpan w:val="3"/>
                              <w:tcBorders>
                                <w:right w:val="single" w:sz="2" w:space="0" w:color="000000"/>
                              </w:tcBorders>
                            </w:tcPr>
                            <w:p w14:paraId="7968BC28" w14:textId="77777777" w:rsidR="00D46A21" w:rsidRDefault="000B705F">
                              <w:pPr>
                                <w:pStyle w:val="TableParagraph"/>
                                <w:spacing w:before="186"/>
                                <w:ind w:right="38"/>
                                <w:jc w:val="center"/>
                                <w:rPr>
                                  <w:b/>
                                  <w:sz w:val="17"/>
                                </w:rPr>
                              </w:pPr>
                              <w:r>
                                <w:rPr>
                                  <w:b/>
                                  <w:color w:val="030103"/>
                                  <w:w w:val="105"/>
                                  <w:sz w:val="17"/>
                                </w:rPr>
                                <w:t>Consultant Fees</w:t>
                              </w:r>
                              <w:r>
                                <w:rPr>
                                  <w:b/>
                                  <w:color w:val="030103"/>
                                  <w:spacing w:val="-10"/>
                                  <w:w w:val="105"/>
                                  <w:sz w:val="17"/>
                                </w:rPr>
                                <w:t xml:space="preserve"> </w:t>
                              </w:r>
                              <w:r>
                                <w:rPr>
                                  <w:b/>
                                  <w:color w:val="030103"/>
                                  <w:w w:val="105"/>
                                  <w:sz w:val="17"/>
                                </w:rPr>
                                <w:t>(report</w:t>
                              </w:r>
                              <w:r>
                                <w:rPr>
                                  <w:b/>
                                  <w:color w:val="030103"/>
                                  <w:spacing w:val="-11"/>
                                  <w:w w:val="105"/>
                                  <w:sz w:val="17"/>
                                </w:rPr>
                                <w:t xml:space="preserve"> </w:t>
                              </w:r>
                              <w:r>
                                <w:rPr>
                                  <w:b/>
                                  <w:color w:val="030103"/>
                                  <w:w w:val="105"/>
                                  <w:sz w:val="17"/>
                                </w:rPr>
                                <w:t>consultant</w:t>
                              </w:r>
                              <w:r>
                                <w:rPr>
                                  <w:b/>
                                  <w:color w:val="030103"/>
                                  <w:spacing w:val="-9"/>
                                  <w:w w:val="105"/>
                                  <w:sz w:val="17"/>
                                </w:rPr>
                                <w:t xml:space="preserve"> </w:t>
                              </w:r>
                              <w:r>
                                <w:rPr>
                                  <w:b/>
                                  <w:color w:val="030103"/>
                                  <w:w w:val="105"/>
                                  <w:sz w:val="17"/>
                                </w:rPr>
                                <w:t>fees</w:t>
                              </w:r>
                              <w:r>
                                <w:rPr>
                                  <w:b/>
                                  <w:color w:val="030103"/>
                                  <w:spacing w:val="-12"/>
                                  <w:w w:val="105"/>
                                  <w:sz w:val="17"/>
                                </w:rPr>
                                <w:t xml:space="preserve"> </w:t>
                              </w:r>
                              <w:r>
                                <w:rPr>
                                  <w:b/>
                                  <w:color w:val="030103"/>
                                  <w:w w:val="105"/>
                                  <w:sz w:val="17"/>
                                </w:rPr>
                                <w:t>in</w:t>
                              </w:r>
                              <w:r>
                                <w:rPr>
                                  <w:b/>
                                  <w:color w:val="030103"/>
                                  <w:spacing w:val="-11"/>
                                  <w:w w:val="105"/>
                                  <w:sz w:val="17"/>
                                </w:rPr>
                                <w:t xml:space="preserve"> </w:t>
                              </w:r>
                              <w:proofErr w:type="gramStart"/>
                              <w:r>
                                <w:rPr>
                                  <w:b/>
                                  <w:color w:val="030103"/>
                                  <w:w w:val="105"/>
                                  <w:sz w:val="17"/>
                                </w:rPr>
                                <w:t>1</w:t>
                              </w:r>
                              <w:r>
                                <w:rPr>
                                  <w:b/>
                                  <w:color w:val="030103"/>
                                  <w:spacing w:val="-7"/>
                                  <w:w w:val="105"/>
                                  <w:sz w:val="17"/>
                                </w:rPr>
                                <w:t xml:space="preserve"> </w:t>
                              </w:r>
                              <w:r>
                                <w:rPr>
                                  <w:b/>
                                  <w:color w:val="030103"/>
                                  <w:w w:val="105"/>
                                  <w:sz w:val="17"/>
                                </w:rPr>
                                <w:t>hour</w:t>
                              </w:r>
                              <w:proofErr w:type="gramEnd"/>
                              <w:r>
                                <w:rPr>
                                  <w:b/>
                                  <w:color w:val="030103"/>
                                  <w:spacing w:val="-11"/>
                                  <w:w w:val="105"/>
                                  <w:sz w:val="17"/>
                                </w:rPr>
                                <w:t xml:space="preserve"> </w:t>
                              </w:r>
                              <w:r>
                                <w:rPr>
                                  <w:b/>
                                  <w:color w:val="030103"/>
                                  <w:spacing w:val="-2"/>
                                  <w:w w:val="105"/>
                                  <w:sz w:val="17"/>
                                </w:rPr>
                                <w:t>increments)</w:t>
                              </w:r>
                            </w:p>
                          </w:tc>
                        </w:tr>
                        <w:tr w:rsidR="00D46A21" w14:paraId="5E888347" w14:textId="77777777">
                          <w:trPr>
                            <w:trHeight w:val="210"/>
                          </w:trPr>
                          <w:tc>
                            <w:tcPr>
                              <w:tcW w:w="1039" w:type="dxa"/>
                            </w:tcPr>
                            <w:p w14:paraId="2991E516" w14:textId="77777777" w:rsidR="00D46A21" w:rsidRDefault="000B705F">
                              <w:pPr>
                                <w:pStyle w:val="TableParagraph"/>
                                <w:spacing w:before="3" w:line="187" w:lineRule="exact"/>
                                <w:ind w:left="169"/>
                                <w:rPr>
                                  <w:b/>
                                  <w:sz w:val="17"/>
                                </w:rPr>
                              </w:pPr>
                              <w:r>
                                <w:rPr>
                                  <w:b/>
                                  <w:color w:val="030103"/>
                                  <w:spacing w:val="-2"/>
                                  <w:sz w:val="17"/>
                                </w:rPr>
                                <w:t>Hours</w:t>
                              </w:r>
                            </w:p>
                          </w:tc>
                          <w:tc>
                            <w:tcPr>
                              <w:tcW w:w="4704" w:type="dxa"/>
                            </w:tcPr>
                            <w:p w14:paraId="5D0E4FDD" w14:textId="77777777" w:rsidR="00D46A21" w:rsidRDefault="000B705F">
                              <w:pPr>
                                <w:pStyle w:val="TableParagraph"/>
                                <w:spacing w:before="8" w:line="182" w:lineRule="exact"/>
                                <w:ind w:left="174"/>
                                <w:rPr>
                                  <w:b/>
                                  <w:sz w:val="17"/>
                                </w:rPr>
                              </w:pPr>
                              <w:r>
                                <w:rPr>
                                  <w:b/>
                                  <w:color w:val="030103"/>
                                  <w:w w:val="105"/>
                                  <w:sz w:val="17"/>
                                </w:rPr>
                                <w:t>Description</w:t>
                              </w:r>
                              <w:r>
                                <w:rPr>
                                  <w:b/>
                                  <w:color w:val="030103"/>
                                  <w:spacing w:val="-12"/>
                                  <w:w w:val="105"/>
                                  <w:sz w:val="17"/>
                                </w:rPr>
                                <w:t xml:space="preserve"> </w:t>
                              </w:r>
                              <w:r>
                                <w:rPr>
                                  <w:b/>
                                  <w:color w:val="030103"/>
                                  <w:w w:val="105"/>
                                  <w:sz w:val="17"/>
                                </w:rPr>
                                <w:t>(list</w:t>
                              </w:r>
                              <w:r>
                                <w:rPr>
                                  <w:b/>
                                  <w:color w:val="030103"/>
                                  <w:spacing w:val="-12"/>
                                  <w:w w:val="105"/>
                                  <w:sz w:val="17"/>
                                </w:rPr>
                                <w:t xml:space="preserve"> </w:t>
                              </w:r>
                              <w:r>
                                <w:rPr>
                                  <w:b/>
                                  <w:color w:val="030103"/>
                                  <w:w w:val="105"/>
                                  <w:sz w:val="17"/>
                                </w:rPr>
                                <w:t>each</w:t>
                              </w:r>
                              <w:r>
                                <w:rPr>
                                  <w:b/>
                                  <w:color w:val="030103"/>
                                  <w:spacing w:val="-12"/>
                                  <w:w w:val="105"/>
                                  <w:sz w:val="17"/>
                                </w:rPr>
                                <w:t xml:space="preserve"> </w:t>
                              </w:r>
                              <w:r>
                                <w:rPr>
                                  <w:b/>
                                  <w:color w:val="030103"/>
                                  <w:w w:val="105"/>
                                  <w:sz w:val="17"/>
                                </w:rPr>
                                <w:t>activity</w:t>
                              </w:r>
                              <w:r>
                                <w:rPr>
                                  <w:b/>
                                  <w:color w:val="030103"/>
                                  <w:spacing w:val="-13"/>
                                  <w:w w:val="105"/>
                                  <w:sz w:val="17"/>
                                </w:rPr>
                                <w:t xml:space="preserve"> </w:t>
                              </w:r>
                              <w:r>
                                <w:rPr>
                                  <w:b/>
                                  <w:color w:val="030103"/>
                                  <w:w w:val="105"/>
                                  <w:sz w:val="17"/>
                                </w:rPr>
                                <w:t>in</w:t>
                              </w:r>
                              <w:r>
                                <w:rPr>
                                  <w:b/>
                                  <w:color w:val="030103"/>
                                  <w:spacing w:val="-13"/>
                                  <w:w w:val="105"/>
                                  <w:sz w:val="17"/>
                                </w:rPr>
                                <w:t xml:space="preserve"> </w:t>
                              </w:r>
                              <w:r>
                                <w:rPr>
                                  <w:b/>
                                  <w:color w:val="030103"/>
                                  <w:w w:val="105"/>
                                  <w:sz w:val="17"/>
                                </w:rPr>
                                <w:t>a</w:t>
                              </w:r>
                              <w:r>
                                <w:rPr>
                                  <w:b/>
                                  <w:color w:val="030103"/>
                                  <w:spacing w:val="-13"/>
                                  <w:w w:val="105"/>
                                  <w:sz w:val="17"/>
                                </w:rPr>
                                <w:t xml:space="preserve"> </w:t>
                              </w:r>
                              <w:r>
                                <w:rPr>
                                  <w:b/>
                                  <w:color w:val="030103"/>
                                  <w:w w:val="105"/>
                                  <w:sz w:val="17"/>
                                </w:rPr>
                                <w:t>separate</w:t>
                              </w:r>
                              <w:r>
                                <w:rPr>
                                  <w:b/>
                                  <w:color w:val="030103"/>
                                  <w:spacing w:val="-10"/>
                                  <w:w w:val="105"/>
                                  <w:sz w:val="17"/>
                                </w:rPr>
                                <w:t xml:space="preserve"> </w:t>
                              </w:r>
                              <w:r>
                                <w:rPr>
                                  <w:b/>
                                  <w:color w:val="030103"/>
                                  <w:spacing w:val="-2"/>
                                  <w:w w:val="105"/>
                                  <w:sz w:val="17"/>
                                </w:rPr>
                                <w:t>line)</w:t>
                              </w:r>
                            </w:p>
                          </w:tc>
                          <w:tc>
                            <w:tcPr>
                              <w:tcW w:w="1232" w:type="dxa"/>
                              <w:tcBorders>
                                <w:right w:val="single" w:sz="2" w:space="0" w:color="000000"/>
                              </w:tcBorders>
                            </w:tcPr>
                            <w:p w14:paraId="091AA715" w14:textId="77777777" w:rsidR="00D46A21" w:rsidRDefault="000B705F">
                              <w:pPr>
                                <w:pStyle w:val="TableParagraph"/>
                                <w:spacing w:before="3" w:line="187" w:lineRule="exact"/>
                                <w:ind w:left="174"/>
                                <w:rPr>
                                  <w:b/>
                                  <w:sz w:val="17"/>
                                </w:rPr>
                              </w:pPr>
                              <w:r>
                                <w:rPr>
                                  <w:b/>
                                  <w:color w:val="030103"/>
                                  <w:spacing w:val="-5"/>
                                  <w:sz w:val="17"/>
                                </w:rPr>
                                <w:t>Fee</w:t>
                              </w:r>
                            </w:p>
                          </w:tc>
                        </w:tr>
                        <w:tr w:rsidR="00D46A21" w14:paraId="2EA09D2F" w14:textId="77777777">
                          <w:trPr>
                            <w:trHeight w:val="1033"/>
                          </w:trPr>
                          <w:tc>
                            <w:tcPr>
                              <w:tcW w:w="1039" w:type="dxa"/>
                            </w:tcPr>
                            <w:p w14:paraId="362132E7" w14:textId="77777777" w:rsidR="00D46A21" w:rsidRDefault="00D46A21">
                              <w:pPr>
                                <w:pStyle w:val="TableParagraph"/>
                                <w:rPr>
                                  <w:rFonts w:ascii="Times New Roman"/>
                                  <w:sz w:val="16"/>
                                </w:rPr>
                              </w:pPr>
                            </w:p>
                          </w:tc>
                          <w:tc>
                            <w:tcPr>
                              <w:tcW w:w="4704" w:type="dxa"/>
                            </w:tcPr>
                            <w:p w14:paraId="32AAA847" w14:textId="77777777" w:rsidR="00D46A21" w:rsidRDefault="00D46A21">
                              <w:pPr>
                                <w:pStyle w:val="TableParagraph"/>
                                <w:rPr>
                                  <w:rFonts w:ascii="Times New Roman"/>
                                  <w:sz w:val="16"/>
                                </w:rPr>
                              </w:pPr>
                            </w:p>
                          </w:tc>
                          <w:tc>
                            <w:tcPr>
                              <w:tcW w:w="1232" w:type="dxa"/>
                              <w:tcBorders>
                                <w:right w:val="single" w:sz="2" w:space="0" w:color="000000"/>
                              </w:tcBorders>
                            </w:tcPr>
                            <w:p w14:paraId="580675E5" w14:textId="77777777" w:rsidR="00D46A21" w:rsidRDefault="00D46A21">
                              <w:pPr>
                                <w:pStyle w:val="TableParagraph"/>
                                <w:rPr>
                                  <w:sz w:val="17"/>
                                </w:rPr>
                              </w:pPr>
                            </w:p>
                            <w:p w14:paraId="0AE5C4AF" w14:textId="77777777" w:rsidR="00D46A21" w:rsidRDefault="00D46A21">
                              <w:pPr>
                                <w:pStyle w:val="TableParagraph"/>
                                <w:spacing w:before="35"/>
                                <w:rPr>
                                  <w:sz w:val="17"/>
                                </w:rPr>
                              </w:pPr>
                            </w:p>
                            <w:p w14:paraId="2BB73608" w14:textId="77777777" w:rsidR="00D46A21" w:rsidRDefault="000B705F">
                              <w:pPr>
                                <w:pStyle w:val="TableParagraph"/>
                                <w:spacing w:before="1"/>
                                <w:ind w:right="15"/>
                                <w:jc w:val="right"/>
                                <w:rPr>
                                  <w:sz w:val="17"/>
                                </w:rPr>
                              </w:pPr>
                              <w:r>
                                <w:rPr>
                                  <w:color w:val="030103"/>
                                  <w:spacing w:val="-2"/>
                                  <w:sz w:val="17"/>
                                </w:rPr>
                                <w:t>$0</w:t>
                              </w:r>
                              <w:r>
                                <w:rPr>
                                  <w:color w:val="262626"/>
                                  <w:spacing w:val="-2"/>
                                  <w:sz w:val="17"/>
                                </w:rPr>
                                <w:t>.</w:t>
                              </w:r>
                              <w:r>
                                <w:rPr>
                                  <w:color w:val="030103"/>
                                  <w:spacing w:val="-2"/>
                                  <w:sz w:val="17"/>
                                </w:rPr>
                                <w:t>00</w:t>
                              </w:r>
                              <w:r>
                                <w:rPr>
                                  <w:color w:val="030103"/>
                                  <w:spacing w:val="-6"/>
                                  <w:sz w:val="17"/>
                                </w:rPr>
                                <w:t xml:space="preserve"> </w:t>
                              </w:r>
                              <w:r>
                                <w:rPr>
                                  <w:color w:val="030103"/>
                                  <w:spacing w:val="-10"/>
                                  <w:sz w:val="17"/>
                                </w:rPr>
                                <w:t>I</w:t>
                              </w:r>
                            </w:p>
                          </w:tc>
                        </w:tr>
                        <w:tr w:rsidR="00D46A21" w14:paraId="1F2E14A2" w14:textId="77777777">
                          <w:trPr>
                            <w:trHeight w:val="218"/>
                          </w:trPr>
                          <w:tc>
                            <w:tcPr>
                              <w:tcW w:w="5743" w:type="dxa"/>
                              <w:gridSpan w:val="2"/>
                              <w:tcBorders>
                                <w:bottom w:val="single" w:sz="2" w:space="0" w:color="000000"/>
                              </w:tcBorders>
                            </w:tcPr>
                            <w:p w14:paraId="62BAEA77" w14:textId="77777777" w:rsidR="00D46A21" w:rsidRDefault="000B705F">
                              <w:pPr>
                                <w:pStyle w:val="TableParagraph"/>
                                <w:spacing w:before="13" w:line="185" w:lineRule="exact"/>
                                <w:ind w:right="-15"/>
                                <w:jc w:val="right"/>
                                <w:rPr>
                                  <w:b/>
                                  <w:sz w:val="17"/>
                                </w:rPr>
                              </w:pPr>
                              <w:r>
                                <w:rPr>
                                  <w:b/>
                                  <w:color w:val="030103"/>
                                  <w:sz w:val="17"/>
                                </w:rPr>
                                <w:t>Total</w:t>
                              </w:r>
                              <w:r>
                                <w:rPr>
                                  <w:b/>
                                  <w:color w:val="030103"/>
                                  <w:spacing w:val="19"/>
                                  <w:sz w:val="17"/>
                                </w:rPr>
                                <w:t xml:space="preserve"> </w:t>
                              </w:r>
                              <w:r>
                                <w:rPr>
                                  <w:b/>
                                  <w:color w:val="030103"/>
                                  <w:sz w:val="17"/>
                                </w:rPr>
                                <w:t>Consultant</w:t>
                              </w:r>
                              <w:r>
                                <w:rPr>
                                  <w:b/>
                                  <w:color w:val="030103"/>
                                  <w:spacing w:val="34"/>
                                  <w:sz w:val="17"/>
                                </w:rPr>
                                <w:t xml:space="preserve"> </w:t>
                              </w:r>
                              <w:r>
                                <w:rPr>
                                  <w:b/>
                                  <w:color w:val="030103"/>
                                  <w:spacing w:val="-4"/>
                                  <w:sz w:val="17"/>
                                </w:rPr>
                                <w:t>Fees</w:t>
                              </w:r>
                            </w:p>
                          </w:tc>
                          <w:tc>
                            <w:tcPr>
                              <w:tcW w:w="1232" w:type="dxa"/>
                              <w:tcBorders>
                                <w:bottom w:val="single" w:sz="2" w:space="0" w:color="000000"/>
                                <w:right w:val="single" w:sz="2" w:space="0" w:color="000000"/>
                              </w:tcBorders>
                            </w:tcPr>
                            <w:p w14:paraId="37C1C1A1" w14:textId="77777777" w:rsidR="00D46A21" w:rsidRDefault="000B705F">
                              <w:pPr>
                                <w:pStyle w:val="TableParagraph"/>
                                <w:spacing w:before="13" w:line="185" w:lineRule="exact"/>
                                <w:ind w:right="54"/>
                                <w:jc w:val="right"/>
                                <w:rPr>
                                  <w:sz w:val="17"/>
                                </w:rPr>
                              </w:pPr>
                              <w:r>
                                <w:rPr>
                                  <w:color w:val="030103"/>
                                  <w:spacing w:val="-2"/>
                                  <w:sz w:val="17"/>
                                </w:rPr>
                                <w:t>$0</w:t>
                              </w:r>
                              <w:r>
                                <w:rPr>
                                  <w:color w:val="262626"/>
                                  <w:spacing w:val="-2"/>
                                  <w:sz w:val="17"/>
                                </w:rPr>
                                <w:t>.</w:t>
                              </w:r>
                              <w:r>
                                <w:rPr>
                                  <w:color w:val="030103"/>
                                  <w:spacing w:val="-2"/>
                                  <w:sz w:val="17"/>
                                </w:rPr>
                                <w:t>00</w:t>
                              </w:r>
                            </w:p>
                          </w:tc>
                        </w:tr>
                      </w:tbl>
                      <w:p w14:paraId="45DA47D8" w14:textId="77777777" w:rsidR="00D46A21" w:rsidRDefault="00D46A21">
                        <w:pPr>
                          <w:pStyle w:val="BodyText"/>
                        </w:pPr>
                      </w:p>
                    </w:txbxContent>
                  </v:textbox>
                  <w10:wrap anchorx="page"/>
                </v:shape>
              </w:pict>
            </mc:Fallback>
          </mc:AlternateContent>
        </w:r>
        <w:r w:rsidDel="00D50867">
          <w:rPr>
            <w:rFonts w:ascii="Arial"/>
            <w:color w:val="030103"/>
            <w:spacing w:val="-2"/>
            <w:w w:val="105"/>
            <w:sz w:val="17"/>
          </w:rPr>
          <w:delText>Enter</w:delText>
        </w:r>
        <w:r w:rsidDel="00D50867">
          <w:rPr>
            <w:rFonts w:ascii="Arial"/>
            <w:color w:val="030103"/>
            <w:spacing w:val="-1"/>
            <w:w w:val="105"/>
            <w:sz w:val="17"/>
          </w:rPr>
          <w:delText xml:space="preserve"> </w:delText>
        </w:r>
        <w:r w:rsidDel="00D50867">
          <w:rPr>
            <w:rFonts w:ascii="Arial"/>
            <w:color w:val="030103"/>
            <w:spacing w:val="-2"/>
            <w:w w:val="105"/>
            <w:sz w:val="17"/>
          </w:rPr>
          <w:delText>a</w:delText>
        </w:r>
        <w:r w:rsidDel="00D50867">
          <w:rPr>
            <w:rFonts w:ascii="Arial"/>
            <w:color w:val="030103"/>
            <w:spacing w:val="-5"/>
            <w:w w:val="105"/>
            <w:sz w:val="17"/>
          </w:rPr>
          <w:delText xml:space="preserve"> </w:delText>
        </w:r>
        <w:r w:rsidDel="00D50867">
          <w:rPr>
            <w:rFonts w:ascii="Arial"/>
            <w:color w:val="030103"/>
            <w:spacing w:val="-2"/>
            <w:w w:val="105"/>
            <w:sz w:val="17"/>
          </w:rPr>
          <w:delText>description</w:delText>
        </w:r>
        <w:r w:rsidDel="00D50867">
          <w:rPr>
            <w:rFonts w:ascii="Arial"/>
            <w:color w:val="030103"/>
            <w:spacing w:val="3"/>
            <w:w w:val="105"/>
            <w:sz w:val="17"/>
          </w:rPr>
          <w:delText xml:space="preserve"> </w:delText>
        </w:r>
        <w:r w:rsidDel="00D50867">
          <w:rPr>
            <w:rFonts w:ascii="Arial"/>
            <w:color w:val="030103"/>
            <w:spacing w:val="-2"/>
            <w:w w:val="105"/>
            <w:sz w:val="17"/>
          </w:rPr>
          <w:delText>of</w:delText>
        </w:r>
        <w:r w:rsidDel="00D50867">
          <w:rPr>
            <w:rFonts w:ascii="Arial"/>
            <w:color w:val="030103"/>
            <w:spacing w:val="-6"/>
            <w:w w:val="105"/>
            <w:sz w:val="17"/>
          </w:rPr>
          <w:delText xml:space="preserve"> </w:delText>
        </w:r>
        <w:r w:rsidDel="00D50867">
          <w:rPr>
            <w:rFonts w:ascii="Arial"/>
            <w:color w:val="030103"/>
            <w:spacing w:val="-2"/>
            <w:w w:val="105"/>
            <w:sz w:val="17"/>
          </w:rPr>
          <w:delText>consulting</w:delText>
        </w:r>
        <w:r w:rsidDel="00D50867">
          <w:rPr>
            <w:rFonts w:ascii="Arial"/>
            <w:color w:val="030103"/>
            <w:spacing w:val="-1"/>
            <w:w w:val="105"/>
            <w:sz w:val="17"/>
          </w:rPr>
          <w:delText xml:space="preserve"> </w:delText>
        </w:r>
        <w:r w:rsidDel="00D50867">
          <w:rPr>
            <w:rFonts w:ascii="Arial"/>
            <w:color w:val="030103"/>
            <w:spacing w:val="-2"/>
            <w:w w:val="105"/>
            <w:sz w:val="17"/>
          </w:rPr>
          <w:delText>activities</w:delText>
        </w:r>
        <w:r w:rsidDel="00D50867">
          <w:rPr>
            <w:rFonts w:ascii="Arial"/>
            <w:color w:val="030103"/>
            <w:w w:val="105"/>
            <w:sz w:val="17"/>
          </w:rPr>
          <w:delText xml:space="preserve"> </w:delText>
        </w:r>
        <w:r w:rsidDel="00D50867">
          <w:rPr>
            <w:rFonts w:ascii="Arial"/>
            <w:color w:val="030103"/>
            <w:spacing w:val="-2"/>
            <w:w w:val="105"/>
            <w:sz w:val="17"/>
          </w:rPr>
          <w:delText>associated</w:delText>
        </w:r>
        <w:r w:rsidDel="00D50867">
          <w:rPr>
            <w:rFonts w:ascii="Arial"/>
            <w:color w:val="030103"/>
            <w:spacing w:val="4"/>
            <w:w w:val="105"/>
            <w:sz w:val="17"/>
          </w:rPr>
          <w:delText xml:space="preserve"> </w:delText>
        </w:r>
        <w:r w:rsidDel="00D50867">
          <w:rPr>
            <w:rFonts w:ascii="Arial"/>
            <w:color w:val="030103"/>
            <w:spacing w:val="-2"/>
            <w:w w:val="105"/>
            <w:sz w:val="17"/>
          </w:rPr>
          <w:delText>with the</w:delText>
        </w:r>
        <w:r w:rsidDel="00D50867">
          <w:rPr>
            <w:rFonts w:ascii="Arial"/>
            <w:color w:val="030103"/>
            <w:spacing w:val="-8"/>
            <w:w w:val="105"/>
            <w:sz w:val="17"/>
          </w:rPr>
          <w:delText xml:space="preserve"> </w:delText>
        </w:r>
        <w:r w:rsidDel="00D50867">
          <w:rPr>
            <w:rFonts w:ascii="Arial"/>
            <w:color w:val="030103"/>
            <w:spacing w:val="-2"/>
            <w:w w:val="105"/>
            <w:sz w:val="17"/>
          </w:rPr>
          <w:delText>reported</w:delText>
        </w:r>
        <w:r w:rsidDel="00D50867">
          <w:rPr>
            <w:rFonts w:ascii="Arial"/>
            <w:color w:val="030103"/>
            <w:spacing w:val="2"/>
            <w:w w:val="105"/>
            <w:sz w:val="17"/>
          </w:rPr>
          <w:delText xml:space="preserve"> </w:delText>
        </w:r>
        <w:r w:rsidDel="00D50867">
          <w:rPr>
            <w:rFonts w:ascii="Arial"/>
            <w:color w:val="030103"/>
            <w:spacing w:val="-2"/>
            <w:w w:val="105"/>
            <w:sz w:val="17"/>
          </w:rPr>
          <w:delText>hours</w:delText>
        </w:r>
      </w:del>
    </w:p>
    <w:p w14:paraId="6103AAD9" w14:textId="18DDE460" w:rsidR="00D46A21" w:rsidDel="00D50867" w:rsidRDefault="00D46A21">
      <w:pPr>
        <w:spacing w:before="65"/>
        <w:ind w:left="696"/>
        <w:jc w:val="center"/>
        <w:rPr>
          <w:del w:id="274" w:author="Morgan Wills" w:date="2026-10-01T09:51:00Z"/>
          <w:rFonts w:ascii="Arial"/>
          <w:sz w:val="17"/>
        </w:rPr>
        <w:sectPr w:rsidR="00D46A21" w:rsidDel="00D50867" w:rsidSect="00D50867">
          <w:pgSz w:w="12240" w:h="15840" w:orient="portrait"/>
          <w:pgMar w:top="720" w:right="720" w:bottom="720" w:left="720" w:header="720" w:footer="720" w:gutter="0"/>
          <w:cols w:space="720"/>
          <w:docGrid w:linePitch="299"/>
          <w:sectPrChange w:id="275" w:author="Morgan Wills" w:date="2026-10-01T09:51:00Z">
            <w:sectPr w:rsidR="00D46A21" w:rsidDel="00D50867" w:rsidSect="00D50867">
              <w:pgSz w:w="15840" w:h="12240" w:orient="landscape"/>
              <w:pgMar w:top="1000" w:right="1440" w:bottom="280" w:left="720" w:header="720" w:footer="720" w:gutter="0"/>
              <w:docGrid w:linePitch="0"/>
            </w:sectPr>
          </w:sectPrChange>
        </w:sectPr>
        <w:pPrChange w:id="276" w:author="Morgan Wills" w:date="2026-10-01T09:51:00Z">
          <w:pPr/>
        </w:pPrChange>
      </w:pPr>
    </w:p>
    <w:p w14:paraId="64BE205F" w14:textId="28C625EC" w:rsidR="00D46A21" w:rsidDel="00D50867" w:rsidRDefault="000B705F">
      <w:pPr>
        <w:spacing w:before="65"/>
        <w:ind w:left="696"/>
        <w:jc w:val="center"/>
        <w:rPr>
          <w:del w:id="277" w:author="Morgan Wills" w:date="2026-10-01T09:51:00Z"/>
          <w:rFonts w:ascii="Arial"/>
          <w:b/>
          <w:sz w:val="21"/>
        </w:rPr>
        <w:pPrChange w:id="278" w:author="Morgan Wills" w:date="2026-10-01T09:51:00Z">
          <w:pPr>
            <w:spacing w:before="74"/>
            <w:ind w:left="337"/>
          </w:pPr>
        </w:pPrChange>
      </w:pPr>
      <w:del w:id="279" w:author="Morgan Wills" w:date="2026-10-01T09:51:00Z">
        <w:r w:rsidDel="00D50867">
          <w:rPr>
            <w:rFonts w:ascii="Arial"/>
            <w:b/>
            <w:color w:val="030103"/>
            <w:w w:val="105"/>
            <w:sz w:val="21"/>
          </w:rPr>
          <w:lastRenderedPageBreak/>
          <w:delText>CNAP</w:delText>
        </w:r>
        <w:r w:rsidDel="00D50867">
          <w:rPr>
            <w:rFonts w:ascii="Arial"/>
            <w:b/>
            <w:color w:val="030103"/>
            <w:spacing w:val="-12"/>
            <w:w w:val="105"/>
            <w:sz w:val="21"/>
          </w:rPr>
          <w:delText xml:space="preserve"> </w:delText>
        </w:r>
        <w:r w:rsidDel="00D50867">
          <w:rPr>
            <w:rFonts w:ascii="Arial"/>
            <w:b/>
            <w:color w:val="030103"/>
            <w:spacing w:val="-2"/>
            <w:w w:val="105"/>
            <w:sz w:val="21"/>
          </w:rPr>
          <w:delText>Center</w:delText>
        </w:r>
      </w:del>
    </w:p>
    <w:p w14:paraId="6CECB8AC" w14:textId="375D4DA5" w:rsidR="00D46A21" w:rsidDel="00D50867" w:rsidRDefault="000B705F">
      <w:pPr>
        <w:spacing w:before="65"/>
        <w:ind w:left="696"/>
        <w:jc w:val="center"/>
        <w:rPr>
          <w:del w:id="280" w:author="Morgan Wills" w:date="2026-10-01T09:51:00Z"/>
          <w:rFonts w:ascii="Arial"/>
          <w:b/>
          <w:sz w:val="21"/>
        </w:rPr>
        <w:pPrChange w:id="281" w:author="Morgan Wills" w:date="2026-10-01T09:51:00Z">
          <w:pPr>
            <w:spacing w:before="28"/>
            <w:ind w:left="337"/>
          </w:pPr>
        </w:pPrChange>
      </w:pPr>
      <w:del w:id="282" w:author="Morgan Wills" w:date="2026-10-01T09:51:00Z">
        <w:r w:rsidDel="00D50867">
          <w:rPr>
            <w:rFonts w:ascii="Arial"/>
            <w:b/>
            <w:color w:val="030103"/>
            <w:spacing w:val="-2"/>
            <w:w w:val="105"/>
            <w:sz w:val="21"/>
          </w:rPr>
          <w:delText>External</w:delText>
        </w:r>
        <w:r w:rsidDel="00D50867">
          <w:rPr>
            <w:rFonts w:ascii="Arial"/>
            <w:b/>
            <w:color w:val="030103"/>
            <w:spacing w:val="-1"/>
            <w:w w:val="105"/>
            <w:sz w:val="21"/>
          </w:rPr>
          <w:delText xml:space="preserve"> </w:delText>
        </w:r>
        <w:r w:rsidDel="00D50867">
          <w:rPr>
            <w:rFonts w:ascii="Arial"/>
            <w:b/>
            <w:color w:val="030103"/>
            <w:spacing w:val="-2"/>
            <w:w w:val="105"/>
            <w:sz w:val="21"/>
          </w:rPr>
          <w:delText>Consultant</w:delText>
        </w:r>
        <w:r w:rsidDel="00D50867">
          <w:rPr>
            <w:rFonts w:ascii="Arial"/>
            <w:b/>
            <w:color w:val="030103"/>
            <w:spacing w:val="4"/>
            <w:w w:val="105"/>
            <w:sz w:val="21"/>
          </w:rPr>
          <w:delText xml:space="preserve"> </w:delText>
        </w:r>
        <w:r w:rsidDel="00D50867">
          <w:rPr>
            <w:rFonts w:ascii="Arial"/>
            <w:b/>
            <w:color w:val="030103"/>
            <w:spacing w:val="-2"/>
            <w:w w:val="105"/>
            <w:sz w:val="21"/>
          </w:rPr>
          <w:delText>Invoice</w:delText>
        </w:r>
        <w:r w:rsidDel="00D50867">
          <w:rPr>
            <w:rFonts w:ascii="Arial"/>
            <w:b/>
            <w:color w:val="030103"/>
            <w:spacing w:val="-1"/>
            <w:w w:val="105"/>
            <w:sz w:val="21"/>
          </w:rPr>
          <w:delText xml:space="preserve"> </w:delText>
        </w:r>
        <w:r w:rsidDel="00D50867">
          <w:rPr>
            <w:rFonts w:ascii="Arial"/>
            <w:b/>
            <w:color w:val="030103"/>
            <w:spacing w:val="-2"/>
            <w:w w:val="105"/>
            <w:sz w:val="21"/>
          </w:rPr>
          <w:delText>for</w:delText>
        </w:r>
        <w:r w:rsidDel="00D50867">
          <w:rPr>
            <w:rFonts w:ascii="Arial"/>
            <w:b/>
            <w:color w:val="030103"/>
            <w:spacing w:val="-11"/>
            <w:w w:val="105"/>
            <w:sz w:val="21"/>
          </w:rPr>
          <w:delText xml:space="preserve"> </w:delText>
        </w:r>
        <w:r w:rsidDel="00D50867">
          <w:rPr>
            <w:rFonts w:ascii="Arial"/>
            <w:b/>
            <w:color w:val="030103"/>
            <w:spacing w:val="-2"/>
            <w:w w:val="105"/>
            <w:sz w:val="21"/>
          </w:rPr>
          <w:delText>Travel</w:delText>
        </w:r>
        <w:r w:rsidDel="00D50867">
          <w:rPr>
            <w:rFonts w:ascii="Arial"/>
            <w:b/>
            <w:color w:val="030103"/>
            <w:w w:val="105"/>
            <w:sz w:val="21"/>
          </w:rPr>
          <w:delText xml:space="preserve"> </w:delText>
        </w:r>
        <w:r w:rsidDel="00D50867">
          <w:rPr>
            <w:rFonts w:ascii="Arial"/>
            <w:b/>
            <w:color w:val="030103"/>
            <w:spacing w:val="-2"/>
            <w:w w:val="105"/>
            <w:sz w:val="21"/>
          </w:rPr>
          <w:delText>Reimbursements</w:delText>
        </w:r>
      </w:del>
    </w:p>
    <w:p w14:paraId="5075885B" w14:textId="117885BE" w:rsidR="00D46A21" w:rsidDel="00D50867" w:rsidRDefault="00D46A21">
      <w:pPr>
        <w:spacing w:before="65"/>
        <w:ind w:left="696"/>
        <w:jc w:val="center"/>
        <w:rPr>
          <w:del w:id="283" w:author="Morgan Wills" w:date="2026-10-01T09:51:00Z"/>
          <w:rFonts w:ascii="Arial"/>
          <w:b/>
          <w:sz w:val="20"/>
        </w:rPr>
        <w:pPrChange w:id="284" w:author="Morgan Wills" w:date="2026-10-01T09:51:00Z">
          <w:pPr>
            <w:pStyle w:val="BodyText"/>
            <w:spacing w:before="208" w:after="1"/>
          </w:pPr>
        </w:pPrChange>
      </w:pPr>
    </w:p>
    <w:tbl>
      <w:tblPr>
        <w:tblW w:w="0" w:type="auto"/>
        <w:tblInd w:w="3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74"/>
        <w:gridCol w:w="4940"/>
      </w:tblGrid>
      <w:tr w:rsidR="00D46A21" w:rsidDel="00D50867" w14:paraId="6EF3E280" w14:textId="13561425">
        <w:trPr>
          <w:trHeight w:val="527"/>
          <w:del w:id="285" w:author="Morgan Wills" w:date="2026-10-01T09:51:00Z"/>
        </w:trPr>
        <w:tc>
          <w:tcPr>
            <w:tcW w:w="6614" w:type="dxa"/>
            <w:gridSpan w:val="2"/>
          </w:tcPr>
          <w:p w14:paraId="47FCFE39" w14:textId="57AF727C" w:rsidR="00D46A21" w:rsidDel="00D50867" w:rsidRDefault="00D46A21">
            <w:pPr>
              <w:spacing w:before="65"/>
              <w:ind w:left="696"/>
              <w:jc w:val="center"/>
              <w:rPr>
                <w:del w:id="286" w:author="Morgan Wills" w:date="2026-10-01T09:51:00Z"/>
                <w:b/>
                <w:sz w:val="16"/>
              </w:rPr>
              <w:pPrChange w:id="287" w:author="Morgan Wills" w:date="2026-10-01T09:51:00Z">
                <w:pPr>
                  <w:pStyle w:val="TableParagraph"/>
                  <w:spacing w:before="1"/>
                </w:pPr>
              </w:pPrChange>
            </w:pPr>
          </w:p>
          <w:p w14:paraId="4FB1B184" w14:textId="77BC715E" w:rsidR="00D46A21" w:rsidDel="00D50867" w:rsidRDefault="000B705F">
            <w:pPr>
              <w:spacing w:before="65"/>
              <w:ind w:left="696"/>
              <w:jc w:val="center"/>
              <w:rPr>
                <w:del w:id="288" w:author="Morgan Wills" w:date="2026-10-01T09:51:00Z"/>
                <w:b/>
                <w:sz w:val="16"/>
              </w:rPr>
              <w:pPrChange w:id="289" w:author="Morgan Wills" w:date="2026-10-01T09:51:00Z">
                <w:pPr>
                  <w:pStyle w:val="TableParagraph"/>
                  <w:spacing w:before="1"/>
                  <w:ind w:left="73"/>
                  <w:jc w:val="center"/>
                </w:pPr>
              </w:pPrChange>
            </w:pPr>
            <w:del w:id="290" w:author="Morgan Wills" w:date="2026-10-01T09:51:00Z">
              <w:r w:rsidDel="00D50867">
                <w:rPr>
                  <w:b/>
                  <w:color w:val="030103"/>
                  <w:w w:val="105"/>
                  <w:sz w:val="16"/>
                </w:rPr>
                <w:delText>Consultant</w:delText>
              </w:r>
              <w:r w:rsidDel="00D50867">
                <w:rPr>
                  <w:b/>
                  <w:color w:val="030103"/>
                  <w:spacing w:val="11"/>
                  <w:w w:val="105"/>
                  <w:sz w:val="16"/>
                </w:rPr>
                <w:delText xml:space="preserve"> </w:delText>
              </w:r>
              <w:r w:rsidDel="00D50867">
                <w:rPr>
                  <w:b/>
                  <w:color w:val="030103"/>
                  <w:w w:val="105"/>
                  <w:sz w:val="16"/>
                </w:rPr>
                <w:delText>Contact</w:delText>
              </w:r>
              <w:r w:rsidDel="00D50867">
                <w:rPr>
                  <w:b/>
                  <w:color w:val="030103"/>
                  <w:spacing w:val="14"/>
                  <w:w w:val="105"/>
                  <w:sz w:val="16"/>
                </w:rPr>
                <w:delText xml:space="preserve"> </w:delText>
              </w:r>
              <w:r w:rsidDel="00D50867">
                <w:rPr>
                  <w:b/>
                  <w:color w:val="030103"/>
                  <w:spacing w:val="-2"/>
                  <w:w w:val="105"/>
                  <w:sz w:val="16"/>
                </w:rPr>
                <w:delText>Details</w:delText>
              </w:r>
            </w:del>
          </w:p>
        </w:tc>
      </w:tr>
      <w:tr w:rsidR="00D46A21" w:rsidDel="00D50867" w14:paraId="4BF2DC0D" w14:textId="58959944">
        <w:trPr>
          <w:trHeight w:val="200"/>
          <w:del w:id="291" w:author="Morgan Wills" w:date="2026-10-01T09:51:00Z"/>
        </w:trPr>
        <w:tc>
          <w:tcPr>
            <w:tcW w:w="1674" w:type="dxa"/>
          </w:tcPr>
          <w:p w14:paraId="1D4548A1" w14:textId="4CDFC8BC" w:rsidR="00D46A21" w:rsidDel="00D50867" w:rsidRDefault="000B705F">
            <w:pPr>
              <w:spacing w:before="65"/>
              <w:ind w:left="696"/>
              <w:jc w:val="center"/>
              <w:rPr>
                <w:del w:id="292" w:author="Morgan Wills" w:date="2026-10-01T09:51:00Z"/>
                <w:b/>
                <w:sz w:val="16"/>
              </w:rPr>
              <w:pPrChange w:id="293" w:author="Morgan Wills" w:date="2026-10-01T09:51:00Z">
                <w:pPr>
                  <w:pStyle w:val="TableParagraph"/>
                  <w:spacing w:before="8" w:line="173" w:lineRule="exact"/>
                  <w:ind w:left="52"/>
                </w:pPr>
              </w:pPrChange>
            </w:pPr>
            <w:del w:id="294" w:author="Morgan Wills" w:date="2026-10-01T09:51:00Z">
              <w:r w:rsidDel="00D50867">
                <w:rPr>
                  <w:b/>
                  <w:color w:val="030103"/>
                  <w:spacing w:val="-2"/>
                  <w:sz w:val="16"/>
                </w:rPr>
                <w:delText>Name:</w:delText>
              </w:r>
            </w:del>
          </w:p>
        </w:tc>
        <w:tc>
          <w:tcPr>
            <w:tcW w:w="4940" w:type="dxa"/>
          </w:tcPr>
          <w:p w14:paraId="06001358" w14:textId="4024A332" w:rsidR="00D46A21" w:rsidDel="00D50867" w:rsidRDefault="00D46A21">
            <w:pPr>
              <w:spacing w:before="65"/>
              <w:ind w:left="696"/>
              <w:jc w:val="center"/>
              <w:rPr>
                <w:del w:id="295" w:author="Morgan Wills" w:date="2026-10-01T09:51:00Z"/>
                <w:sz w:val="12"/>
              </w:rPr>
              <w:pPrChange w:id="296" w:author="Morgan Wills" w:date="2026-10-01T09:51:00Z">
                <w:pPr>
                  <w:pStyle w:val="TableParagraph"/>
                </w:pPr>
              </w:pPrChange>
            </w:pPr>
          </w:p>
        </w:tc>
      </w:tr>
      <w:tr w:rsidR="00D46A21" w:rsidDel="00D50867" w14:paraId="3B17DF7A" w14:textId="23B076CF">
        <w:trPr>
          <w:trHeight w:val="200"/>
          <w:del w:id="297" w:author="Morgan Wills" w:date="2026-10-01T09:51:00Z"/>
        </w:trPr>
        <w:tc>
          <w:tcPr>
            <w:tcW w:w="1674" w:type="dxa"/>
          </w:tcPr>
          <w:p w14:paraId="3EF0CAB2" w14:textId="08433CAF" w:rsidR="00D46A21" w:rsidDel="00D50867" w:rsidRDefault="000B705F">
            <w:pPr>
              <w:spacing w:before="65"/>
              <w:ind w:left="696"/>
              <w:jc w:val="center"/>
              <w:rPr>
                <w:del w:id="298" w:author="Morgan Wills" w:date="2026-10-01T09:51:00Z"/>
                <w:b/>
                <w:sz w:val="16"/>
              </w:rPr>
              <w:pPrChange w:id="299" w:author="Morgan Wills" w:date="2026-10-01T09:51:00Z">
                <w:pPr>
                  <w:pStyle w:val="TableParagraph"/>
                  <w:spacing w:before="3" w:line="178" w:lineRule="exact"/>
                  <w:ind w:left="49"/>
                </w:pPr>
              </w:pPrChange>
            </w:pPr>
            <w:del w:id="300" w:author="Morgan Wills" w:date="2026-10-01T09:51:00Z">
              <w:r w:rsidDel="00D50867">
                <w:rPr>
                  <w:b/>
                  <w:color w:val="030103"/>
                  <w:spacing w:val="-2"/>
                  <w:sz w:val="16"/>
                </w:rPr>
                <w:delText>Address:</w:delText>
              </w:r>
            </w:del>
          </w:p>
        </w:tc>
        <w:tc>
          <w:tcPr>
            <w:tcW w:w="4940" w:type="dxa"/>
          </w:tcPr>
          <w:p w14:paraId="369CDEB0" w14:textId="167BBA8D" w:rsidR="00D46A21" w:rsidDel="00D50867" w:rsidRDefault="00D46A21">
            <w:pPr>
              <w:spacing w:before="65"/>
              <w:ind w:left="696"/>
              <w:jc w:val="center"/>
              <w:rPr>
                <w:del w:id="301" w:author="Morgan Wills" w:date="2026-10-01T09:51:00Z"/>
                <w:sz w:val="12"/>
              </w:rPr>
              <w:pPrChange w:id="302" w:author="Morgan Wills" w:date="2026-10-01T09:51:00Z">
                <w:pPr>
                  <w:pStyle w:val="TableParagraph"/>
                </w:pPr>
              </w:pPrChange>
            </w:pPr>
          </w:p>
        </w:tc>
      </w:tr>
      <w:tr w:rsidR="00D46A21" w:rsidDel="00D50867" w14:paraId="5C4BD1AD" w14:textId="459F0C2B">
        <w:trPr>
          <w:trHeight w:val="181"/>
          <w:del w:id="303" w:author="Morgan Wills" w:date="2026-10-01T09:51:00Z"/>
        </w:trPr>
        <w:tc>
          <w:tcPr>
            <w:tcW w:w="1674" w:type="dxa"/>
          </w:tcPr>
          <w:p w14:paraId="1DE5277C" w14:textId="52D744E9" w:rsidR="00D46A21" w:rsidDel="00D50867" w:rsidRDefault="000B705F">
            <w:pPr>
              <w:spacing w:before="65"/>
              <w:ind w:left="696"/>
              <w:jc w:val="center"/>
              <w:rPr>
                <w:del w:id="304" w:author="Morgan Wills" w:date="2026-10-01T09:51:00Z"/>
                <w:b/>
                <w:sz w:val="16"/>
              </w:rPr>
              <w:pPrChange w:id="305" w:author="Morgan Wills" w:date="2026-10-01T09:51:00Z">
                <w:pPr>
                  <w:pStyle w:val="TableParagraph"/>
                  <w:spacing w:line="162" w:lineRule="exact"/>
                  <w:ind w:left="52"/>
                </w:pPr>
              </w:pPrChange>
            </w:pPr>
            <w:del w:id="306" w:author="Morgan Wills" w:date="2026-10-01T09:51:00Z">
              <w:r w:rsidDel="00D50867">
                <w:rPr>
                  <w:b/>
                  <w:color w:val="030103"/>
                  <w:spacing w:val="-2"/>
                  <w:sz w:val="16"/>
                </w:rPr>
                <w:delText>Email:</w:delText>
              </w:r>
            </w:del>
          </w:p>
        </w:tc>
        <w:tc>
          <w:tcPr>
            <w:tcW w:w="4940" w:type="dxa"/>
          </w:tcPr>
          <w:p w14:paraId="7B28838E" w14:textId="277B70B1" w:rsidR="00D46A21" w:rsidDel="00D50867" w:rsidRDefault="00D46A21">
            <w:pPr>
              <w:spacing w:before="65"/>
              <w:ind w:left="696"/>
              <w:jc w:val="center"/>
              <w:rPr>
                <w:del w:id="307" w:author="Morgan Wills" w:date="2026-10-01T09:51:00Z"/>
                <w:sz w:val="12"/>
              </w:rPr>
              <w:pPrChange w:id="308" w:author="Morgan Wills" w:date="2026-10-01T09:51:00Z">
                <w:pPr>
                  <w:pStyle w:val="TableParagraph"/>
                </w:pPr>
              </w:pPrChange>
            </w:pPr>
          </w:p>
        </w:tc>
      </w:tr>
      <w:tr w:rsidR="00D46A21" w:rsidDel="00D50867" w14:paraId="41099210" w14:textId="0DE26D00">
        <w:trPr>
          <w:trHeight w:val="200"/>
          <w:del w:id="309" w:author="Morgan Wills" w:date="2026-10-01T09:51:00Z"/>
        </w:trPr>
        <w:tc>
          <w:tcPr>
            <w:tcW w:w="1674" w:type="dxa"/>
          </w:tcPr>
          <w:p w14:paraId="63B7B3AF" w14:textId="58EAE0EF" w:rsidR="00D46A21" w:rsidDel="00D50867" w:rsidRDefault="000B705F">
            <w:pPr>
              <w:spacing w:before="65"/>
              <w:ind w:left="696"/>
              <w:jc w:val="center"/>
              <w:rPr>
                <w:del w:id="310" w:author="Morgan Wills" w:date="2026-10-01T09:51:00Z"/>
                <w:b/>
                <w:sz w:val="16"/>
              </w:rPr>
              <w:pPrChange w:id="311" w:author="Morgan Wills" w:date="2026-10-01T09:51:00Z">
                <w:pPr>
                  <w:pStyle w:val="TableParagraph"/>
                  <w:spacing w:before="8" w:line="173" w:lineRule="exact"/>
                  <w:ind w:left="52"/>
                </w:pPr>
              </w:pPrChange>
            </w:pPr>
            <w:del w:id="312" w:author="Morgan Wills" w:date="2026-10-01T09:51:00Z">
              <w:r w:rsidDel="00D50867">
                <w:rPr>
                  <w:b/>
                  <w:color w:val="030103"/>
                  <w:spacing w:val="-2"/>
                  <w:w w:val="105"/>
                  <w:sz w:val="16"/>
                </w:rPr>
                <w:delText>Phone:</w:delText>
              </w:r>
            </w:del>
          </w:p>
        </w:tc>
        <w:tc>
          <w:tcPr>
            <w:tcW w:w="4940" w:type="dxa"/>
          </w:tcPr>
          <w:p w14:paraId="1975389D" w14:textId="45C4118F" w:rsidR="00D46A21" w:rsidDel="00D50867" w:rsidRDefault="00D46A21">
            <w:pPr>
              <w:spacing w:before="65"/>
              <w:ind w:left="696"/>
              <w:jc w:val="center"/>
              <w:rPr>
                <w:del w:id="313" w:author="Morgan Wills" w:date="2026-10-01T09:51:00Z"/>
                <w:sz w:val="12"/>
              </w:rPr>
              <w:pPrChange w:id="314" w:author="Morgan Wills" w:date="2026-10-01T09:51:00Z">
                <w:pPr>
                  <w:pStyle w:val="TableParagraph"/>
                </w:pPr>
              </w:pPrChange>
            </w:pPr>
          </w:p>
        </w:tc>
      </w:tr>
      <w:tr w:rsidR="00D46A21" w:rsidDel="00D50867" w14:paraId="68028EF1" w14:textId="47873DBE">
        <w:trPr>
          <w:trHeight w:val="196"/>
          <w:del w:id="315" w:author="Morgan Wills" w:date="2026-10-01T09:51:00Z"/>
        </w:trPr>
        <w:tc>
          <w:tcPr>
            <w:tcW w:w="1674" w:type="dxa"/>
          </w:tcPr>
          <w:p w14:paraId="27353E0A" w14:textId="34F65CD9" w:rsidR="00D46A21" w:rsidDel="00D50867" w:rsidRDefault="000B705F">
            <w:pPr>
              <w:spacing w:before="65"/>
              <w:ind w:left="696"/>
              <w:jc w:val="center"/>
              <w:rPr>
                <w:del w:id="316" w:author="Morgan Wills" w:date="2026-10-01T09:51:00Z"/>
                <w:b/>
                <w:sz w:val="16"/>
              </w:rPr>
              <w:pPrChange w:id="317" w:author="Morgan Wills" w:date="2026-10-01T09:51:00Z">
                <w:pPr>
                  <w:pStyle w:val="TableParagraph"/>
                  <w:spacing w:before="3" w:line="173" w:lineRule="exact"/>
                  <w:ind w:left="49"/>
                </w:pPr>
              </w:pPrChange>
            </w:pPr>
            <w:del w:id="318" w:author="Morgan Wills" w:date="2026-10-01T09:51:00Z">
              <w:r w:rsidDel="00D50867">
                <w:rPr>
                  <w:b/>
                  <w:color w:val="030103"/>
                  <w:spacing w:val="-2"/>
                  <w:w w:val="115"/>
                  <w:sz w:val="16"/>
                </w:rPr>
                <w:delText>SOW#:</w:delText>
              </w:r>
            </w:del>
          </w:p>
        </w:tc>
        <w:tc>
          <w:tcPr>
            <w:tcW w:w="4940" w:type="dxa"/>
            <w:tcBorders>
              <w:bottom w:val="nil"/>
              <w:right w:val="nil"/>
            </w:tcBorders>
          </w:tcPr>
          <w:p w14:paraId="4099D163" w14:textId="501B6F3C" w:rsidR="00D46A21" w:rsidDel="00D50867" w:rsidRDefault="000B705F">
            <w:pPr>
              <w:spacing w:before="65"/>
              <w:ind w:left="696"/>
              <w:jc w:val="center"/>
              <w:rPr>
                <w:del w:id="319" w:author="Morgan Wills" w:date="2026-10-01T09:51:00Z"/>
                <w:sz w:val="24"/>
              </w:rPr>
              <w:pPrChange w:id="320" w:author="Morgan Wills" w:date="2026-10-01T09:51:00Z">
                <w:pPr>
                  <w:pStyle w:val="TableParagraph"/>
                  <w:spacing w:line="176" w:lineRule="exact"/>
                  <w:ind w:left="960"/>
                </w:pPr>
              </w:pPrChange>
            </w:pPr>
            <w:del w:id="321" w:author="Morgan Wills" w:date="2026-10-01T09:51:00Z">
              <w:r w:rsidDel="00D50867">
                <w:rPr>
                  <w:color w:val="030103"/>
                  <w:spacing w:val="-10"/>
                  <w:w w:val="115"/>
                  <w:sz w:val="24"/>
                </w:rPr>
                <w:delText>I</w:delText>
              </w:r>
            </w:del>
          </w:p>
        </w:tc>
      </w:tr>
    </w:tbl>
    <w:p w14:paraId="4532946F" w14:textId="2A587FE9" w:rsidR="00D46A21" w:rsidDel="00D50867" w:rsidRDefault="00D46A21">
      <w:pPr>
        <w:spacing w:before="65"/>
        <w:ind w:left="696"/>
        <w:jc w:val="center"/>
        <w:rPr>
          <w:del w:id="322" w:author="Morgan Wills" w:date="2026-10-01T09:51:00Z"/>
          <w:rFonts w:ascii="Arial"/>
          <w:b/>
          <w:sz w:val="17"/>
        </w:rPr>
        <w:pPrChange w:id="323" w:author="Morgan Wills" w:date="2026-10-01T09:51:00Z">
          <w:pPr>
            <w:pStyle w:val="BodyText"/>
          </w:pPr>
        </w:pPrChange>
      </w:pPr>
    </w:p>
    <w:p w14:paraId="40753AD8" w14:textId="202FD7FA" w:rsidR="00D46A21" w:rsidDel="00D50867" w:rsidRDefault="00D46A21">
      <w:pPr>
        <w:spacing w:before="65"/>
        <w:ind w:left="696"/>
        <w:jc w:val="center"/>
        <w:rPr>
          <w:del w:id="324" w:author="Morgan Wills" w:date="2026-10-01T09:51:00Z"/>
          <w:rFonts w:ascii="Arial"/>
          <w:b/>
          <w:sz w:val="17"/>
        </w:rPr>
        <w:pPrChange w:id="325" w:author="Morgan Wills" w:date="2026-10-01T09:51:00Z">
          <w:pPr>
            <w:pStyle w:val="BodyText"/>
          </w:pPr>
        </w:pPrChange>
      </w:pPr>
    </w:p>
    <w:p w14:paraId="6C5F461C" w14:textId="667D4C7D" w:rsidR="00D46A21" w:rsidDel="00D50867" w:rsidRDefault="00D46A21">
      <w:pPr>
        <w:spacing w:before="65"/>
        <w:ind w:left="696"/>
        <w:jc w:val="center"/>
        <w:rPr>
          <w:del w:id="326" w:author="Morgan Wills" w:date="2026-10-01T09:51:00Z"/>
          <w:rFonts w:ascii="Arial"/>
          <w:b/>
          <w:sz w:val="17"/>
        </w:rPr>
        <w:pPrChange w:id="327" w:author="Morgan Wills" w:date="2026-10-01T09:51:00Z">
          <w:pPr>
            <w:pStyle w:val="BodyText"/>
          </w:pPr>
        </w:pPrChange>
      </w:pPr>
    </w:p>
    <w:p w14:paraId="1E11919E" w14:textId="6FEC39DD" w:rsidR="00D46A21" w:rsidDel="00D50867" w:rsidRDefault="00D46A21">
      <w:pPr>
        <w:spacing w:before="65"/>
        <w:ind w:left="696"/>
        <w:jc w:val="center"/>
        <w:rPr>
          <w:del w:id="328" w:author="Morgan Wills" w:date="2026-10-01T09:51:00Z"/>
          <w:rFonts w:ascii="Arial"/>
          <w:b/>
          <w:sz w:val="17"/>
        </w:rPr>
        <w:pPrChange w:id="329" w:author="Morgan Wills" w:date="2026-10-01T09:51:00Z">
          <w:pPr>
            <w:pStyle w:val="BodyText"/>
          </w:pPr>
        </w:pPrChange>
      </w:pPr>
    </w:p>
    <w:p w14:paraId="230C0E2D" w14:textId="5474C70C" w:rsidR="00D46A21" w:rsidDel="00D50867" w:rsidRDefault="00D46A21">
      <w:pPr>
        <w:spacing w:before="65"/>
        <w:ind w:left="696"/>
        <w:jc w:val="center"/>
        <w:rPr>
          <w:del w:id="330" w:author="Morgan Wills" w:date="2026-10-01T09:51:00Z"/>
          <w:rFonts w:ascii="Arial"/>
          <w:b/>
          <w:sz w:val="17"/>
        </w:rPr>
        <w:pPrChange w:id="331" w:author="Morgan Wills" w:date="2026-10-01T09:51:00Z">
          <w:pPr>
            <w:pStyle w:val="BodyText"/>
            <w:spacing w:before="36"/>
          </w:pPr>
        </w:pPrChange>
      </w:pPr>
    </w:p>
    <w:p w14:paraId="20889B88" w14:textId="6D445E2A" w:rsidR="00D46A21" w:rsidDel="00D50867" w:rsidRDefault="000B705F">
      <w:pPr>
        <w:spacing w:before="65"/>
        <w:ind w:left="696"/>
        <w:jc w:val="center"/>
        <w:rPr>
          <w:del w:id="332" w:author="Morgan Wills" w:date="2026-10-01T09:51:00Z"/>
          <w:rFonts w:ascii="Arial"/>
          <w:sz w:val="17"/>
        </w:rPr>
        <w:pPrChange w:id="333" w:author="Morgan Wills" w:date="2026-10-01T09:51:00Z">
          <w:pPr>
            <w:spacing w:line="549" w:lineRule="auto"/>
            <w:ind w:left="4963" w:right="3656"/>
          </w:pPr>
        </w:pPrChange>
      </w:pPr>
      <w:del w:id="334" w:author="Morgan Wills" w:date="2026-10-01T09:51:00Z">
        <w:r w:rsidDel="00D50867">
          <w:rPr>
            <w:rFonts w:ascii="Arial"/>
            <w:noProof/>
            <w:sz w:val="17"/>
          </w:rPr>
          <mc:AlternateContent>
            <mc:Choice Requires="wpg">
              <w:drawing>
                <wp:anchor distT="0" distB="0" distL="0" distR="0" simplePos="0" relativeHeight="251675648" behindDoc="1" locked="0" layoutInCell="1" allowOverlap="1" wp14:anchorId="480396B2" wp14:editId="4CB8FE0F">
                  <wp:simplePos x="0" y="0"/>
                  <wp:positionH relativeFrom="page">
                    <wp:posOffset>645916</wp:posOffset>
                  </wp:positionH>
                  <wp:positionV relativeFrom="paragraph">
                    <wp:posOffset>845278</wp:posOffset>
                  </wp:positionV>
                  <wp:extent cx="4264660" cy="234823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64660" cy="2348230"/>
                            <a:chOff x="0" y="0"/>
                            <a:chExt cx="4264660" cy="2348230"/>
                          </a:xfrm>
                        </wpg:grpSpPr>
                        <wps:wsp>
                          <wps:cNvPr id="15" name="Graphic 15"/>
                          <wps:cNvSpPr/>
                          <wps:spPr>
                            <a:xfrm>
                              <a:off x="1526" y="1526"/>
                              <a:ext cx="4239260" cy="2345690"/>
                            </a:xfrm>
                            <a:custGeom>
                              <a:avLst/>
                              <a:gdLst/>
                              <a:ahLst/>
                              <a:cxnLst/>
                              <a:rect l="l" t="t" r="r" b="b"/>
                              <a:pathLst>
                                <a:path w="4239260" h="2345690">
                                  <a:moveTo>
                                    <a:pt x="0" y="6107"/>
                                  </a:moveTo>
                                  <a:lnTo>
                                    <a:pt x="4238920" y="6107"/>
                                  </a:lnTo>
                                </a:path>
                                <a:path w="4239260" h="2345690">
                                  <a:moveTo>
                                    <a:pt x="0" y="360317"/>
                                  </a:moveTo>
                                  <a:lnTo>
                                    <a:pt x="4238920" y="360317"/>
                                  </a:lnTo>
                                </a:path>
                                <a:path w="4239260" h="2345690">
                                  <a:moveTo>
                                    <a:pt x="6107" y="2345119"/>
                                  </a:moveTo>
                                  <a:lnTo>
                                    <a:pt x="6107" y="0"/>
                                  </a:lnTo>
                                </a:path>
                                <a:path w="4239260" h="2345690">
                                  <a:moveTo>
                                    <a:pt x="4205326" y="2345119"/>
                                  </a:moveTo>
                                  <a:lnTo>
                                    <a:pt x="4205326" y="0"/>
                                  </a:lnTo>
                                </a:path>
                                <a:path w="4239260" h="2345690">
                                  <a:moveTo>
                                    <a:pt x="0" y="500780"/>
                                  </a:moveTo>
                                  <a:lnTo>
                                    <a:pt x="4238920" y="500780"/>
                                  </a:lnTo>
                                </a:path>
                                <a:path w="4239260" h="2345690">
                                  <a:moveTo>
                                    <a:pt x="3579261" y="2345119"/>
                                  </a:moveTo>
                                  <a:lnTo>
                                    <a:pt x="3579261" y="354210"/>
                                  </a:lnTo>
                                </a:path>
                                <a:path w="4239260" h="2345690">
                                  <a:moveTo>
                                    <a:pt x="0" y="641243"/>
                                  </a:moveTo>
                                  <a:lnTo>
                                    <a:pt x="4238920" y="641243"/>
                                  </a:lnTo>
                                </a:path>
                                <a:path w="4239260" h="2345690">
                                  <a:moveTo>
                                    <a:pt x="0" y="787813"/>
                                  </a:moveTo>
                                  <a:lnTo>
                                    <a:pt x="4238920" y="787813"/>
                                  </a:lnTo>
                                </a:path>
                                <a:path w="4239260" h="2345690">
                                  <a:moveTo>
                                    <a:pt x="0" y="928276"/>
                                  </a:moveTo>
                                  <a:lnTo>
                                    <a:pt x="4238920" y="928276"/>
                                  </a:lnTo>
                                </a:path>
                                <a:path w="4239260" h="2345690">
                                  <a:moveTo>
                                    <a:pt x="0" y="1068739"/>
                                  </a:moveTo>
                                  <a:lnTo>
                                    <a:pt x="4238920" y="1068739"/>
                                  </a:lnTo>
                                </a:path>
                                <a:path w="4239260" h="2345690">
                                  <a:moveTo>
                                    <a:pt x="0" y="1215309"/>
                                  </a:moveTo>
                                  <a:lnTo>
                                    <a:pt x="4238920" y="1215309"/>
                                  </a:lnTo>
                                </a:path>
                                <a:path w="4239260" h="2345690">
                                  <a:moveTo>
                                    <a:pt x="0" y="1355772"/>
                                  </a:moveTo>
                                  <a:lnTo>
                                    <a:pt x="4238920" y="1355772"/>
                                  </a:lnTo>
                                </a:path>
                                <a:path w="4239260" h="2345690">
                                  <a:moveTo>
                                    <a:pt x="0" y="1496235"/>
                                  </a:moveTo>
                                  <a:lnTo>
                                    <a:pt x="4238920" y="1496235"/>
                                  </a:lnTo>
                                </a:path>
                                <a:path w="4239260" h="2345690">
                                  <a:moveTo>
                                    <a:pt x="0" y="1642805"/>
                                  </a:moveTo>
                                  <a:lnTo>
                                    <a:pt x="4238920" y="1642805"/>
                                  </a:lnTo>
                                </a:path>
                                <a:path w="4239260" h="2345690">
                                  <a:moveTo>
                                    <a:pt x="0" y="1777160"/>
                                  </a:moveTo>
                                  <a:lnTo>
                                    <a:pt x="4238920" y="1777160"/>
                                  </a:lnTo>
                                </a:path>
                                <a:path w="4239260" h="2345690">
                                  <a:moveTo>
                                    <a:pt x="0" y="1923730"/>
                                  </a:moveTo>
                                  <a:lnTo>
                                    <a:pt x="4238920" y="1923730"/>
                                  </a:lnTo>
                                </a:path>
                                <a:path w="4239260" h="2345690">
                                  <a:moveTo>
                                    <a:pt x="0" y="2070300"/>
                                  </a:moveTo>
                                  <a:lnTo>
                                    <a:pt x="4238920" y="2070300"/>
                                  </a:lnTo>
                                </a:path>
                                <a:path w="4239260" h="2345690">
                                  <a:moveTo>
                                    <a:pt x="0" y="2210763"/>
                                  </a:moveTo>
                                  <a:lnTo>
                                    <a:pt x="4238920" y="2210763"/>
                                  </a:lnTo>
                                </a:path>
                              </a:pathLst>
                            </a:custGeom>
                            <a:ln w="15268">
                              <a:solidFill>
                                <a:srgbClr val="000000"/>
                              </a:solidFill>
                              <a:prstDash val="solid"/>
                            </a:ln>
                          </wps:spPr>
                          <wps:bodyPr wrap="square" lIns="0" tIns="0" rIns="0" bIns="0" rtlCol="0">
                            <a:prstTxWarp prst="textNoShape">
                              <a:avLst/>
                            </a:prstTxWarp>
                            <a:noAutofit/>
                          </wps:bodyPr>
                        </wps:wsp>
                        <wps:wsp>
                          <wps:cNvPr id="16" name="Graphic 16"/>
                          <wps:cNvSpPr/>
                          <wps:spPr>
                            <a:xfrm>
                              <a:off x="1526" y="2343592"/>
                              <a:ext cx="4214495" cy="1270"/>
                            </a:xfrm>
                            <a:custGeom>
                              <a:avLst/>
                              <a:gdLst/>
                              <a:ahLst/>
                              <a:cxnLst/>
                              <a:rect l="l" t="t" r="r" b="b"/>
                              <a:pathLst>
                                <a:path w="4214495">
                                  <a:moveTo>
                                    <a:pt x="0" y="0"/>
                                  </a:moveTo>
                                  <a:lnTo>
                                    <a:pt x="4214488" y="0"/>
                                  </a:lnTo>
                                </a:path>
                              </a:pathLst>
                            </a:custGeom>
                            <a:ln w="3053">
                              <a:solidFill>
                                <a:srgbClr val="000000"/>
                              </a:solidFill>
                              <a:prstDash val="solid"/>
                            </a:ln>
                          </wps:spPr>
                          <wps:bodyPr wrap="square" lIns="0" tIns="0" rIns="0" bIns="0" rtlCol="0">
                            <a:prstTxWarp prst="textNoShape">
                              <a:avLst/>
                            </a:prstTxWarp>
                            <a:noAutofit/>
                          </wps:bodyPr>
                        </wps:wsp>
                        <wps:wsp>
                          <wps:cNvPr id="17" name="Graphic 17"/>
                          <wps:cNvSpPr/>
                          <wps:spPr>
                            <a:xfrm>
                              <a:off x="4200745" y="2343592"/>
                              <a:ext cx="40005" cy="1270"/>
                            </a:xfrm>
                            <a:custGeom>
                              <a:avLst/>
                              <a:gdLst/>
                              <a:ahLst/>
                              <a:cxnLst/>
                              <a:rect l="l" t="t" r="r" b="b"/>
                              <a:pathLst>
                                <a:path w="40005">
                                  <a:moveTo>
                                    <a:pt x="0" y="0"/>
                                  </a:moveTo>
                                  <a:lnTo>
                                    <a:pt x="39701" y="0"/>
                                  </a:lnTo>
                                </a:path>
                              </a:pathLst>
                            </a:custGeom>
                            <a:ln w="9160">
                              <a:solidFill>
                                <a:srgbClr val="000000"/>
                              </a:solidFill>
                              <a:prstDash val="solid"/>
                            </a:ln>
                          </wps:spPr>
                          <wps:bodyPr wrap="square" lIns="0" tIns="0" rIns="0" bIns="0" rtlCol="0">
                            <a:prstTxWarp prst="textNoShape">
                              <a:avLst/>
                            </a:prstTxWarp>
                            <a:noAutofit/>
                          </wps:bodyPr>
                        </wps:wsp>
                        <wps:wsp>
                          <wps:cNvPr id="18" name="Textbox 18"/>
                          <wps:cNvSpPr txBox="1"/>
                          <wps:spPr>
                            <a:xfrm>
                              <a:off x="112284" y="132293"/>
                              <a:ext cx="2960370" cy="358140"/>
                            </a:xfrm>
                            <a:prstGeom prst="rect">
                              <a:avLst/>
                            </a:prstGeom>
                          </wps:spPr>
                          <wps:txbx>
                            <w:txbxContent>
                              <w:p w14:paraId="27CE08F1" w14:textId="77777777" w:rsidR="00D46A21" w:rsidRDefault="000B705F">
                                <w:pPr>
                                  <w:spacing w:line="179" w:lineRule="exact"/>
                                  <w:ind w:left="1625"/>
                                  <w:rPr>
                                    <w:rFonts w:ascii="Arial"/>
                                    <w:b/>
                                    <w:sz w:val="16"/>
                                  </w:rPr>
                                </w:pPr>
                                <w:r>
                                  <w:rPr>
                                    <w:rFonts w:ascii="Arial"/>
                                    <w:b/>
                                    <w:color w:val="030103"/>
                                    <w:w w:val="105"/>
                                    <w:sz w:val="16"/>
                                  </w:rPr>
                                  <w:t>Travel</w:t>
                                </w:r>
                                <w:r>
                                  <w:rPr>
                                    <w:rFonts w:ascii="Arial"/>
                                    <w:b/>
                                    <w:color w:val="030103"/>
                                    <w:spacing w:val="3"/>
                                    <w:w w:val="105"/>
                                    <w:sz w:val="16"/>
                                  </w:rPr>
                                  <w:t xml:space="preserve"> </w:t>
                                </w:r>
                                <w:r>
                                  <w:rPr>
                                    <w:rFonts w:ascii="Arial"/>
                                    <w:b/>
                                    <w:color w:val="030103"/>
                                    <w:w w:val="105"/>
                                    <w:sz w:val="16"/>
                                  </w:rPr>
                                  <w:t>Expenses</w:t>
                                </w:r>
                                <w:r>
                                  <w:rPr>
                                    <w:rFonts w:ascii="Arial"/>
                                    <w:b/>
                                    <w:color w:val="030103"/>
                                    <w:spacing w:val="7"/>
                                    <w:w w:val="105"/>
                                    <w:sz w:val="16"/>
                                  </w:rPr>
                                  <w:t xml:space="preserve"> </w:t>
                                </w:r>
                                <w:r>
                                  <w:rPr>
                                    <w:rFonts w:ascii="Arial"/>
                                    <w:b/>
                                    <w:color w:val="030103"/>
                                    <w:w w:val="105"/>
                                    <w:sz w:val="16"/>
                                  </w:rPr>
                                  <w:t>for</w:t>
                                </w:r>
                                <w:r>
                                  <w:rPr>
                                    <w:rFonts w:ascii="Arial"/>
                                    <w:b/>
                                    <w:color w:val="030103"/>
                                    <w:spacing w:val="-3"/>
                                    <w:w w:val="105"/>
                                    <w:sz w:val="16"/>
                                  </w:rPr>
                                  <w:t xml:space="preserve"> </w:t>
                                </w:r>
                                <w:r>
                                  <w:rPr>
                                    <w:rFonts w:ascii="Arial"/>
                                    <w:b/>
                                    <w:color w:val="030103"/>
                                    <w:w w:val="105"/>
                                    <w:sz w:val="16"/>
                                  </w:rPr>
                                  <w:t>On</w:t>
                                </w:r>
                                <w:r>
                                  <w:rPr>
                                    <w:rFonts w:ascii="Arial"/>
                                    <w:b/>
                                    <w:color w:val="030103"/>
                                    <w:spacing w:val="-7"/>
                                    <w:w w:val="105"/>
                                    <w:sz w:val="16"/>
                                  </w:rPr>
                                  <w:t xml:space="preserve"> </w:t>
                                </w:r>
                                <w:r>
                                  <w:rPr>
                                    <w:rFonts w:ascii="Arial"/>
                                    <w:b/>
                                    <w:color w:val="030103"/>
                                    <w:w w:val="105"/>
                                    <w:sz w:val="16"/>
                                  </w:rPr>
                                  <w:t>Site</w:t>
                                </w:r>
                                <w:r>
                                  <w:rPr>
                                    <w:rFonts w:ascii="Arial"/>
                                    <w:b/>
                                    <w:color w:val="030103"/>
                                    <w:spacing w:val="-1"/>
                                    <w:w w:val="105"/>
                                    <w:sz w:val="16"/>
                                  </w:rPr>
                                  <w:t xml:space="preserve"> </w:t>
                                </w:r>
                                <w:r>
                                  <w:rPr>
                                    <w:rFonts w:ascii="Arial"/>
                                    <w:b/>
                                    <w:color w:val="030103"/>
                                    <w:spacing w:val="-2"/>
                                    <w:w w:val="105"/>
                                    <w:sz w:val="16"/>
                                  </w:rPr>
                                  <w:t>Meetings</w:t>
                                </w:r>
                              </w:p>
                              <w:p w14:paraId="2639DCFE" w14:textId="77777777" w:rsidR="00D46A21" w:rsidRDefault="00D46A21">
                                <w:pPr>
                                  <w:spacing w:before="16"/>
                                  <w:rPr>
                                    <w:rFonts w:ascii="Arial"/>
                                    <w:b/>
                                    <w:sz w:val="16"/>
                                  </w:rPr>
                                </w:pPr>
                              </w:p>
                              <w:p w14:paraId="14DFD524" w14:textId="77777777" w:rsidR="00D46A21" w:rsidRDefault="000B705F">
                                <w:pPr>
                                  <w:rPr>
                                    <w:rFonts w:ascii="Arial"/>
                                    <w:b/>
                                    <w:sz w:val="16"/>
                                  </w:rPr>
                                </w:pPr>
                                <w:r>
                                  <w:rPr>
                                    <w:rFonts w:ascii="Arial"/>
                                    <w:b/>
                                    <w:color w:val="030103"/>
                                    <w:w w:val="105"/>
                                    <w:sz w:val="16"/>
                                  </w:rPr>
                                  <w:t>Travel</w:t>
                                </w:r>
                                <w:r>
                                  <w:rPr>
                                    <w:rFonts w:ascii="Arial"/>
                                    <w:b/>
                                    <w:color w:val="030103"/>
                                    <w:spacing w:val="7"/>
                                    <w:w w:val="105"/>
                                    <w:sz w:val="16"/>
                                  </w:rPr>
                                  <w:t xml:space="preserve"> </w:t>
                                </w:r>
                                <w:r>
                                  <w:rPr>
                                    <w:rFonts w:ascii="Arial"/>
                                    <w:b/>
                                    <w:color w:val="030103"/>
                                    <w:w w:val="105"/>
                                    <w:sz w:val="16"/>
                                  </w:rPr>
                                  <w:t>Expense</w:t>
                                </w:r>
                                <w:r>
                                  <w:rPr>
                                    <w:rFonts w:ascii="Arial"/>
                                    <w:b/>
                                    <w:color w:val="030103"/>
                                    <w:spacing w:val="1"/>
                                    <w:w w:val="105"/>
                                    <w:sz w:val="16"/>
                                  </w:rPr>
                                  <w:t xml:space="preserve"> </w:t>
                                </w:r>
                                <w:r>
                                  <w:rPr>
                                    <w:rFonts w:ascii="Arial"/>
                                    <w:b/>
                                    <w:color w:val="030103"/>
                                    <w:w w:val="105"/>
                                    <w:sz w:val="16"/>
                                  </w:rPr>
                                  <w:t>(list</w:t>
                                </w:r>
                                <w:r>
                                  <w:rPr>
                                    <w:rFonts w:ascii="Arial"/>
                                    <w:b/>
                                    <w:color w:val="030103"/>
                                    <w:spacing w:val="-5"/>
                                    <w:w w:val="105"/>
                                    <w:sz w:val="16"/>
                                  </w:rPr>
                                  <w:t xml:space="preserve"> </w:t>
                                </w:r>
                                <w:r>
                                  <w:rPr>
                                    <w:rFonts w:ascii="Arial"/>
                                    <w:b/>
                                    <w:color w:val="030103"/>
                                    <w:w w:val="105"/>
                                    <w:sz w:val="16"/>
                                  </w:rPr>
                                  <w:t>each</w:t>
                                </w:r>
                                <w:r>
                                  <w:rPr>
                                    <w:rFonts w:ascii="Arial"/>
                                    <w:b/>
                                    <w:color w:val="030103"/>
                                    <w:spacing w:val="2"/>
                                    <w:w w:val="105"/>
                                    <w:sz w:val="16"/>
                                  </w:rPr>
                                  <w:t xml:space="preserve"> </w:t>
                                </w:r>
                                <w:r>
                                  <w:rPr>
                                    <w:rFonts w:ascii="Arial"/>
                                    <w:b/>
                                    <w:color w:val="030103"/>
                                    <w:w w:val="105"/>
                                    <w:sz w:val="16"/>
                                  </w:rPr>
                                  <w:t>item</w:t>
                                </w:r>
                                <w:r>
                                  <w:rPr>
                                    <w:rFonts w:ascii="Arial"/>
                                    <w:b/>
                                    <w:color w:val="030103"/>
                                    <w:spacing w:val="-5"/>
                                    <w:w w:val="105"/>
                                    <w:sz w:val="16"/>
                                  </w:rPr>
                                  <w:t xml:space="preserve"> </w:t>
                                </w:r>
                                <w:r>
                                  <w:rPr>
                                    <w:rFonts w:ascii="Arial"/>
                                    <w:b/>
                                    <w:color w:val="030103"/>
                                    <w:w w:val="105"/>
                                    <w:sz w:val="16"/>
                                  </w:rPr>
                                  <w:t>on</w:t>
                                </w:r>
                                <w:r>
                                  <w:rPr>
                                    <w:rFonts w:ascii="Arial"/>
                                    <w:b/>
                                    <w:color w:val="030103"/>
                                    <w:spacing w:val="-7"/>
                                    <w:w w:val="105"/>
                                    <w:sz w:val="16"/>
                                  </w:rPr>
                                  <w:t xml:space="preserve"> </w:t>
                                </w:r>
                                <w:r>
                                  <w:rPr>
                                    <w:rFonts w:ascii="Arial"/>
                                    <w:b/>
                                    <w:color w:val="030103"/>
                                    <w:w w:val="105"/>
                                    <w:sz w:val="16"/>
                                  </w:rPr>
                                  <w:t>a</w:t>
                                </w:r>
                                <w:r>
                                  <w:rPr>
                                    <w:rFonts w:ascii="Arial"/>
                                    <w:b/>
                                    <w:color w:val="030103"/>
                                    <w:spacing w:val="-2"/>
                                    <w:w w:val="105"/>
                                    <w:sz w:val="16"/>
                                  </w:rPr>
                                  <w:t xml:space="preserve"> </w:t>
                                </w:r>
                                <w:r>
                                  <w:rPr>
                                    <w:rFonts w:ascii="Arial"/>
                                    <w:b/>
                                    <w:color w:val="030103"/>
                                    <w:w w:val="105"/>
                                    <w:sz w:val="16"/>
                                  </w:rPr>
                                  <w:t>separate</w:t>
                                </w:r>
                                <w:r>
                                  <w:rPr>
                                    <w:rFonts w:ascii="Arial"/>
                                    <w:b/>
                                    <w:color w:val="030103"/>
                                    <w:spacing w:val="6"/>
                                    <w:w w:val="105"/>
                                    <w:sz w:val="16"/>
                                  </w:rPr>
                                  <w:t xml:space="preserve"> </w:t>
                                </w:r>
                                <w:r>
                                  <w:rPr>
                                    <w:rFonts w:ascii="Arial"/>
                                    <w:b/>
                                    <w:color w:val="030103"/>
                                    <w:spacing w:val="-2"/>
                                    <w:w w:val="105"/>
                                    <w:sz w:val="16"/>
                                  </w:rPr>
                                  <w:t>line)</w:t>
                                </w:r>
                              </w:p>
                            </w:txbxContent>
                          </wps:txbx>
                          <wps:bodyPr wrap="square" lIns="0" tIns="0" rIns="0" bIns="0" rtlCol="0">
                            <a:noAutofit/>
                          </wps:bodyPr>
                        </wps:wsp>
                        <wps:wsp>
                          <wps:cNvPr id="19" name="Textbox 19"/>
                          <wps:cNvSpPr txBox="1"/>
                          <wps:spPr>
                            <a:xfrm>
                              <a:off x="3682891" y="376576"/>
                              <a:ext cx="243840" cy="114300"/>
                            </a:xfrm>
                            <a:prstGeom prst="rect">
                              <a:avLst/>
                            </a:prstGeom>
                          </wps:spPr>
                          <wps:txbx>
                            <w:txbxContent>
                              <w:p w14:paraId="31B6B211" w14:textId="77777777" w:rsidR="00D46A21" w:rsidRDefault="000B705F">
                                <w:pPr>
                                  <w:spacing w:line="179" w:lineRule="exact"/>
                                  <w:rPr>
                                    <w:rFonts w:ascii="Arial"/>
                                    <w:b/>
                                    <w:sz w:val="16"/>
                                  </w:rPr>
                                </w:pPr>
                                <w:r>
                                  <w:rPr>
                                    <w:rFonts w:ascii="Arial"/>
                                    <w:b/>
                                    <w:color w:val="030103"/>
                                    <w:spacing w:val="-4"/>
                                    <w:sz w:val="16"/>
                                  </w:rPr>
                                  <w:t>Cost</w:t>
                                </w:r>
                              </w:p>
                            </w:txbxContent>
                          </wps:txbx>
                          <wps:bodyPr wrap="square" lIns="0" tIns="0" rIns="0" bIns="0" rtlCol="0">
                            <a:noAutofit/>
                          </wps:bodyPr>
                        </wps:wsp>
                        <wps:wsp>
                          <wps:cNvPr id="20" name="Textbox 20"/>
                          <wps:cNvSpPr txBox="1"/>
                          <wps:spPr>
                            <a:xfrm>
                              <a:off x="4221225" y="514333"/>
                              <a:ext cx="43815" cy="264795"/>
                            </a:xfrm>
                            <a:prstGeom prst="rect">
                              <a:avLst/>
                            </a:prstGeom>
                          </wps:spPr>
                          <wps:txbx>
                            <w:txbxContent>
                              <w:p w14:paraId="6E2CD793" w14:textId="77777777" w:rsidR="00D46A21" w:rsidRDefault="000B705F">
                                <w:pPr>
                                  <w:spacing w:line="190" w:lineRule="exact"/>
                                  <w:rPr>
                                    <w:rFonts w:ascii="Arial"/>
                                    <w:sz w:val="17"/>
                                  </w:rPr>
                                </w:pPr>
                                <w:r>
                                  <w:rPr>
                                    <w:rFonts w:ascii="Arial"/>
                                    <w:color w:val="030103"/>
                                    <w:spacing w:val="-10"/>
                                    <w:sz w:val="17"/>
                                  </w:rPr>
                                  <w:t>I</w:t>
                                </w:r>
                              </w:p>
                              <w:p w14:paraId="49571411" w14:textId="77777777" w:rsidR="00D46A21" w:rsidRDefault="000B705F">
                                <w:pPr>
                                  <w:spacing w:before="30"/>
                                  <w:rPr>
                                    <w:rFonts w:ascii="Arial"/>
                                    <w:sz w:val="17"/>
                                  </w:rPr>
                                </w:pPr>
                                <w:r>
                                  <w:rPr>
                                    <w:rFonts w:ascii="Arial"/>
                                    <w:color w:val="030103"/>
                                    <w:spacing w:val="-10"/>
                                    <w:sz w:val="17"/>
                                  </w:rPr>
                                  <w:t>I</w:t>
                                </w:r>
                              </w:p>
                            </w:txbxContent>
                          </wps:txbx>
                          <wps:bodyPr wrap="square" lIns="0" tIns="0" rIns="0" bIns="0" rtlCol="0">
                            <a:noAutofit/>
                          </wps:bodyPr>
                        </wps:wsp>
                        <wps:wsp>
                          <wps:cNvPr id="21" name="Textbox 21"/>
                          <wps:cNvSpPr txBox="1"/>
                          <wps:spPr>
                            <a:xfrm>
                              <a:off x="4218171" y="798313"/>
                              <a:ext cx="15240" cy="121285"/>
                            </a:xfrm>
                            <a:prstGeom prst="rect">
                              <a:avLst/>
                            </a:prstGeom>
                          </wps:spPr>
                          <wps:txbx>
                            <w:txbxContent>
                              <w:p w14:paraId="0716C8A9" w14:textId="77777777" w:rsidR="00D46A21" w:rsidRDefault="000B705F">
                                <w:pPr>
                                  <w:spacing w:line="190" w:lineRule="exact"/>
                                  <w:rPr>
                                    <w:rFonts w:ascii="Arial"/>
                                    <w:sz w:val="17"/>
                                  </w:rPr>
                                </w:pPr>
                                <w:r>
                                  <w:rPr>
                                    <w:rFonts w:ascii="Arial"/>
                                    <w:color w:val="030103"/>
                                    <w:spacing w:val="-35"/>
                                    <w:sz w:val="17"/>
                                  </w:rPr>
                                  <w:t>I</w:t>
                                </w:r>
                              </w:p>
                            </w:txbxContent>
                          </wps:txbx>
                          <wps:bodyPr wrap="square" lIns="0" tIns="0" rIns="0" bIns="0" rtlCol="0">
                            <a:noAutofit/>
                          </wps:bodyPr>
                        </wps:wsp>
                        <wps:wsp>
                          <wps:cNvPr id="22" name="Textbox 22"/>
                          <wps:cNvSpPr txBox="1"/>
                          <wps:spPr>
                            <a:xfrm>
                              <a:off x="2640977" y="2227023"/>
                              <a:ext cx="942975" cy="114300"/>
                            </a:xfrm>
                            <a:prstGeom prst="rect">
                              <a:avLst/>
                            </a:prstGeom>
                          </wps:spPr>
                          <wps:txbx>
                            <w:txbxContent>
                              <w:p w14:paraId="35AD06DC" w14:textId="77777777" w:rsidR="00D46A21" w:rsidRDefault="000B705F">
                                <w:pPr>
                                  <w:spacing w:line="179" w:lineRule="exact"/>
                                  <w:rPr>
                                    <w:rFonts w:ascii="Arial"/>
                                    <w:b/>
                                    <w:sz w:val="16"/>
                                  </w:rPr>
                                </w:pPr>
                                <w:r>
                                  <w:rPr>
                                    <w:rFonts w:ascii="Arial"/>
                                    <w:b/>
                                    <w:color w:val="030103"/>
                                    <w:w w:val="105"/>
                                    <w:sz w:val="16"/>
                                  </w:rPr>
                                  <w:t xml:space="preserve">Total Travel </w:t>
                                </w:r>
                                <w:r>
                                  <w:rPr>
                                    <w:rFonts w:ascii="Arial"/>
                                    <w:b/>
                                    <w:color w:val="030103"/>
                                    <w:spacing w:val="-2"/>
                                    <w:w w:val="105"/>
                                    <w:sz w:val="16"/>
                                  </w:rPr>
                                  <w:t>Costs</w:t>
                                </w:r>
                              </w:p>
                            </w:txbxContent>
                          </wps:txbx>
                          <wps:bodyPr wrap="square" lIns="0" tIns="0" rIns="0" bIns="0" rtlCol="0">
                            <a:noAutofit/>
                          </wps:bodyPr>
                        </wps:wsp>
                        <wps:wsp>
                          <wps:cNvPr id="23" name="Textbox 23"/>
                          <wps:cNvSpPr txBox="1"/>
                          <wps:spPr>
                            <a:xfrm>
                              <a:off x="3928329" y="2227023"/>
                              <a:ext cx="276225" cy="114300"/>
                            </a:xfrm>
                            <a:prstGeom prst="rect">
                              <a:avLst/>
                            </a:prstGeom>
                          </wps:spPr>
                          <wps:txbx>
                            <w:txbxContent>
                              <w:p w14:paraId="22A6FE53" w14:textId="77777777" w:rsidR="00D46A21" w:rsidRDefault="000B705F">
                                <w:pPr>
                                  <w:spacing w:line="179" w:lineRule="exact"/>
                                  <w:rPr>
                                    <w:rFonts w:ascii="Arial"/>
                                    <w:sz w:val="16"/>
                                  </w:rPr>
                                </w:pPr>
                                <w:r>
                                  <w:rPr>
                                    <w:rFonts w:ascii="Arial"/>
                                    <w:color w:val="030103"/>
                                    <w:spacing w:val="-2"/>
                                    <w:w w:val="105"/>
                                    <w:sz w:val="16"/>
                                  </w:rPr>
                                  <w:t>$0</w:t>
                                </w:r>
                                <w:r>
                                  <w:rPr>
                                    <w:rFonts w:ascii="Arial"/>
                                    <w:color w:val="2D2A2B"/>
                                    <w:spacing w:val="-2"/>
                                    <w:w w:val="105"/>
                                    <w:sz w:val="16"/>
                                  </w:rPr>
                                  <w:t>.</w:t>
                                </w:r>
                                <w:r>
                                  <w:rPr>
                                    <w:rFonts w:ascii="Arial"/>
                                    <w:color w:val="030103"/>
                                    <w:spacing w:val="-2"/>
                                    <w:w w:val="105"/>
                                    <w:sz w:val="16"/>
                                  </w:rPr>
                                  <w:t>00</w:t>
                                </w:r>
                              </w:p>
                            </w:txbxContent>
                          </wps:txbx>
                          <wps:bodyPr wrap="square" lIns="0" tIns="0" rIns="0" bIns="0" rtlCol="0">
                            <a:noAutofit/>
                          </wps:bodyPr>
                        </wps:wsp>
                      </wpg:wgp>
                    </a:graphicData>
                  </a:graphic>
                </wp:anchor>
              </w:drawing>
            </mc:Choice>
            <mc:Fallback>
              <w:pict>
                <v:group w14:anchorId="480396B2" id="Group 14" o:spid="_x0000_s1029" style="position:absolute;left:0;text-align:left;margin-left:50.85pt;margin-top:66.55pt;width:335.8pt;height:184.9pt;z-index:-251640832;mso-wrap-distance-left:0;mso-wrap-distance-right:0;mso-position-horizontal-relative:page" coordsize="42646,23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">
                  <v:shape id="Graphic 15" o:spid="_x0000_s1030" style="position:absolute;left:15;top:15;width:42392;height:23457;visibility:visible;mso-wrap-style:square;v-text-anchor:top" coordsize="4239260,2345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" path="m,6107r4238920,em,360317r4238920,em6107,2345119l6107,em4205326,2345119l4205326,em,500780r4238920,em3579261,2345119r,-1990909em,641243r4238920,em,787813r4238920,em,928276r4238920,em,1068739r4238920,em,1215309r4238920,em,1355772r4238920,em,1496235r4238920,em,1642805r4238920,em,1777160r4238920,em,1923730r4238920,em,2070300r4238920,em,2210763r4238920,e" filled="f" strokeweight=".42411mm">
                    <v:path arrowok="t"/>
                  </v:shape>
                  <v:shape id="Graphic 16" o:spid="_x0000_s1031" style="position:absolute;left:15;top:23435;width:42145;height:13;visibility:visible;mso-wrap-style:square;v-text-anchor:top" coordsize="421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" path="m,l4214488,e" filled="f" strokeweight=".08481mm">
                    <v:path arrowok="t"/>
                  </v:shape>
                  <v:shape id="Graphic 17" o:spid="_x0000_s1032" style="position:absolute;left:42007;top:23435;width:400;height:13;visibility:visible;mso-wrap-style:square;v-text-anchor:top" coordsize="40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" path="m,l39701,e" filled="f" strokeweight=".25444mm">
                    <v:path arrowok="t"/>
                  </v:shape>
                  <v:shape id="Textbox 18" o:spid="_x0000_s1033" type="#_x0000_t202" style="position:absolute;left:1122;top:1322;width:29604;height:3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7CE08F1" w14:textId="77777777" w:rsidR="00D46A21" w:rsidRDefault="000B705F">
                          <w:pPr>
                            <w:spacing w:line="179" w:lineRule="exact"/>
                            <w:ind w:left="1625"/>
                            <w:rPr>
                              <w:rFonts w:ascii="Arial"/>
                              <w:b/>
                              <w:sz w:val="16"/>
                            </w:rPr>
                          </w:pPr>
                          <w:r>
                            <w:rPr>
                              <w:rFonts w:ascii="Arial"/>
                              <w:b/>
                              <w:color w:val="030103"/>
                              <w:w w:val="105"/>
                              <w:sz w:val="16"/>
                            </w:rPr>
                            <w:t>Travel</w:t>
                          </w:r>
                          <w:r>
                            <w:rPr>
                              <w:rFonts w:ascii="Arial"/>
                              <w:b/>
                              <w:color w:val="030103"/>
                              <w:spacing w:val="3"/>
                              <w:w w:val="105"/>
                              <w:sz w:val="16"/>
                            </w:rPr>
                            <w:t xml:space="preserve"> </w:t>
                          </w:r>
                          <w:r>
                            <w:rPr>
                              <w:rFonts w:ascii="Arial"/>
                              <w:b/>
                              <w:color w:val="030103"/>
                              <w:w w:val="105"/>
                              <w:sz w:val="16"/>
                            </w:rPr>
                            <w:t>Expenses</w:t>
                          </w:r>
                          <w:r>
                            <w:rPr>
                              <w:rFonts w:ascii="Arial"/>
                              <w:b/>
                              <w:color w:val="030103"/>
                              <w:spacing w:val="7"/>
                              <w:w w:val="105"/>
                              <w:sz w:val="16"/>
                            </w:rPr>
                            <w:t xml:space="preserve"> </w:t>
                          </w:r>
                          <w:r>
                            <w:rPr>
                              <w:rFonts w:ascii="Arial"/>
                              <w:b/>
                              <w:color w:val="030103"/>
                              <w:w w:val="105"/>
                              <w:sz w:val="16"/>
                            </w:rPr>
                            <w:t>for</w:t>
                          </w:r>
                          <w:r>
                            <w:rPr>
                              <w:rFonts w:ascii="Arial"/>
                              <w:b/>
                              <w:color w:val="030103"/>
                              <w:spacing w:val="-3"/>
                              <w:w w:val="105"/>
                              <w:sz w:val="16"/>
                            </w:rPr>
                            <w:t xml:space="preserve"> </w:t>
                          </w:r>
                          <w:r>
                            <w:rPr>
                              <w:rFonts w:ascii="Arial"/>
                              <w:b/>
                              <w:color w:val="030103"/>
                              <w:w w:val="105"/>
                              <w:sz w:val="16"/>
                            </w:rPr>
                            <w:t>On</w:t>
                          </w:r>
                          <w:r>
                            <w:rPr>
                              <w:rFonts w:ascii="Arial"/>
                              <w:b/>
                              <w:color w:val="030103"/>
                              <w:spacing w:val="-7"/>
                              <w:w w:val="105"/>
                              <w:sz w:val="16"/>
                            </w:rPr>
                            <w:t xml:space="preserve"> </w:t>
                          </w:r>
                          <w:r>
                            <w:rPr>
                              <w:rFonts w:ascii="Arial"/>
                              <w:b/>
                              <w:color w:val="030103"/>
                              <w:w w:val="105"/>
                              <w:sz w:val="16"/>
                            </w:rPr>
                            <w:t>Site</w:t>
                          </w:r>
                          <w:r>
                            <w:rPr>
                              <w:rFonts w:ascii="Arial"/>
                              <w:b/>
                              <w:color w:val="030103"/>
                              <w:spacing w:val="-1"/>
                              <w:w w:val="105"/>
                              <w:sz w:val="16"/>
                            </w:rPr>
                            <w:t xml:space="preserve"> </w:t>
                          </w:r>
                          <w:r>
                            <w:rPr>
                              <w:rFonts w:ascii="Arial"/>
                              <w:b/>
                              <w:color w:val="030103"/>
                              <w:spacing w:val="-2"/>
                              <w:w w:val="105"/>
                              <w:sz w:val="16"/>
                            </w:rPr>
                            <w:t>Meetings</w:t>
                          </w:r>
                        </w:p>
                        <w:p w14:paraId="2639DCFE" w14:textId="77777777" w:rsidR="00D46A21" w:rsidRDefault="00D46A21">
                          <w:pPr>
                            <w:spacing w:before="16"/>
                            <w:rPr>
                              <w:rFonts w:ascii="Arial"/>
                              <w:b/>
                              <w:sz w:val="16"/>
                            </w:rPr>
                          </w:pPr>
                        </w:p>
                        <w:p w14:paraId="14DFD524" w14:textId="77777777" w:rsidR="00D46A21" w:rsidRDefault="000B705F">
                          <w:pPr>
                            <w:rPr>
                              <w:rFonts w:ascii="Arial"/>
                              <w:b/>
                              <w:sz w:val="16"/>
                            </w:rPr>
                          </w:pPr>
                          <w:r>
                            <w:rPr>
                              <w:rFonts w:ascii="Arial"/>
                              <w:b/>
                              <w:color w:val="030103"/>
                              <w:w w:val="105"/>
                              <w:sz w:val="16"/>
                            </w:rPr>
                            <w:t>Travel</w:t>
                          </w:r>
                          <w:r>
                            <w:rPr>
                              <w:rFonts w:ascii="Arial"/>
                              <w:b/>
                              <w:color w:val="030103"/>
                              <w:spacing w:val="7"/>
                              <w:w w:val="105"/>
                              <w:sz w:val="16"/>
                            </w:rPr>
                            <w:t xml:space="preserve"> </w:t>
                          </w:r>
                          <w:r>
                            <w:rPr>
                              <w:rFonts w:ascii="Arial"/>
                              <w:b/>
                              <w:color w:val="030103"/>
                              <w:w w:val="105"/>
                              <w:sz w:val="16"/>
                            </w:rPr>
                            <w:t>Expense</w:t>
                          </w:r>
                          <w:r>
                            <w:rPr>
                              <w:rFonts w:ascii="Arial"/>
                              <w:b/>
                              <w:color w:val="030103"/>
                              <w:spacing w:val="1"/>
                              <w:w w:val="105"/>
                              <w:sz w:val="16"/>
                            </w:rPr>
                            <w:t xml:space="preserve"> </w:t>
                          </w:r>
                          <w:r>
                            <w:rPr>
                              <w:rFonts w:ascii="Arial"/>
                              <w:b/>
                              <w:color w:val="030103"/>
                              <w:w w:val="105"/>
                              <w:sz w:val="16"/>
                            </w:rPr>
                            <w:t>(list</w:t>
                          </w:r>
                          <w:r>
                            <w:rPr>
                              <w:rFonts w:ascii="Arial"/>
                              <w:b/>
                              <w:color w:val="030103"/>
                              <w:spacing w:val="-5"/>
                              <w:w w:val="105"/>
                              <w:sz w:val="16"/>
                            </w:rPr>
                            <w:t xml:space="preserve"> </w:t>
                          </w:r>
                          <w:r>
                            <w:rPr>
                              <w:rFonts w:ascii="Arial"/>
                              <w:b/>
                              <w:color w:val="030103"/>
                              <w:w w:val="105"/>
                              <w:sz w:val="16"/>
                            </w:rPr>
                            <w:t>each</w:t>
                          </w:r>
                          <w:r>
                            <w:rPr>
                              <w:rFonts w:ascii="Arial"/>
                              <w:b/>
                              <w:color w:val="030103"/>
                              <w:spacing w:val="2"/>
                              <w:w w:val="105"/>
                              <w:sz w:val="16"/>
                            </w:rPr>
                            <w:t xml:space="preserve"> </w:t>
                          </w:r>
                          <w:r>
                            <w:rPr>
                              <w:rFonts w:ascii="Arial"/>
                              <w:b/>
                              <w:color w:val="030103"/>
                              <w:w w:val="105"/>
                              <w:sz w:val="16"/>
                            </w:rPr>
                            <w:t>item</w:t>
                          </w:r>
                          <w:r>
                            <w:rPr>
                              <w:rFonts w:ascii="Arial"/>
                              <w:b/>
                              <w:color w:val="030103"/>
                              <w:spacing w:val="-5"/>
                              <w:w w:val="105"/>
                              <w:sz w:val="16"/>
                            </w:rPr>
                            <w:t xml:space="preserve"> </w:t>
                          </w:r>
                          <w:r>
                            <w:rPr>
                              <w:rFonts w:ascii="Arial"/>
                              <w:b/>
                              <w:color w:val="030103"/>
                              <w:w w:val="105"/>
                              <w:sz w:val="16"/>
                            </w:rPr>
                            <w:t>on</w:t>
                          </w:r>
                          <w:r>
                            <w:rPr>
                              <w:rFonts w:ascii="Arial"/>
                              <w:b/>
                              <w:color w:val="030103"/>
                              <w:spacing w:val="-7"/>
                              <w:w w:val="105"/>
                              <w:sz w:val="16"/>
                            </w:rPr>
                            <w:t xml:space="preserve"> </w:t>
                          </w:r>
                          <w:r>
                            <w:rPr>
                              <w:rFonts w:ascii="Arial"/>
                              <w:b/>
                              <w:color w:val="030103"/>
                              <w:w w:val="105"/>
                              <w:sz w:val="16"/>
                            </w:rPr>
                            <w:t>a</w:t>
                          </w:r>
                          <w:r>
                            <w:rPr>
                              <w:rFonts w:ascii="Arial"/>
                              <w:b/>
                              <w:color w:val="030103"/>
                              <w:spacing w:val="-2"/>
                              <w:w w:val="105"/>
                              <w:sz w:val="16"/>
                            </w:rPr>
                            <w:t xml:space="preserve"> </w:t>
                          </w:r>
                          <w:r>
                            <w:rPr>
                              <w:rFonts w:ascii="Arial"/>
                              <w:b/>
                              <w:color w:val="030103"/>
                              <w:w w:val="105"/>
                              <w:sz w:val="16"/>
                            </w:rPr>
                            <w:t>separate</w:t>
                          </w:r>
                          <w:r>
                            <w:rPr>
                              <w:rFonts w:ascii="Arial"/>
                              <w:b/>
                              <w:color w:val="030103"/>
                              <w:spacing w:val="6"/>
                              <w:w w:val="105"/>
                              <w:sz w:val="16"/>
                            </w:rPr>
                            <w:t xml:space="preserve"> </w:t>
                          </w:r>
                          <w:r>
                            <w:rPr>
                              <w:rFonts w:ascii="Arial"/>
                              <w:b/>
                              <w:color w:val="030103"/>
                              <w:spacing w:val="-2"/>
                              <w:w w:val="105"/>
                              <w:sz w:val="16"/>
                            </w:rPr>
                            <w:t>line)</w:t>
                          </w:r>
                        </w:p>
                      </w:txbxContent>
                    </v:textbox>
                  </v:shape>
                  <v:shape id="Textbox 19" o:spid="_x0000_s1034" type="#_x0000_t202" style="position:absolute;left:36828;top:3765;width:2439;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1B6B211" w14:textId="77777777" w:rsidR="00D46A21" w:rsidRDefault="000B705F">
                          <w:pPr>
                            <w:spacing w:line="179" w:lineRule="exact"/>
                            <w:rPr>
                              <w:rFonts w:ascii="Arial"/>
                              <w:b/>
                              <w:sz w:val="16"/>
                            </w:rPr>
                          </w:pPr>
                          <w:r>
                            <w:rPr>
                              <w:rFonts w:ascii="Arial"/>
                              <w:b/>
                              <w:color w:val="030103"/>
                              <w:spacing w:val="-4"/>
                              <w:sz w:val="16"/>
                            </w:rPr>
                            <w:t>Cost</w:t>
                          </w:r>
                        </w:p>
                      </w:txbxContent>
                    </v:textbox>
                  </v:shape>
                  <v:shape id="Textbox 20" o:spid="_x0000_s1035" type="#_x0000_t202" style="position:absolute;left:42212;top:5143;width:438;height:2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E2CD793" w14:textId="77777777" w:rsidR="00D46A21" w:rsidRDefault="000B705F">
                          <w:pPr>
                            <w:spacing w:line="190" w:lineRule="exact"/>
                            <w:rPr>
                              <w:rFonts w:ascii="Arial"/>
                              <w:sz w:val="17"/>
                            </w:rPr>
                          </w:pPr>
                          <w:r>
                            <w:rPr>
                              <w:rFonts w:ascii="Arial"/>
                              <w:color w:val="030103"/>
                              <w:spacing w:val="-10"/>
                              <w:sz w:val="17"/>
                            </w:rPr>
                            <w:t>I</w:t>
                          </w:r>
                        </w:p>
                        <w:p w14:paraId="49571411" w14:textId="77777777" w:rsidR="00D46A21" w:rsidRDefault="000B705F">
                          <w:pPr>
                            <w:spacing w:before="30"/>
                            <w:rPr>
                              <w:rFonts w:ascii="Arial"/>
                              <w:sz w:val="17"/>
                            </w:rPr>
                          </w:pPr>
                          <w:r>
                            <w:rPr>
                              <w:rFonts w:ascii="Arial"/>
                              <w:color w:val="030103"/>
                              <w:spacing w:val="-10"/>
                              <w:sz w:val="17"/>
                            </w:rPr>
                            <w:t>I</w:t>
                          </w:r>
                        </w:p>
                      </w:txbxContent>
                    </v:textbox>
                  </v:shape>
                  <v:shape id="Textbox 21" o:spid="_x0000_s1036" type="#_x0000_t202" style="position:absolute;left:42181;top:7983;width:153;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0716C8A9" w14:textId="77777777" w:rsidR="00D46A21" w:rsidRDefault="000B705F">
                          <w:pPr>
                            <w:spacing w:line="190" w:lineRule="exact"/>
                            <w:rPr>
                              <w:rFonts w:ascii="Arial"/>
                              <w:sz w:val="17"/>
                            </w:rPr>
                          </w:pPr>
                          <w:r>
                            <w:rPr>
                              <w:rFonts w:ascii="Arial"/>
                              <w:color w:val="030103"/>
                              <w:spacing w:val="-35"/>
                              <w:sz w:val="17"/>
                            </w:rPr>
                            <w:t>I</w:t>
                          </w:r>
                        </w:p>
                      </w:txbxContent>
                    </v:textbox>
                  </v:shape>
                  <v:shape id="Textbox 22" o:spid="_x0000_s1037" type="#_x0000_t202" style="position:absolute;left:26409;top:22270;width:9430;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35AD06DC" w14:textId="77777777" w:rsidR="00D46A21" w:rsidRDefault="000B705F">
                          <w:pPr>
                            <w:spacing w:line="179" w:lineRule="exact"/>
                            <w:rPr>
                              <w:rFonts w:ascii="Arial"/>
                              <w:b/>
                              <w:sz w:val="16"/>
                            </w:rPr>
                          </w:pPr>
                          <w:r>
                            <w:rPr>
                              <w:rFonts w:ascii="Arial"/>
                              <w:b/>
                              <w:color w:val="030103"/>
                              <w:w w:val="105"/>
                              <w:sz w:val="16"/>
                            </w:rPr>
                            <w:t xml:space="preserve">Total Travel </w:t>
                          </w:r>
                          <w:r>
                            <w:rPr>
                              <w:rFonts w:ascii="Arial"/>
                              <w:b/>
                              <w:color w:val="030103"/>
                              <w:spacing w:val="-2"/>
                              <w:w w:val="105"/>
                              <w:sz w:val="16"/>
                            </w:rPr>
                            <w:t>Costs</w:t>
                          </w:r>
                        </w:p>
                      </w:txbxContent>
                    </v:textbox>
                  </v:shape>
                  <v:shape id="Textbox 23" o:spid="_x0000_s1038" type="#_x0000_t202" style="position:absolute;left:39283;top:22270;width:276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2A6FE53" w14:textId="77777777" w:rsidR="00D46A21" w:rsidRDefault="000B705F">
                          <w:pPr>
                            <w:spacing w:line="179" w:lineRule="exact"/>
                            <w:rPr>
                              <w:rFonts w:ascii="Arial"/>
                              <w:sz w:val="16"/>
                            </w:rPr>
                          </w:pPr>
                          <w:r>
                            <w:rPr>
                              <w:rFonts w:ascii="Arial"/>
                              <w:color w:val="030103"/>
                              <w:spacing w:val="-2"/>
                              <w:w w:val="105"/>
                              <w:sz w:val="16"/>
                            </w:rPr>
                            <w:t>$0</w:t>
                          </w:r>
                          <w:r>
                            <w:rPr>
                              <w:rFonts w:ascii="Arial"/>
                              <w:color w:val="2D2A2B"/>
                              <w:spacing w:val="-2"/>
                              <w:w w:val="105"/>
                              <w:sz w:val="16"/>
                            </w:rPr>
                            <w:t>.</w:t>
                          </w:r>
                          <w:r>
                            <w:rPr>
                              <w:rFonts w:ascii="Arial"/>
                              <w:color w:val="030103"/>
                              <w:spacing w:val="-2"/>
                              <w:w w:val="105"/>
                              <w:sz w:val="16"/>
                            </w:rPr>
                            <w:t>00</w:t>
                          </w:r>
                        </w:p>
                      </w:txbxContent>
                    </v:textbox>
                  </v:shape>
                  <w10:wrap anchorx="page"/>
                </v:group>
              </w:pict>
            </mc:Fallback>
          </mc:AlternateContent>
        </w:r>
        <w:r w:rsidDel="00D50867">
          <w:rPr>
            <w:rFonts w:ascii="Arial"/>
            <w:noProof/>
            <w:sz w:val="17"/>
          </w:rPr>
          <mc:AlternateContent>
            <mc:Choice Requires="wps">
              <w:drawing>
                <wp:anchor distT="0" distB="0" distL="0" distR="0" simplePos="0" relativeHeight="251648000" behindDoc="0" locked="0" layoutInCell="1" allowOverlap="1" wp14:anchorId="6FF765A8" wp14:editId="0103C091">
                  <wp:simplePos x="0" y="0"/>
                  <wp:positionH relativeFrom="page">
                    <wp:posOffset>607816</wp:posOffset>
                  </wp:positionH>
                  <wp:positionV relativeFrom="paragraph">
                    <wp:posOffset>-370030</wp:posOffset>
                  </wp:positionV>
                  <wp:extent cx="3032760" cy="93154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2760" cy="931545"/>
                          </a:xfrm>
                          <a:prstGeom prst="rect">
                            <a:avLst/>
                          </a:prstGeom>
                        </wps:spPr>
                        <wps:txbx>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74"/>
                                <w:gridCol w:w="2958"/>
                              </w:tblGrid>
                              <w:tr w:rsidR="00D46A21" w14:paraId="19EB3415" w14:textId="77777777">
                                <w:trPr>
                                  <w:trHeight w:val="537"/>
                                </w:trPr>
                                <w:tc>
                                  <w:tcPr>
                                    <w:tcW w:w="4632" w:type="dxa"/>
                                    <w:gridSpan w:val="2"/>
                                  </w:tcPr>
                                  <w:p w14:paraId="3496D80D" w14:textId="77777777" w:rsidR="00D46A21" w:rsidRDefault="000B705F">
                                    <w:pPr>
                                      <w:pStyle w:val="TableParagraph"/>
                                      <w:spacing w:before="77" w:line="220" w:lineRule="atLeast"/>
                                      <w:ind w:left="1732" w:right="86" w:hanging="1639"/>
                                      <w:rPr>
                                        <w:b/>
                                        <w:sz w:val="16"/>
                                      </w:rPr>
                                    </w:pPr>
                                    <w:r>
                                      <w:rPr>
                                        <w:b/>
                                        <w:color w:val="030103"/>
                                        <w:w w:val="105"/>
                                        <w:sz w:val="16"/>
                                      </w:rPr>
                                      <w:t>Travel Dates (enter the dates and time for</w:t>
                                    </w:r>
                                    <w:r>
                                      <w:rPr>
                                        <w:b/>
                                        <w:color w:val="030103"/>
                                        <w:spacing w:val="-1"/>
                                        <w:w w:val="105"/>
                                        <w:sz w:val="16"/>
                                      </w:rPr>
                                      <w:t xml:space="preserve"> </w:t>
                                    </w:r>
                                    <w:r>
                                      <w:rPr>
                                        <w:b/>
                                        <w:color w:val="030103"/>
                                        <w:w w:val="105"/>
                                        <w:sz w:val="16"/>
                                      </w:rPr>
                                      <w:t>the</w:t>
                                    </w:r>
                                    <w:r>
                                      <w:rPr>
                                        <w:b/>
                                        <w:color w:val="030103"/>
                                        <w:spacing w:val="-1"/>
                                        <w:w w:val="105"/>
                                        <w:sz w:val="16"/>
                                      </w:rPr>
                                      <w:t xml:space="preserve"> </w:t>
                                    </w:r>
                                    <w:r>
                                      <w:rPr>
                                        <w:b/>
                                        <w:color w:val="030103"/>
                                        <w:w w:val="105"/>
                                        <w:sz w:val="16"/>
                                      </w:rPr>
                                      <w:t>start and end of the trip)</w:t>
                                    </w:r>
                                  </w:p>
                                </w:tc>
                              </w:tr>
                              <w:tr w:rsidR="00D46A21" w14:paraId="127125E2" w14:textId="77777777">
                                <w:trPr>
                                  <w:trHeight w:val="181"/>
                                </w:trPr>
                                <w:tc>
                                  <w:tcPr>
                                    <w:tcW w:w="1674" w:type="dxa"/>
                                  </w:tcPr>
                                  <w:p w14:paraId="6F39B66F" w14:textId="77777777" w:rsidR="00D46A21" w:rsidRDefault="000B705F">
                                    <w:pPr>
                                      <w:pStyle w:val="TableParagraph"/>
                                      <w:spacing w:line="162" w:lineRule="exact"/>
                                      <w:ind w:left="47"/>
                                      <w:rPr>
                                        <w:b/>
                                        <w:sz w:val="16"/>
                                      </w:rPr>
                                    </w:pPr>
                                    <w:r>
                                      <w:rPr>
                                        <w:b/>
                                        <w:color w:val="030103"/>
                                        <w:w w:val="105"/>
                                        <w:sz w:val="16"/>
                                      </w:rPr>
                                      <w:t>Departure</w:t>
                                    </w:r>
                                    <w:r>
                                      <w:rPr>
                                        <w:b/>
                                        <w:color w:val="030103"/>
                                        <w:spacing w:val="-4"/>
                                        <w:w w:val="105"/>
                                        <w:sz w:val="16"/>
                                      </w:rPr>
                                      <w:t xml:space="preserve"> Date:</w:t>
                                    </w:r>
                                  </w:p>
                                </w:tc>
                                <w:tc>
                                  <w:tcPr>
                                    <w:tcW w:w="2958" w:type="dxa"/>
                                  </w:tcPr>
                                  <w:p w14:paraId="1418B1FE" w14:textId="77777777" w:rsidR="00D46A21" w:rsidRDefault="00D46A21">
                                    <w:pPr>
                                      <w:pStyle w:val="TableParagraph"/>
                                      <w:rPr>
                                        <w:rFonts w:ascii="Times New Roman"/>
                                        <w:sz w:val="12"/>
                                      </w:rPr>
                                    </w:pPr>
                                  </w:p>
                                </w:tc>
                              </w:tr>
                              <w:tr w:rsidR="00D46A21" w14:paraId="77C8E887" w14:textId="77777777">
                                <w:trPr>
                                  <w:trHeight w:val="200"/>
                                </w:trPr>
                                <w:tc>
                                  <w:tcPr>
                                    <w:tcW w:w="1674" w:type="dxa"/>
                                  </w:tcPr>
                                  <w:p w14:paraId="19C702F4" w14:textId="77777777" w:rsidR="00D46A21" w:rsidRDefault="000B705F">
                                    <w:pPr>
                                      <w:pStyle w:val="TableParagraph"/>
                                      <w:spacing w:before="8" w:line="173" w:lineRule="exact"/>
                                      <w:ind w:left="47"/>
                                      <w:rPr>
                                        <w:b/>
                                        <w:sz w:val="16"/>
                                      </w:rPr>
                                    </w:pPr>
                                    <w:r>
                                      <w:rPr>
                                        <w:b/>
                                        <w:color w:val="030103"/>
                                        <w:w w:val="105"/>
                                        <w:sz w:val="16"/>
                                      </w:rPr>
                                      <w:t>Departure</w:t>
                                    </w:r>
                                    <w:r>
                                      <w:rPr>
                                        <w:b/>
                                        <w:color w:val="030103"/>
                                        <w:spacing w:val="-11"/>
                                        <w:w w:val="105"/>
                                        <w:sz w:val="16"/>
                                      </w:rPr>
                                      <w:t xml:space="preserve"> </w:t>
                                    </w:r>
                                    <w:r>
                                      <w:rPr>
                                        <w:b/>
                                        <w:color w:val="030103"/>
                                        <w:spacing w:val="-2"/>
                                        <w:w w:val="105"/>
                                        <w:sz w:val="16"/>
                                      </w:rPr>
                                      <w:t>Time:</w:t>
                                    </w:r>
                                  </w:p>
                                </w:tc>
                                <w:tc>
                                  <w:tcPr>
                                    <w:tcW w:w="2958" w:type="dxa"/>
                                  </w:tcPr>
                                  <w:p w14:paraId="02C918CB" w14:textId="77777777" w:rsidR="00D46A21" w:rsidRDefault="00D46A21">
                                    <w:pPr>
                                      <w:pStyle w:val="TableParagraph"/>
                                      <w:rPr>
                                        <w:rFonts w:ascii="Times New Roman"/>
                                        <w:sz w:val="12"/>
                                      </w:rPr>
                                    </w:pPr>
                                  </w:p>
                                </w:tc>
                              </w:tr>
                              <w:tr w:rsidR="00D46A21" w14:paraId="2287CEED" w14:textId="77777777">
                                <w:trPr>
                                  <w:trHeight w:val="200"/>
                                </w:trPr>
                                <w:tc>
                                  <w:tcPr>
                                    <w:tcW w:w="1674" w:type="dxa"/>
                                  </w:tcPr>
                                  <w:p w14:paraId="718D7981" w14:textId="77777777" w:rsidR="00D46A21" w:rsidRDefault="000B705F">
                                    <w:pPr>
                                      <w:pStyle w:val="TableParagraph"/>
                                      <w:spacing w:before="3" w:line="178" w:lineRule="exact"/>
                                      <w:ind w:left="47"/>
                                      <w:rPr>
                                        <w:b/>
                                        <w:sz w:val="16"/>
                                      </w:rPr>
                                    </w:pPr>
                                    <w:r>
                                      <w:rPr>
                                        <w:b/>
                                        <w:color w:val="030103"/>
                                        <w:w w:val="105"/>
                                        <w:sz w:val="16"/>
                                      </w:rPr>
                                      <w:t>Return</w:t>
                                    </w:r>
                                    <w:r>
                                      <w:rPr>
                                        <w:b/>
                                        <w:color w:val="030103"/>
                                        <w:spacing w:val="2"/>
                                        <w:w w:val="105"/>
                                        <w:sz w:val="16"/>
                                      </w:rPr>
                                      <w:t xml:space="preserve"> </w:t>
                                    </w:r>
                                    <w:r>
                                      <w:rPr>
                                        <w:b/>
                                        <w:color w:val="030103"/>
                                        <w:spacing w:val="-2"/>
                                        <w:w w:val="105"/>
                                        <w:sz w:val="16"/>
                                      </w:rPr>
                                      <w:t>Date</w:t>
                                    </w:r>
                                    <w:r>
                                      <w:rPr>
                                        <w:b/>
                                        <w:color w:val="2D2A2B"/>
                                        <w:spacing w:val="-2"/>
                                        <w:w w:val="105"/>
                                        <w:sz w:val="16"/>
                                      </w:rPr>
                                      <w:t>:</w:t>
                                    </w:r>
                                  </w:p>
                                </w:tc>
                                <w:tc>
                                  <w:tcPr>
                                    <w:tcW w:w="2958" w:type="dxa"/>
                                  </w:tcPr>
                                  <w:p w14:paraId="5B7B415F" w14:textId="77777777" w:rsidR="00D46A21" w:rsidRDefault="00D46A21">
                                    <w:pPr>
                                      <w:pStyle w:val="TableParagraph"/>
                                      <w:rPr>
                                        <w:rFonts w:ascii="Times New Roman"/>
                                        <w:sz w:val="12"/>
                                      </w:rPr>
                                    </w:pPr>
                                  </w:p>
                                </w:tc>
                              </w:tr>
                              <w:tr w:rsidR="00D46A21" w14:paraId="4FD356FA" w14:textId="77777777">
                                <w:trPr>
                                  <w:trHeight w:val="184"/>
                                </w:trPr>
                                <w:tc>
                                  <w:tcPr>
                                    <w:tcW w:w="1674" w:type="dxa"/>
                                    <w:tcBorders>
                                      <w:bottom w:val="single" w:sz="6" w:space="0" w:color="000000"/>
                                    </w:tcBorders>
                                  </w:tcPr>
                                  <w:p w14:paraId="4F1A25C6" w14:textId="77777777" w:rsidR="00D46A21" w:rsidRDefault="000B705F">
                                    <w:pPr>
                                      <w:pStyle w:val="TableParagraph"/>
                                      <w:spacing w:line="164" w:lineRule="exact"/>
                                      <w:ind w:left="47"/>
                                      <w:rPr>
                                        <w:b/>
                                        <w:sz w:val="16"/>
                                      </w:rPr>
                                    </w:pPr>
                                    <w:r>
                                      <w:rPr>
                                        <w:b/>
                                        <w:color w:val="030103"/>
                                        <w:w w:val="105"/>
                                        <w:sz w:val="16"/>
                                      </w:rPr>
                                      <w:t xml:space="preserve">Return </w:t>
                                    </w:r>
                                    <w:r>
                                      <w:rPr>
                                        <w:b/>
                                        <w:color w:val="030103"/>
                                        <w:spacing w:val="-2"/>
                                        <w:w w:val="105"/>
                                        <w:sz w:val="16"/>
                                      </w:rPr>
                                      <w:t>Time:</w:t>
                                    </w:r>
                                  </w:p>
                                </w:tc>
                                <w:tc>
                                  <w:tcPr>
                                    <w:tcW w:w="2958" w:type="dxa"/>
                                    <w:tcBorders>
                                      <w:bottom w:val="single" w:sz="6" w:space="0" w:color="000000"/>
                                    </w:tcBorders>
                                  </w:tcPr>
                                  <w:p w14:paraId="3928084D" w14:textId="77777777" w:rsidR="00D46A21" w:rsidRDefault="00D46A21">
                                    <w:pPr>
                                      <w:pStyle w:val="TableParagraph"/>
                                      <w:rPr>
                                        <w:rFonts w:ascii="Times New Roman"/>
                                        <w:sz w:val="12"/>
                                      </w:rPr>
                                    </w:pPr>
                                  </w:p>
                                </w:tc>
                              </w:tr>
                            </w:tbl>
                            <w:p w14:paraId="79BC88F6" w14:textId="77777777" w:rsidR="00D46A21" w:rsidRDefault="00D46A21">
                              <w:pPr>
                                <w:pStyle w:val="BodyText"/>
                              </w:pPr>
                            </w:p>
                          </w:txbxContent>
                        </wps:txbx>
                        <wps:bodyPr wrap="square" lIns="0" tIns="0" rIns="0" bIns="0" rtlCol="0">
                          <a:noAutofit/>
                        </wps:bodyPr>
                      </wps:wsp>
                    </a:graphicData>
                  </a:graphic>
                </wp:anchor>
              </w:drawing>
            </mc:Choice>
            <mc:Fallback>
              <w:pict>
                <v:shape w14:anchorId="6FF765A8" id="Textbox 24" o:spid="_x0000_s1039" type="#_x0000_t202" style="position:absolute;left:0;text-align:left;margin-left:47.85pt;margin-top:-29.15pt;width:238.8pt;height:73.35pt;z-index:2516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" filled="f" stroked="f">
                  <v:textbox inset="0,0,0,0">
                    <w:txbxContent>
                      <w:tbl>
                        <w:tblPr>
                          <w:tblW w:w="0" w:type="auto"/>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674"/>
                          <w:gridCol w:w="2958"/>
                        </w:tblGrid>
                        <w:tr w:rsidR="00D46A21" w14:paraId="19EB3415" w14:textId="77777777">
                          <w:trPr>
                            <w:trHeight w:val="537"/>
                          </w:trPr>
                          <w:tc>
                            <w:tcPr>
                              <w:tcW w:w="4632" w:type="dxa"/>
                              <w:gridSpan w:val="2"/>
                            </w:tcPr>
                            <w:p w14:paraId="3496D80D" w14:textId="77777777" w:rsidR="00D46A21" w:rsidRDefault="000B705F">
                              <w:pPr>
                                <w:pStyle w:val="TableParagraph"/>
                                <w:spacing w:before="77" w:line="220" w:lineRule="atLeast"/>
                                <w:ind w:left="1732" w:right="86" w:hanging="1639"/>
                                <w:rPr>
                                  <w:b/>
                                  <w:sz w:val="16"/>
                                </w:rPr>
                              </w:pPr>
                              <w:r>
                                <w:rPr>
                                  <w:b/>
                                  <w:color w:val="030103"/>
                                  <w:w w:val="105"/>
                                  <w:sz w:val="16"/>
                                </w:rPr>
                                <w:t>Travel Dates (enter the dates and time for</w:t>
                              </w:r>
                              <w:r>
                                <w:rPr>
                                  <w:b/>
                                  <w:color w:val="030103"/>
                                  <w:spacing w:val="-1"/>
                                  <w:w w:val="105"/>
                                  <w:sz w:val="16"/>
                                </w:rPr>
                                <w:t xml:space="preserve"> </w:t>
                              </w:r>
                              <w:r>
                                <w:rPr>
                                  <w:b/>
                                  <w:color w:val="030103"/>
                                  <w:w w:val="105"/>
                                  <w:sz w:val="16"/>
                                </w:rPr>
                                <w:t>the</w:t>
                              </w:r>
                              <w:r>
                                <w:rPr>
                                  <w:b/>
                                  <w:color w:val="030103"/>
                                  <w:spacing w:val="-1"/>
                                  <w:w w:val="105"/>
                                  <w:sz w:val="16"/>
                                </w:rPr>
                                <w:t xml:space="preserve"> </w:t>
                              </w:r>
                              <w:r>
                                <w:rPr>
                                  <w:b/>
                                  <w:color w:val="030103"/>
                                  <w:w w:val="105"/>
                                  <w:sz w:val="16"/>
                                </w:rPr>
                                <w:t>start and end of the trip)</w:t>
                              </w:r>
                            </w:p>
                          </w:tc>
                        </w:tr>
                        <w:tr w:rsidR="00D46A21" w14:paraId="127125E2" w14:textId="77777777">
                          <w:trPr>
                            <w:trHeight w:val="181"/>
                          </w:trPr>
                          <w:tc>
                            <w:tcPr>
                              <w:tcW w:w="1674" w:type="dxa"/>
                            </w:tcPr>
                            <w:p w14:paraId="6F39B66F" w14:textId="77777777" w:rsidR="00D46A21" w:rsidRDefault="000B705F">
                              <w:pPr>
                                <w:pStyle w:val="TableParagraph"/>
                                <w:spacing w:line="162" w:lineRule="exact"/>
                                <w:ind w:left="47"/>
                                <w:rPr>
                                  <w:b/>
                                  <w:sz w:val="16"/>
                                </w:rPr>
                              </w:pPr>
                              <w:r>
                                <w:rPr>
                                  <w:b/>
                                  <w:color w:val="030103"/>
                                  <w:w w:val="105"/>
                                  <w:sz w:val="16"/>
                                </w:rPr>
                                <w:t>Departure</w:t>
                              </w:r>
                              <w:r>
                                <w:rPr>
                                  <w:b/>
                                  <w:color w:val="030103"/>
                                  <w:spacing w:val="-4"/>
                                  <w:w w:val="105"/>
                                  <w:sz w:val="16"/>
                                </w:rPr>
                                <w:t xml:space="preserve"> Date:</w:t>
                              </w:r>
                            </w:p>
                          </w:tc>
                          <w:tc>
                            <w:tcPr>
                              <w:tcW w:w="2958" w:type="dxa"/>
                            </w:tcPr>
                            <w:p w14:paraId="1418B1FE" w14:textId="77777777" w:rsidR="00D46A21" w:rsidRDefault="00D46A21">
                              <w:pPr>
                                <w:pStyle w:val="TableParagraph"/>
                                <w:rPr>
                                  <w:rFonts w:ascii="Times New Roman"/>
                                  <w:sz w:val="12"/>
                                </w:rPr>
                              </w:pPr>
                            </w:p>
                          </w:tc>
                        </w:tr>
                        <w:tr w:rsidR="00D46A21" w14:paraId="77C8E887" w14:textId="77777777">
                          <w:trPr>
                            <w:trHeight w:val="200"/>
                          </w:trPr>
                          <w:tc>
                            <w:tcPr>
                              <w:tcW w:w="1674" w:type="dxa"/>
                            </w:tcPr>
                            <w:p w14:paraId="19C702F4" w14:textId="77777777" w:rsidR="00D46A21" w:rsidRDefault="000B705F">
                              <w:pPr>
                                <w:pStyle w:val="TableParagraph"/>
                                <w:spacing w:before="8" w:line="173" w:lineRule="exact"/>
                                <w:ind w:left="47"/>
                                <w:rPr>
                                  <w:b/>
                                  <w:sz w:val="16"/>
                                </w:rPr>
                              </w:pPr>
                              <w:r>
                                <w:rPr>
                                  <w:b/>
                                  <w:color w:val="030103"/>
                                  <w:w w:val="105"/>
                                  <w:sz w:val="16"/>
                                </w:rPr>
                                <w:t>Departure</w:t>
                              </w:r>
                              <w:r>
                                <w:rPr>
                                  <w:b/>
                                  <w:color w:val="030103"/>
                                  <w:spacing w:val="-11"/>
                                  <w:w w:val="105"/>
                                  <w:sz w:val="16"/>
                                </w:rPr>
                                <w:t xml:space="preserve"> </w:t>
                              </w:r>
                              <w:r>
                                <w:rPr>
                                  <w:b/>
                                  <w:color w:val="030103"/>
                                  <w:spacing w:val="-2"/>
                                  <w:w w:val="105"/>
                                  <w:sz w:val="16"/>
                                </w:rPr>
                                <w:t>Time:</w:t>
                              </w:r>
                            </w:p>
                          </w:tc>
                          <w:tc>
                            <w:tcPr>
                              <w:tcW w:w="2958" w:type="dxa"/>
                            </w:tcPr>
                            <w:p w14:paraId="02C918CB" w14:textId="77777777" w:rsidR="00D46A21" w:rsidRDefault="00D46A21">
                              <w:pPr>
                                <w:pStyle w:val="TableParagraph"/>
                                <w:rPr>
                                  <w:rFonts w:ascii="Times New Roman"/>
                                  <w:sz w:val="12"/>
                                </w:rPr>
                              </w:pPr>
                            </w:p>
                          </w:tc>
                        </w:tr>
                        <w:tr w:rsidR="00D46A21" w14:paraId="2287CEED" w14:textId="77777777">
                          <w:trPr>
                            <w:trHeight w:val="200"/>
                          </w:trPr>
                          <w:tc>
                            <w:tcPr>
                              <w:tcW w:w="1674" w:type="dxa"/>
                            </w:tcPr>
                            <w:p w14:paraId="718D7981" w14:textId="77777777" w:rsidR="00D46A21" w:rsidRDefault="000B705F">
                              <w:pPr>
                                <w:pStyle w:val="TableParagraph"/>
                                <w:spacing w:before="3" w:line="178" w:lineRule="exact"/>
                                <w:ind w:left="47"/>
                                <w:rPr>
                                  <w:b/>
                                  <w:sz w:val="16"/>
                                </w:rPr>
                              </w:pPr>
                              <w:r>
                                <w:rPr>
                                  <w:b/>
                                  <w:color w:val="030103"/>
                                  <w:w w:val="105"/>
                                  <w:sz w:val="16"/>
                                </w:rPr>
                                <w:t>Return</w:t>
                              </w:r>
                              <w:r>
                                <w:rPr>
                                  <w:b/>
                                  <w:color w:val="030103"/>
                                  <w:spacing w:val="2"/>
                                  <w:w w:val="105"/>
                                  <w:sz w:val="16"/>
                                </w:rPr>
                                <w:t xml:space="preserve"> </w:t>
                              </w:r>
                              <w:r>
                                <w:rPr>
                                  <w:b/>
                                  <w:color w:val="030103"/>
                                  <w:spacing w:val="-2"/>
                                  <w:w w:val="105"/>
                                  <w:sz w:val="16"/>
                                </w:rPr>
                                <w:t>Date</w:t>
                              </w:r>
                              <w:r>
                                <w:rPr>
                                  <w:b/>
                                  <w:color w:val="2D2A2B"/>
                                  <w:spacing w:val="-2"/>
                                  <w:w w:val="105"/>
                                  <w:sz w:val="16"/>
                                </w:rPr>
                                <w:t>:</w:t>
                              </w:r>
                            </w:p>
                          </w:tc>
                          <w:tc>
                            <w:tcPr>
                              <w:tcW w:w="2958" w:type="dxa"/>
                            </w:tcPr>
                            <w:p w14:paraId="5B7B415F" w14:textId="77777777" w:rsidR="00D46A21" w:rsidRDefault="00D46A21">
                              <w:pPr>
                                <w:pStyle w:val="TableParagraph"/>
                                <w:rPr>
                                  <w:rFonts w:ascii="Times New Roman"/>
                                  <w:sz w:val="12"/>
                                </w:rPr>
                              </w:pPr>
                            </w:p>
                          </w:tc>
                        </w:tr>
                        <w:tr w:rsidR="00D46A21" w14:paraId="4FD356FA" w14:textId="77777777">
                          <w:trPr>
                            <w:trHeight w:val="184"/>
                          </w:trPr>
                          <w:tc>
                            <w:tcPr>
                              <w:tcW w:w="1674" w:type="dxa"/>
                              <w:tcBorders>
                                <w:bottom w:val="single" w:sz="6" w:space="0" w:color="000000"/>
                              </w:tcBorders>
                            </w:tcPr>
                            <w:p w14:paraId="4F1A25C6" w14:textId="77777777" w:rsidR="00D46A21" w:rsidRDefault="000B705F">
                              <w:pPr>
                                <w:pStyle w:val="TableParagraph"/>
                                <w:spacing w:line="164" w:lineRule="exact"/>
                                <w:ind w:left="47"/>
                                <w:rPr>
                                  <w:b/>
                                  <w:sz w:val="16"/>
                                </w:rPr>
                              </w:pPr>
                              <w:r>
                                <w:rPr>
                                  <w:b/>
                                  <w:color w:val="030103"/>
                                  <w:w w:val="105"/>
                                  <w:sz w:val="16"/>
                                </w:rPr>
                                <w:t xml:space="preserve">Return </w:t>
                              </w:r>
                              <w:r>
                                <w:rPr>
                                  <w:b/>
                                  <w:color w:val="030103"/>
                                  <w:spacing w:val="-2"/>
                                  <w:w w:val="105"/>
                                  <w:sz w:val="16"/>
                                </w:rPr>
                                <w:t>Time:</w:t>
                              </w:r>
                            </w:p>
                          </w:tc>
                          <w:tc>
                            <w:tcPr>
                              <w:tcW w:w="2958" w:type="dxa"/>
                              <w:tcBorders>
                                <w:bottom w:val="single" w:sz="6" w:space="0" w:color="000000"/>
                              </w:tcBorders>
                            </w:tcPr>
                            <w:p w14:paraId="3928084D" w14:textId="77777777" w:rsidR="00D46A21" w:rsidRDefault="00D46A21">
                              <w:pPr>
                                <w:pStyle w:val="TableParagraph"/>
                                <w:rPr>
                                  <w:rFonts w:ascii="Times New Roman"/>
                                  <w:sz w:val="12"/>
                                </w:rPr>
                              </w:pPr>
                            </w:p>
                          </w:tc>
                        </w:tr>
                      </w:tbl>
                      <w:p w14:paraId="79BC88F6" w14:textId="77777777" w:rsidR="00D46A21" w:rsidRDefault="00D46A21">
                        <w:pPr>
                          <w:pStyle w:val="BodyText"/>
                        </w:pPr>
                      </w:p>
                    </w:txbxContent>
                  </v:textbox>
                  <w10:wrap anchorx="page"/>
                </v:shape>
              </w:pict>
            </mc:Fallback>
          </mc:AlternateContent>
        </w:r>
        <w:r w:rsidDel="00D50867">
          <w:rPr>
            <w:rFonts w:ascii="Arial"/>
            <w:color w:val="030103"/>
            <w:sz w:val="17"/>
          </w:rPr>
          <w:delText>IEnter the first day of</w:delText>
        </w:r>
        <w:r w:rsidDel="00D50867">
          <w:rPr>
            <w:rFonts w:ascii="Arial"/>
            <w:color w:val="030103"/>
            <w:spacing w:val="-3"/>
            <w:sz w:val="17"/>
          </w:rPr>
          <w:delText xml:space="preserve"> </w:delText>
        </w:r>
        <w:r w:rsidDel="00D50867">
          <w:rPr>
            <w:rFonts w:ascii="Arial"/>
            <w:color w:val="030103"/>
            <w:sz w:val="17"/>
          </w:rPr>
          <w:delText>travel and time when travel was initiated IEnter</w:delText>
        </w:r>
        <w:r w:rsidDel="00D50867">
          <w:rPr>
            <w:rFonts w:ascii="Arial"/>
            <w:color w:val="030103"/>
            <w:spacing w:val="-4"/>
            <w:sz w:val="17"/>
          </w:rPr>
          <w:delText xml:space="preserve"> </w:delText>
        </w:r>
        <w:r w:rsidDel="00D50867">
          <w:rPr>
            <w:rFonts w:ascii="Arial"/>
            <w:color w:val="030103"/>
            <w:sz w:val="17"/>
          </w:rPr>
          <w:delText>the</w:delText>
        </w:r>
        <w:r w:rsidDel="00D50867">
          <w:rPr>
            <w:rFonts w:ascii="Arial"/>
            <w:color w:val="030103"/>
            <w:spacing w:val="-8"/>
            <w:sz w:val="17"/>
          </w:rPr>
          <w:delText xml:space="preserve"> </w:delText>
        </w:r>
        <w:r w:rsidDel="00D50867">
          <w:rPr>
            <w:rFonts w:ascii="Arial"/>
            <w:color w:val="030103"/>
            <w:sz w:val="17"/>
          </w:rPr>
          <w:delText>last</w:delText>
        </w:r>
        <w:r w:rsidDel="00D50867">
          <w:rPr>
            <w:rFonts w:ascii="Arial"/>
            <w:color w:val="030103"/>
            <w:spacing w:val="-6"/>
            <w:sz w:val="17"/>
          </w:rPr>
          <w:delText xml:space="preserve"> </w:delText>
        </w:r>
        <w:r w:rsidDel="00D50867">
          <w:rPr>
            <w:rFonts w:ascii="Arial"/>
            <w:color w:val="030103"/>
            <w:sz w:val="17"/>
          </w:rPr>
          <w:delText>day</w:delText>
        </w:r>
        <w:r w:rsidDel="00D50867">
          <w:rPr>
            <w:rFonts w:ascii="Arial"/>
            <w:color w:val="030103"/>
            <w:spacing w:val="-6"/>
            <w:sz w:val="17"/>
          </w:rPr>
          <w:delText xml:space="preserve"> </w:delText>
        </w:r>
        <w:r w:rsidDel="00D50867">
          <w:rPr>
            <w:rFonts w:ascii="Arial"/>
            <w:color w:val="030103"/>
            <w:sz w:val="17"/>
          </w:rPr>
          <w:delText>of</w:delText>
        </w:r>
        <w:r w:rsidDel="00D50867">
          <w:rPr>
            <w:rFonts w:ascii="Arial"/>
            <w:color w:val="030103"/>
            <w:spacing w:val="-11"/>
            <w:sz w:val="17"/>
          </w:rPr>
          <w:delText xml:space="preserve"> </w:delText>
        </w:r>
        <w:r w:rsidDel="00D50867">
          <w:rPr>
            <w:rFonts w:ascii="Arial"/>
            <w:color w:val="030103"/>
            <w:sz w:val="17"/>
          </w:rPr>
          <w:delText>travel</w:delText>
        </w:r>
        <w:r w:rsidDel="00D50867">
          <w:rPr>
            <w:rFonts w:ascii="Arial"/>
            <w:color w:val="030103"/>
            <w:spacing w:val="-9"/>
            <w:sz w:val="17"/>
          </w:rPr>
          <w:delText xml:space="preserve"> </w:delText>
        </w:r>
        <w:r w:rsidDel="00D50867">
          <w:rPr>
            <w:rFonts w:ascii="Arial"/>
            <w:color w:val="030103"/>
            <w:sz w:val="17"/>
          </w:rPr>
          <w:delText>and</w:delText>
        </w:r>
        <w:r w:rsidDel="00D50867">
          <w:rPr>
            <w:rFonts w:ascii="Arial"/>
            <w:color w:val="030103"/>
            <w:spacing w:val="-4"/>
            <w:sz w:val="17"/>
          </w:rPr>
          <w:delText xml:space="preserve"> </w:delText>
        </w:r>
        <w:r w:rsidDel="00D50867">
          <w:rPr>
            <w:rFonts w:ascii="Arial"/>
            <w:color w:val="030103"/>
            <w:sz w:val="17"/>
          </w:rPr>
          <w:delText>time</w:delText>
        </w:r>
        <w:r w:rsidDel="00D50867">
          <w:rPr>
            <w:rFonts w:ascii="Arial"/>
            <w:color w:val="030103"/>
            <w:spacing w:val="-4"/>
            <w:sz w:val="17"/>
          </w:rPr>
          <w:delText xml:space="preserve"> </w:delText>
        </w:r>
        <w:r w:rsidDel="00D50867">
          <w:rPr>
            <w:rFonts w:ascii="Arial"/>
            <w:color w:val="030103"/>
            <w:sz w:val="17"/>
          </w:rPr>
          <w:delText>when</w:delText>
        </w:r>
        <w:r w:rsidDel="00D50867">
          <w:rPr>
            <w:rFonts w:ascii="Arial"/>
            <w:color w:val="030103"/>
            <w:spacing w:val="-2"/>
            <w:sz w:val="17"/>
          </w:rPr>
          <w:delText xml:space="preserve"> </w:delText>
        </w:r>
        <w:r w:rsidDel="00D50867">
          <w:rPr>
            <w:rFonts w:ascii="Arial"/>
            <w:color w:val="030103"/>
            <w:sz w:val="17"/>
          </w:rPr>
          <w:delText>travel</w:delText>
        </w:r>
        <w:r w:rsidDel="00D50867">
          <w:rPr>
            <w:rFonts w:ascii="Arial"/>
            <w:color w:val="030103"/>
            <w:spacing w:val="-9"/>
            <w:sz w:val="17"/>
          </w:rPr>
          <w:delText xml:space="preserve"> </w:delText>
        </w:r>
        <w:r w:rsidDel="00D50867">
          <w:rPr>
            <w:rFonts w:ascii="Arial"/>
            <w:color w:val="030103"/>
            <w:sz w:val="17"/>
          </w:rPr>
          <w:delText>was</w:delText>
        </w:r>
        <w:r w:rsidDel="00D50867">
          <w:rPr>
            <w:rFonts w:ascii="Arial"/>
            <w:color w:val="030103"/>
            <w:spacing w:val="-12"/>
            <w:sz w:val="17"/>
          </w:rPr>
          <w:delText xml:space="preserve"> </w:delText>
        </w:r>
        <w:r w:rsidDel="00D50867">
          <w:rPr>
            <w:rFonts w:ascii="Arial"/>
            <w:color w:val="16161D"/>
            <w:sz w:val="17"/>
          </w:rPr>
          <w:delText>c</w:delText>
        </w:r>
        <w:r w:rsidDel="00D50867">
          <w:rPr>
            <w:rFonts w:ascii="Arial"/>
            <w:color w:val="030103"/>
            <w:sz w:val="17"/>
          </w:rPr>
          <w:delText>ompleted</w:delText>
        </w:r>
      </w:del>
    </w:p>
    <w:p w14:paraId="33C37950" w14:textId="72DD61A6" w:rsidR="00D46A21" w:rsidDel="00D50867" w:rsidRDefault="00D46A21">
      <w:pPr>
        <w:spacing w:before="65"/>
        <w:ind w:left="696"/>
        <w:jc w:val="center"/>
        <w:rPr>
          <w:del w:id="335" w:author="Morgan Wills" w:date="2026-10-01T09:51:00Z"/>
          <w:rFonts w:ascii="Arial"/>
          <w:sz w:val="17"/>
        </w:rPr>
        <w:pPrChange w:id="336" w:author="Morgan Wills" w:date="2026-10-01T09:51:00Z">
          <w:pPr>
            <w:pStyle w:val="BodyText"/>
          </w:pPr>
        </w:pPrChange>
      </w:pPr>
    </w:p>
    <w:p w14:paraId="6D11C1C9" w14:textId="31F808D4" w:rsidR="00D46A21" w:rsidDel="00D50867" w:rsidRDefault="00D46A21">
      <w:pPr>
        <w:spacing w:before="65"/>
        <w:ind w:left="696"/>
        <w:jc w:val="center"/>
        <w:rPr>
          <w:del w:id="337" w:author="Morgan Wills" w:date="2026-10-01T09:51:00Z"/>
          <w:rFonts w:ascii="Arial"/>
          <w:sz w:val="17"/>
        </w:rPr>
        <w:pPrChange w:id="338" w:author="Morgan Wills" w:date="2026-10-01T09:51:00Z">
          <w:pPr>
            <w:pStyle w:val="BodyText"/>
          </w:pPr>
        </w:pPrChange>
      </w:pPr>
    </w:p>
    <w:p w14:paraId="5D44200C" w14:textId="137779AC" w:rsidR="00D46A21" w:rsidDel="00D50867" w:rsidRDefault="00D46A21">
      <w:pPr>
        <w:spacing w:before="65"/>
        <w:ind w:left="696"/>
        <w:jc w:val="center"/>
        <w:rPr>
          <w:del w:id="339" w:author="Morgan Wills" w:date="2026-10-01T09:51:00Z"/>
          <w:rFonts w:ascii="Arial"/>
          <w:sz w:val="17"/>
        </w:rPr>
        <w:pPrChange w:id="340" w:author="Morgan Wills" w:date="2026-10-01T09:51:00Z">
          <w:pPr>
            <w:pStyle w:val="BodyText"/>
          </w:pPr>
        </w:pPrChange>
      </w:pPr>
    </w:p>
    <w:p w14:paraId="198E5915" w14:textId="698367FD" w:rsidR="00D46A21" w:rsidDel="00D50867" w:rsidRDefault="00D46A21">
      <w:pPr>
        <w:spacing w:before="65"/>
        <w:ind w:left="696"/>
        <w:jc w:val="center"/>
        <w:rPr>
          <w:del w:id="341" w:author="Morgan Wills" w:date="2026-10-01T09:51:00Z"/>
          <w:rFonts w:ascii="Arial"/>
          <w:sz w:val="17"/>
        </w:rPr>
        <w:pPrChange w:id="342" w:author="Morgan Wills" w:date="2026-10-01T09:51:00Z">
          <w:pPr>
            <w:pStyle w:val="BodyText"/>
          </w:pPr>
        </w:pPrChange>
      </w:pPr>
    </w:p>
    <w:p w14:paraId="04FC439D" w14:textId="71395110" w:rsidR="00D46A21" w:rsidDel="00D50867" w:rsidRDefault="00D46A21">
      <w:pPr>
        <w:spacing w:before="65"/>
        <w:ind w:left="696"/>
        <w:jc w:val="center"/>
        <w:rPr>
          <w:del w:id="343" w:author="Morgan Wills" w:date="2026-10-01T09:51:00Z"/>
          <w:rFonts w:ascii="Arial"/>
          <w:sz w:val="17"/>
        </w:rPr>
        <w:pPrChange w:id="344" w:author="Morgan Wills" w:date="2026-10-01T09:51:00Z">
          <w:pPr>
            <w:pStyle w:val="BodyText"/>
          </w:pPr>
        </w:pPrChange>
      </w:pPr>
    </w:p>
    <w:p w14:paraId="5CBA8E5D" w14:textId="3EE7D231" w:rsidR="00D46A21" w:rsidDel="00D50867" w:rsidRDefault="00D46A21">
      <w:pPr>
        <w:spacing w:before="65"/>
        <w:ind w:left="696"/>
        <w:jc w:val="center"/>
        <w:rPr>
          <w:del w:id="345" w:author="Morgan Wills" w:date="2026-10-01T09:51:00Z"/>
          <w:rFonts w:ascii="Arial"/>
          <w:sz w:val="17"/>
        </w:rPr>
        <w:pPrChange w:id="346" w:author="Morgan Wills" w:date="2026-10-01T09:51:00Z">
          <w:pPr>
            <w:pStyle w:val="BodyText"/>
            <w:spacing w:before="67"/>
          </w:pPr>
        </w:pPrChange>
      </w:pPr>
    </w:p>
    <w:p w14:paraId="7BF465B1" w14:textId="5D13B9FF" w:rsidR="00D46A21" w:rsidDel="00D50867" w:rsidRDefault="000B705F">
      <w:pPr>
        <w:spacing w:before="65"/>
        <w:ind w:left="696"/>
        <w:jc w:val="center"/>
        <w:rPr>
          <w:del w:id="347" w:author="Morgan Wills" w:date="2026-10-01T09:51:00Z"/>
          <w:rFonts w:ascii="Arial"/>
          <w:sz w:val="17"/>
        </w:rPr>
        <w:pPrChange w:id="348" w:author="Morgan Wills" w:date="2026-10-01T09:51:00Z">
          <w:pPr>
            <w:spacing w:line="278" w:lineRule="auto"/>
            <w:ind w:left="6992" w:right="215" w:hanging="2"/>
          </w:pPr>
        </w:pPrChange>
      </w:pPr>
      <w:del w:id="349" w:author="Morgan Wills" w:date="2026-10-01T09:51:00Z">
        <w:r w:rsidDel="00D50867">
          <w:rPr>
            <w:rFonts w:ascii="Arial"/>
            <w:color w:val="030103"/>
            <w:sz w:val="17"/>
          </w:rPr>
          <w:delText>temize</w:delText>
        </w:r>
        <w:r w:rsidDel="00D50867">
          <w:rPr>
            <w:rFonts w:ascii="Arial"/>
            <w:color w:val="030103"/>
            <w:spacing w:val="11"/>
            <w:sz w:val="17"/>
          </w:rPr>
          <w:delText xml:space="preserve"> </w:delText>
        </w:r>
        <w:r w:rsidDel="00D50867">
          <w:rPr>
            <w:rFonts w:ascii="Arial"/>
            <w:color w:val="030103"/>
            <w:sz w:val="17"/>
          </w:rPr>
          <w:delText>travel</w:delText>
        </w:r>
        <w:r w:rsidDel="00D50867">
          <w:rPr>
            <w:rFonts w:ascii="Arial"/>
            <w:color w:val="030103"/>
            <w:spacing w:val="-5"/>
            <w:sz w:val="17"/>
          </w:rPr>
          <w:delText xml:space="preserve"> </w:delText>
        </w:r>
        <w:r w:rsidDel="00D50867">
          <w:rPr>
            <w:rFonts w:ascii="Arial"/>
            <w:color w:val="030103"/>
            <w:sz w:val="17"/>
          </w:rPr>
          <w:delText>expenses</w:delText>
        </w:r>
        <w:r w:rsidDel="00D50867">
          <w:rPr>
            <w:rFonts w:ascii="Arial"/>
            <w:color w:val="030103"/>
            <w:spacing w:val="13"/>
            <w:sz w:val="17"/>
          </w:rPr>
          <w:delText xml:space="preserve"> </w:delText>
        </w:r>
        <w:r w:rsidDel="00D50867">
          <w:rPr>
            <w:rFonts w:ascii="Arial"/>
            <w:color w:val="030103"/>
            <w:sz w:val="17"/>
          </w:rPr>
          <w:delText>with separate entries</w:delText>
        </w:r>
        <w:r w:rsidDel="00D50867">
          <w:rPr>
            <w:rFonts w:ascii="Arial"/>
            <w:color w:val="030103"/>
            <w:spacing w:val="11"/>
            <w:sz w:val="17"/>
          </w:rPr>
          <w:delText xml:space="preserve"> </w:delText>
        </w:r>
        <w:r w:rsidDel="00D50867">
          <w:rPr>
            <w:rFonts w:ascii="Arial"/>
            <w:color w:val="030103"/>
            <w:sz w:val="17"/>
          </w:rPr>
          <w:delText>for airfare</w:delText>
        </w:r>
        <w:r w:rsidDel="00D50867">
          <w:rPr>
            <w:rFonts w:ascii="Arial"/>
            <w:color w:val="16161D"/>
            <w:sz w:val="17"/>
          </w:rPr>
          <w:delText>,</w:delText>
        </w:r>
        <w:r w:rsidDel="00D50867">
          <w:rPr>
            <w:rFonts w:ascii="Arial"/>
            <w:color w:val="16161D"/>
            <w:spacing w:val="-13"/>
            <w:sz w:val="17"/>
          </w:rPr>
          <w:delText xml:space="preserve"> </w:delText>
        </w:r>
        <w:r w:rsidDel="00D50867">
          <w:rPr>
            <w:rFonts w:ascii="Arial"/>
            <w:color w:val="030103"/>
            <w:sz w:val="17"/>
          </w:rPr>
          <w:delText>car rental</w:delText>
        </w:r>
        <w:r w:rsidDel="00D50867">
          <w:rPr>
            <w:rFonts w:ascii="Arial"/>
            <w:color w:val="16161D"/>
            <w:sz w:val="17"/>
          </w:rPr>
          <w:delText>,</w:delText>
        </w:r>
        <w:r w:rsidDel="00D50867">
          <w:rPr>
            <w:rFonts w:ascii="Arial"/>
            <w:color w:val="16161D"/>
            <w:spacing w:val="-13"/>
            <w:sz w:val="17"/>
          </w:rPr>
          <w:delText xml:space="preserve"> </w:delText>
        </w:r>
        <w:r w:rsidDel="00D50867">
          <w:rPr>
            <w:rFonts w:ascii="Arial"/>
            <w:color w:val="030103"/>
            <w:sz w:val="17"/>
          </w:rPr>
          <w:delText>mileage</w:delText>
        </w:r>
        <w:r w:rsidDel="00D50867">
          <w:rPr>
            <w:rFonts w:ascii="Arial"/>
            <w:color w:val="16161D"/>
            <w:sz w:val="17"/>
          </w:rPr>
          <w:delText>,</w:delText>
        </w:r>
        <w:r w:rsidDel="00D50867">
          <w:rPr>
            <w:rFonts w:ascii="Arial"/>
            <w:color w:val="16161D"/>
            <w:spacing w:val="-13"/>
            <w:sz w:val="17"/>
          </w:rPr>
          <w:delText xml:space="preserve"> </w:delText>
        </w:r>
        <w:r w:rsidDel="00D50867">
          <w:rPr>
            <w:rFonts w:ascii="Arial"/>
            <w:color w:val="030103"/>
            <w:sz w:val="17"/>
          </w:rPr>
          <w:delText>hotel</w:delText>
        </w:r>
        <w:r w:rsidDel="00D50867">
          <w:rPr>
            <w:rFonts w:ascii="Arial"/>
            <w:color w:val="16161D"/>
            <w:sz w:val="17"/>
          </w:rPr>
          <w:delText>,</w:delText>
        </w:r>
        <w:r w:rsidDel="00D50867">
          <w:rPr>
            <w:rFonts w:ascii="Arial"/>
            <w:color w:val="16161D"/>
            <w:spacing w:val="-17"/>
            <w:sz w:val="17"/>
          </w:rPr>
          <w:delText xml:space="preserve"> </w:delText>
        </w:r>
        <w:r w:rsidDel="00D50867">
          <w:rPr>
            <w:rFonts w:ascii="Arial"/>
            <w:color w:val="030103"/>
            <w:sz w:val="17"/>
          </w:rPr>
          <w:delText>et</w:delText>
        </w:r>
        <w:r w:rsidDel="00D50867">
          <w:rPr>
            <w:rFonts w:ascii="Arial"/>
            <w:color w:val="16161D"/>
            <w:sz w:val="17"/>
          </w:rPr>
          <w:delText>c.</w:delText>
        </w:r>
        <w:r w:rsidDel="00D50867">
          <w:rPr>
            <w:rFonts w:ascii="Arial"/>
            <w:color w:val="16161D"/>
            <w:spacing w:val="40"/>
            <w:sz w:val="17"/>
          </w:rPr>
          <w:delText xml:space="preserve"> </w:delText>
        </w:r>
        <w:r w:rsidDel="00D50867">
          <w:rPr>
            <w:rFonts w:ascii="Arial"/>
            <w:color w:val="030103"/>
            <w:sz w:val="17"/>
          </w:rPr>
          <w:delText>f you are claiming mileage,</w:delText>
        </w:r>
        <w:r w:rsidDel="00D50867">
          <w:rPr>
            <w:rFonts w:ascii="Arial"/>
            <w:color w:val="030103"/>
            <w:spacing w:val="40"/>
            <w:sz w:val="17"/>
          </w:rPr>
          <w:delText xml:space="preserve"> </w:delText>
        </w:r>
        <w:r w:rsidDel="00D50867">
          <w:rPr>
            <w:rFonts w:ascii="Arial"/>
            <w:color w:val="030103"/>
            <w:sz w:val="17"/>
          </w:rPr>
          <w:delText>enter the total miles</w:delText>
        </w:r>
        <w:r w:rsidDel="00D50867">
          <w:rPr>
            <w:rFonts w:ascii="Arial"/>
            <w:color w:val="030103"/>
            <w:spacing w:val="-2"/>
            <w:sz w:val="17"/>
          </w:rPr>
          <w:delText xml:space="preserve"> </w:delText>
        </w:r>
        <w:r w:rsidDel="00D50867">
          <w:rPr>
            <w:rFonts w:ascii="Arial"/>
            <w:color w:val="030103"/>
            <w:sz w:val="17"/>
          </w:rPr>
          <w:delText>and leave the cost entry blank</w:delText>
        </w:r>
      </w:del>
    </w:p>
    <w:p w14:paraId="69EE2452" w14:textId="739B1268" w:rsidR="00D46A21" w:rsidDel="00D50867" w:rsidRDefault="000B705F">
      <w:pPr>
        <w:spacing w:before="65"/>
        <w:ind w:left="696"/>
        <w:jc w:val="center"/>
        <w:rPr>
          <w:del w:id="350" w:author="Morgan Wills" w:date="2026-10-01T09:51:00Z"/>
          <w:rFonts w:ascii="Arial"/>
          <w:sz w:val="17"/>
        </w:rPr>
        <w:pPrChange w:id="351" w:author="Morgan Wills" w:date="2026-10-01T09:51:00Z">
          <w:pPr>
            <w:spacing w:line="189" w:lineRule="exact"/>
            <w:ind w:left="6943"/>
          </w:pPr>
        </w:pPrChange>
      </w:pPr>
      <w:del w:id="352" w:author="Morgan Wills" w:date="2026-10-01T09:51:00Z">
        <w:r w:rsidDel="00D50867">
          <w:rPr>
            <w:rFonts w:ascii="Arial"/>
            <w:color w:val="030103"/>
            <w:sz w:val="17"/>
          </w:rPr>
          <w:delText>Make</w:delText>
        </w:r>
        <w:r w:rsidDel="00D50867">
          <w:rPr>
            <w:rFonts w:ascii="Arial"/>
            <w:color w:val="030103"/>
            <w:spacing w:val="-4"/>
            <w:sz w:val="17"/>
          </w:rPr>
          <w:delText xml:space="preserve"> </w:delText>
        </w:r>
        <w:r w:rsidDel="00D50867">
          <w:rPr>
            <w:rFonts w:ascii="Arial"/>
            <w:color w:val="030103"/>
            <w:sz w:val="17"/>
          </w:rPr>
          <w:delText>sure</w:delText>
        </w:r>
        <w:r w:rsidDel="00D50867">
          <w:rPr>
            <w:rFonts w:ascii="Arial"/>
            <w:color w:val="030103"/>
            <w:spacing w:val="-9"/>
            <w:sz w:val="17"/>
          </w:rPr>
          <w:delText xml:space="preserve"> </w:delText>
        </w:r>
        <w:r w:rsidDel="00D50867">
          <w:rPr>
            <w:rFonts w:ascii="Arial"/>
            <w:color w:val="030103"/>
            <w:sz w:val="17"/>
          </w:rPr>
          <w:delText>to</w:delText>
        </w:r>
        <w:r w:rsidDel="00D50867">
          <w:rPr>
            <w:rFonts w:ascii="Arial"/>
            <w:color w:val="030103"/>
            <w:spacing w:val="-8"/>
            <w:sz w:val="17"/>
          </w:rPr>
          <w:delText xml:space="preserve"> </w:delText>
        </w:r>
        <w:r w:rsidDel="00D50867">
          <w:rPr>
            <w:rFonts w:ascii="Arial"/>
            <w:color w:val="030103"/>
            <w:sz w:val="17"/>
          </w:rPr>
          <w:delText>attach</w:delText>
        </w:r>
        <w:r w:rsidDel="00D50867">
          <w:rPr>
            <w:rFonts w:ascii="Arial"/>
            <w:color w:val="030103"/>
            <w:spacing w:val="-1"/>
            <w:sz w:val="17"/>
          </w:rPr>
          <w:delText xml:space="preserve"> </w:delText>
        </w:r>
        <w:r w:rsidDel="00D50867">
          <w:rPr>
            <w:rFonts w:ascii="Arial"/>
            <w:color w:val="030103"/>
            <w:sz w:val="17"/>
          </w:rPr>
          <w:delText>a</w:delText>
        </w:r>
        <w:r w:rsidDel="00D50867">
          <w:rPr>
            <w:rFonts w:ascii="Arial"/>
            <w:color w:val="030103"/>
            <w:spacing w:val="-10"/>
            <w:sz w:val="17"/>
          </w:rPr>
          <w:delText xml:space="preserve"> </w:delText>
        </w:r>
        <w:r w:rsidDel="00D50867">
          <w:rPr>
            <w:rFonts w:ascii="Arial"/>
            <w:color w:val="030103"/>
            <w:sz w:val="17"/>
          </w:rPr>
          <w:delText>receipt</w:delText>
        </w:r>
        <w:r w:rsidDel="00D50867">
          <w:rPr>
            <w:rFonts w:ascii="Arial"/>
            <w:color w:val="030103"/>
            <w:spacing w:val="5"/>
            <w:sz w:val="17"/>
          </w:rPr>
          <w:delText xml:space="preserve"> </w:delText>
        </w:r>
        <w:r w:rsidDel="00D50867">
          <w:rPr>
            <w:rFonts w:ascii="Arial"/>
            <w:color w:val="030103"/>
            <w:sz w:val="17"/>
          </w:rPr>
          <w:delText>for</w:delText>
        </w:r>
        <w:r w:rsidDel="00D50867">
          <w:rPr>
            <w:rFonts w:ascii="Arial"/>
            <w:color w:val="030103"/>
            <w:spacing w:val="-7"/>
            <w:sz w:val="17"/>
          </w:rPr>
          <w:delText xml:space="preserve"> </w:delText>
        </w:r>
        <w:r w:rsidDel="00D50867">
          <w:rPr>
            <w:rFonts w:ascii="Arial"/>
            <w:color w:val="030103"/>
            <w:sz w:val="17"/>
          </w:rPr>
          <w:delText xml:space="preserve">each </w:delText>
        </w:r>
        <w:r w:rsidDel="00D50867">
          <w:rPr>
            <w:rFonts w:ascii="Arial"/>
            <w:color w:val="030103"/>
            <w:spacing w:val="-2"/>
            <w:sz w:val="17"/>
          </w:rPr>
          <w:delText>expense</w:delText>
        </w:r>
      </w:del>
    </w:p>
    <w:p w14:paraId="6FF442B7" w14:textId="1F1E22FC" w:rsidR="00D46A21" w:rsidDel="00D50867" w:rsidRDefault="00D46A21">
      <w:pPr>
        <w:spacing w:before="65"/>
        <w:ind w:left="696"/>
        <w:jc w:val="center"/>
        <w:rPr>
          <w:del w:id="353" w:author="Morgan Wills" w:date="2026-10-01T09:51:00Z"/>
          <w:rFonts w:ascii="Arial"/>
          <w:sz w:val="17"/>
        </w:rPr>
        <w:sectPr w:rsidR="00D46A21" w:rsidDel="00D50867" w:rsidSect="00D50867">
          <w:pgSz w:w="12240" w:h="15840" w:orient="portrait"/>
          <w:pgMar w:top="720" w:right="720" w:bottom="720" w:left="720" w:header="720" w:footer="720" w:gutter="0"/>
          <w:cols w:space="720"/>
          <w:docGrid w:linePitch="299"/>
          <w:sectPrChange w:id="354" w:author="Morgan Wills" w:date="2026-10-01T09:51:00Z">
            <w:sectPr w:rsidR="00D46A21" w:rsidDel="00D50867" w:rsidSect="00D50867">
              <w:pgSz w:w="15840" w:h="12240" w:orient="landscape"/>
              <w:pgMar w:top="1000" w:right="1440" w:bottom="280" w:left="720" w:header="720" w:footer="720" w:gutter="0"/>
              <w:docGrid w:linePitch="0"/>
            </w:sectPr>
          </w:sectPrChange>
        </w:sectPr>
        <w:pPrChange w:id="355" w:author="Morgan Wills" w:date="2026-10-01T09:51:00Z">
          <w:pPr>
            <w:spacing w:line="189" w:lineRule="exact"/>
          </w:pPr>
        </w:pPrChange>
      </w:pPr>
    </w:p>
    <w:p w14:paraId="08B05A06" w14:textId="6230D31E" w:rsidR="00D46A21" w:rsidDel="00D50867" w:rsidRDefault="00D46A21">
      <w:pPr>
        <w:spacing w:before="65"/>
        <w:ind w:left="696"/>
        <w:jc w:val="center"/>
        <w:rPr>
          <w:del w:id="356" w:author="Morgan Wills" w:date="2026-10-01T09:51:00Z"/>
          <w:rFonts w:ascii="Arial"/>
          <w:sz w:val="15"/>
        </w:rPr>
        <w:pPrChange w:id="357" w:author="Morgan Wills" w:date="2026-10-01T09:51:00Z">
          <w:pPr>
            <w:pStyle w:val="BodyText"/>
            <w:spacing w:before="119"/>
          </w:pPr>
        </w:pPrChange>
      </w:pPr>
    </w:p>
    <w:p w14:paraId="707A4F40" w14:textId="64F19144" w:rsidR="00D46A21" w:rsidDel="00D50867" w:rsidRDefault="000B705F">
      <w:pPr>
        <w:spacing w:before="65"/>
        <w:ind w:left="696"/>
        <w:jc w:val="center"/>
        <w:rPr>
          <w:del w:id="358" w:author="Morgan Wills" w:date="2026-10-01T09:51:00Z"/>
          <w:rFonts w:ascii="Arial"/>
          <w:sz w:val="15"/>
        </w:rPr>
        <w:pPrChange w:id="359" w:author="Morgan Wills" w:date="2026-10-01T09:51:00Z">
          <w:pPr>
            <w:spacing w:line="261" w:lineRule="auto"/>
            <w:ind w:left="364" w:right="38" w:hanging="1"/>
          </w:pPr>
        </w:pPrChange>
      </w:pPr>
      <w:del w:id="360" w:author="Morgan Wills" w:date="2026-10-01T09:51:00Z">
        <w:r w:rsidDel="00D50867">
          <w:rPr>
            <w:rFonts w:ascii="Arial"/>
            <w:color w:val="030305"/>
            <w:w w:val="105"/>
            <w:sz w:val="15"/>
          </w:rPr>
          <w:delText>State of Kansas</w:delText>
        </w:r>
        <w:r w:rsidDel="00D50867">
          <w:rPr>
            <w:rFonts w:ascii="Arial"/>
            <w:color w:val="030305"/>
            <w:spacing w:val="40"/>
            <w:w w:val="105"/>
            <w:sz w:val="15"/>
          </w:rPr>
          <w:delText xml:space="preserve"> </w:delText>
        </w:r>
        <w:r w:rsidDel="00D50867">
          <w:rPr>
            <w:rFonts w:ascii="Arial"/>
            <w:color w:val="030305"/>
            <w:spacing w:val="-2"/>
            <w:w w:val="105"/>
            <w:sz w:val="15"/>
          </w:rPr>
          <w:delText>Kansas</w:delText>
        </w:r>
        <w:r w:rsidDel="00D50867">
          <w:rPr>
            <w:rFonts w:ascii="Arial"/>
            <w:color w:val="030305"/>
            <w:spacing w:val="-5"/>
            <w:w w:val="105"/>
            <w:sz w:val="15"/>
          </w:rPr>
          <w:delText xml:space="preserve"> </w:delText>
        </w:r>
        <w:r w:rsidDel="00D50867">
          <w:rPr>
            <w:rFonts w:ascii="Arial"/>
            <w:color w:val="030305"/>
            <w:spacing w:val="-2"/>
            <w:w w:val="105"/>
            <w:sz w:val="15"/>
          </w:rPr>
          <w:delText>State</w:delText>
        </w:r>
        <w:r w:rsidDel="00D50867">
          <w:rPr>
            <w:rFonts w:ascii="Arial"/>
            <w:color w:val="030305"/>
            <w:spacing w:val="-11"/>
            <w:w w:val="105"/>
            <w:sz w:val="15"/>
          </w:rPr>
          <w:delText xml:space="preserve"> </w:delText>
        </w:r>
        <w:r w:rsidDel="00D50867">
          <w:rPr>
            <w:rFonts w:ascii="Arial"/>
            <w:color w:val="030305"/>
            <w:spacing w:val="-2"/>
            <w:w w:val="105"/>
            <w:sz w:val="15"/>
          </w:rPr>
          <w:delText xml:space="preserve">University </w:delText>
        </w:r>
        <w:r w:rsidDel="00D50867">
          <w:rPr>
            <w:rFonts w:ascii="Arial"/>
            <w:color w:val="030305"/>
            <w:w w:val="105"/>
            <w:sz w:val="15"/>
          </w:rPr>
          <w:delText>KSU-146a (Rev</w:delText>
        </w:r>
        <w:r w:rsidDel="00D50867">
          <w:rPr>
            <w:rFonts w:ascii="Arial"/>
            <w:color w:val="153F66"/>
            <w:w w:val="105"/>
            <w:sz w:val="15"/>
          </w:rPr>
          <w:delText xml:space="preserve">. </w:delText>
        </w:r>
        <w:r w:rsidDel="00D50867">
          <w:rPr>
            <w:rFonts w:ascii="Arial"/>
            <w:color w:val="030305"/>
            <w:w w:val="105"/>
            <w:sz w:val="15"/>
          </w:rPr>
          <w:delText>3-24</w:delText>
        </w:r>
        <w:r w:rsidDel="00D50867">
          <w:rPr>
            <w:rFonts w:ascii="Arial"/>
            <w:color w:val="1C1621"/>
            <w:w w:val="105"/>
            <w:sz w:val="15"/>
          </w:rPr>
          <w:delText>)</w:delText>
        </w:r>
      </w:del>
    </w:p>
    <w:p w14:paraId="1F3F377F" w14:textId="7841BBAD" w:rsidR="00D46A21" w:rsidDel="00D50867" w:rsidRDefault="000B705F">
      <w:pPr>
        <w:spacing w:before="65"/>
        <w:ind w:left="696"/>
        <w:jc w:val="center"/>
        <w:rPr>
          <w:del w:id="361" w:author="Morgan Wills" w:date="2026-10-01T09:51:00Z"/>
          <w:rFonts w:ascii="Arial"/>
          <w:b/>
          <w:sz w:val="19"/>
        </w:rPr>
        <w:pPrChange w:id="362" w:author="Morgan Wills" w:date="2026-10-01T09:51:00Z">
          <w:pPr>
            <w:spacing w:before="71"/>
            <w:ind w:left="363"/>
          </w:pPr>
        </w:pPrChange>
      </w:pPr>
      <w:del w:id="363" w:author="Morgan Wills" w:date="2026-10-01T09:51:00Z">
        <w:r w:rsidDel="00D50867">
          <w:br w:type="column"/>
        </w:r>
        <w:r w:rsidDel="00D50867">
          <w:rPr>
            <w:rFonts w:ascii="Arial"/>
            <w:b/>
            <w:color w:val="030305"/>
            <w:w w:val="105"/>
            <w:sz w:val="19"/>
          </w:rPr>
          <w:lastRenderedPageBreak/>
          <w:delText>Appendix</w:delText>
        </w:r>
        <w:r w:rsidDel="00D50867">
          <w:rPr>
            <w:rFonts w:ascii="Arial"/>
            <w:b/>
            <w:color w:val="030305"/>
            <w:spacing w:val="-7"/>
            <w:w w:val="105"/>
            <w:sz w:val="19"/>
          </w:rPr>
          <w:delText xml:space="preserve"> </w:delText>
        </w:r>
        <w:r w:rsidDel="00D50867">
          <w:rPr>
            <w:rFonts w:ascii="Arial"/>
            <w:b/>
            <w:color w:val="030305"/>
            <w:spacing w:val="-10"/>
            <w:w w:val="105"/>
            <w:sz w:val="19"/>
          </w:rPr>
          <w:delText>C</w:delText>
        </w:r>
      </w:del>
    </w:p>
    <w:p w14:paraId="5740D6AE" w14:textId="34FAC844" w:rsidR="00D46A21" w:rsidDel="00D50867" w:rsidRDefault="000B705F">
      <w:pPr>
        <w:spacing w:before="65"/>
        <w:ind w:left="696"/>
        <w:jc w:val="center"/>
        <w:rPr>
          <w:del w:id="364" w:author="Morgan Wills" w:date="2026-10-01T09:51:00Z"/>
          <w:rFonts w:ascii="Arial"/>
          <w:b/>
          <w:sz w:val="15"/>
        </w:rPr>
        <w:pPrChange w:id="365" w:author="Morgan Wills" w:date="2026-10-01T09:51:00Z">
          <w:pPr>
            <w:pStyle w:val="BodyText"/>
            <w:spacing w:before="114"/>
          </w:pPr>
        </w:pPrChange>
      </w:pPr>
      <w:del w:id="366" w:author="Morgan Wills" w:date="2026-10-01T09:51:00Z">
        <w:r w:rsidDel="00D50867">
          <w:br w:type="column"/>
        </w:r>
      </w:del>
    </w:p>
    <w:p w14:paraId="6D78BF5A" w14:textId="7D0A4D37" w:rsidR="00D46A21" w:rsidDel="00D50867" w:rsidRDefault="000B705F">
      <w:pPr>
        <w:spacing w:before="65"/>
        <w:ind w:left="696"/>
        <w:jc w:val="center"/>
        <w:rPr>
          <w:del w:id="367" w:author="Morgan Wills" w:date="2026-10-01T09:51:00Z"/>
          <w:rFonts w:ascii="Arial"/>
          <w:sz w:val="15"/>
        </w:rPr>
        <w:pPrChange w:id="368" w:author="Morgan Wills" w:date="2026-10-01T09:51:00Z">
          <w:pPr>
            <w:tabs>
              <w:tab w:val="left" w:pos="1084"/>
              <w:tab w:val="left" w:pos="2293"/>
            </w:tabs>
            <w:spacing w:line="261" w:lineRule="auto"/>
            <w:ind w:left="363" w:right="572" w:firstLine="1"/>
          </w:pPr>
        </w:pPrChange>
      </w:pPr>
      <w:del w:id="369" w:author="Morgan Wills" w:date="2026-10-01T09:51:00Z">
        <w:r w:rsidDel="00D50867">
          <w:rPr>
            <w:rFonts w:ascii="Arial"/>
            <w:color w:val="030305"/>
            <w:w w:val="110"/>
            <w:sz w:val="15"/>
          </w:rPr>
          <w:delText>Contract#</w:delText>
        </w:r>
        <w:r w:rsidDel="00D50867">
          <w:rPr>
            <w:rFonts w:ascii="Arial"/>
            <w:color w:val="030305"/>
            <w:spacing w:val="-12"/>
            <w:w w:val="110"/>
            <w:sz w:val="15"/>
          </w:rPr>
          <w:delText xml:space="preserve"> </w:delText>
        </w:r>
        <w:r w:rsidDel="00D50867">
          <w:rPr>
            <w:rFonts w:ascii="Arial"/>
            <w:color w:val="030305"/>
            <w:w w:val="110"/>
            <w:sz w:val="15"/>
            <w:u w:val="thick" w:color="030305"/>
          </w:rPr>
          <w:delText>A23-0044-S088</w:delText>
        </w:r>
        <w:r w:rsidDel="00D50867">
          <w:rPr>
            <w:rFonts w:ascii="Arial"/>
            <w:color w:val="030305"/>
            <w:w w:val="110"/>
            <w:sz w:val="15"/>
          </w:rPr>
          <w:delText xml:space="preserve"> </w:delText>
        </w:r>
        <w:r w:rsidDel="00D50867">
          <w:rPr>
            <w:rFonts w:ascii="Arial"/>
            <w:color w:val="030305"/>
            <w:spacing w:val="-2"/>
            <w:w w:val="110"/>
            <w:sz w:val="15"/>
          </w:rPr>
          <w:delText>Initials</w:delText>
        </w:r>
        <w:r w:rsidDel="00D50867">
          <w:rPr>
            <w:rFonts w:ascii="Arial"/>
            <w:color w:val="030305"/>
            <w:sz w:val="15"/>
          </w:rPr>
          <w:tab/>
        </w:r>
        <w:r w:rsidDel="00D50867">
          <w:rPr>
            <w:rFonts w:ascii="Arial"/>
            <w:color w:val="030305"/>
            <w:sz w:val="15"/>
            <w:u w:val="single" w:color="000000"/>
          </w:rPr>
          <w:tab/>
        </w:r>
      </w:del>
    </w:p>
    <w:p w14:paraId="4C51E059" w14:textId="0F412068" w:rsidR="00D46A21" w:rsidDel="00D50867" w:rsidRDefault="00D46A21">
      <w:pPr>
        <w:spacing w:before="65"/>
        <w:ind w:left="696"/>
        <w:jc w:val="center"/>
        <w:rPr>
          <w:del w:id="370" w:author="Morgan Wills" w:date="2026-10-01T09:51:00Z"/>
          <w:rFonts w:ascii="Arial"/>
          <w:sz w:val="15"/>
        </w:rPr>
        <w:sectPr w:rsidR="00D46A21" w:rsidDel="00D50867" w:rsidSect="00D50867">
          <w:pgSz w:w="12240" w:h="15840"/>
          <w:pgMar w:top="720" w:right="720" w:bottom="720" w:left="720" w:header="720" w:footer="720" w:gutter="0"/>
          <w:cols w:num="1" w:space="720" w:equalWidth="0">
            <w:col w:w="2058" w:space="2968"/>
          </w:cols>
          <w:docGrid w:linePitch="299"/>
          <w:sectPrChange w:id="371" w:author="Morgan Wills" w:date="2026-10-01T09:51:00Z">
            <w:sectPr w:rsidR="00D46A21" w:rsidDel="00D50867" w:rsidSect="00D50867">
              <w:pgMar w:top="380" w:right="360" w:bottom="280" w:left="360" w:header="720" w:footer="720" w:gutter="0"/>
              <w:cols w:num="3">
                <w:col/>
                <w:col/>
                <w:col/>
              </w:cols>
              <w:docGrid w:linePitch="0"/>
            </w:sectPr>
          </w:sectPrChange>
        </w:sectPr>
        <w:pPrChange w:id="372" w:author="Morgan Wills" w:date="2026-10-01T09:51:00Z">
          <w:pPr>
            <w:spacing w:line="261" w:lineRule="auto"/>
          </w:pPr>
        </w:pPrChange>
      </w:pPr>
    </w:p>
    <w:p w14:paraId="7C188B86" w14:textId="5084FF23" w:rsidR="00D46A21" w:rsidDel="00D50867" w:rsidRDefault="00D46A21">
      <w:pPr>
        <w:spacing w:before="65"/>
        <w:ind w:left="696"/>
        <w:jc w:val="center"/>
        <w:rPr>
          <w:del w:id="373" w:author="Morgan Wills" w:date="2026-10-01T09:51:00Z"/>
          <w:rFonts w:ascii="Arial"/>
          <w:sz w:val="15"/>
        </w:rPr>
        <w:pPrChange w:id="374" w:author="Morgan Wills" w:date="2026-10-01T09:51:00Z">
          <w:pPr>
            <w:pStyle w:val="BodyText"/>
            <w:spacing w:before="3"/>
          </w:pPr>
        </w:pPrChange>
      </w:pPr>
    </w:p>
    <w:p w14:paraId="54AD81AC" w14:textId="31489CCB" w:rsidR="00D46A21" w:rsidDel="00D50867" w:rsidRDefault="000B705F">
      <w:pPr>
        <w:spacing w:before="65"/>
        <w:ind w:left="696"/>
        <w:jc w:val="center"/>
        <w:rPr>
          <w:del w:id="375" w:author="Morgan Wills" w:date="2026-10-01T09:51:00Z"/>
          <w:rFonts w:ascii="Arial"/>
          <w:b/>
          <w:sz w:val="15"/>
        </w:rPr>
        <w:pPrChange w:id="376" w:author="Morgan Wills" w:date="2026-10-01T09:51:00Z">
          <w:pPr>
            <w:ind w:left="8"/>
            <w:jc w:val="center"/>
          </w:pPr>
        </w:pPrChange>
      </w:pPr>
      <w:del w:id="377" w:author="Morgan Wills" w:date="2026-10-01T09:51:00Z">
        <w:r w:rsidDel="00D50867">
          <w:rPr>
            <w:rFonts w:ascii="Arial"/>
            <w:b/>
            <w:color w:val="030305"/>
            <w:spacing w:val="-2"/>
            <w:w w:val="105"/>
            <w:sz w:val="15"/>
          </w:rPr>
          <w:delText>CONTRACTUAL</w:delText>
        </w:r>
        <w:r w:rsidDel="00D50867">
          <w:rPr>
            <w:rFonts w:ascii="Arial"/>
            <w:b/>
            <w:color w:val="030305"/>
            <w:spacing w:val="16"/>
            <w:w w:val="105"/>
            <w:sz w:val="15"/>
          </w:rPr>
          <w:delText xml:space="preserve"> </w:delText>
        </w:r>
        <w:r w:rsidDel="00D50867">
          <w:rPr>
            <w:rFonts w:ascii="Arial"/>
            <w:b/>
            <w:color w:val="030305"/>
            <w:spacing w:val="-2"/>
            <w:w w:val="105"/>
            <w:sz w:val="15"/>
          </w:rPr>
          <w:delText>PROVISIONS</w:delText>
        </w:r>
        <w:r w:rsidDel="00D50867">
          <w:rPr>
            <w:rFonts w:ascii="Arial"/>
            <w:b/>
            <w:color w:val="030305"/>
            <w:spacing w:val="15"/>
            <w:w w:val="105"/>
            <w:sz w:val="15"/>
          </w:rPr>
          <w:delText xml:space="preserve"> </w:delText>
        </w:r>
        <w:r w:rsidDel="00D50867">
          <w:rPr>
            <w:rFonts w:ascii="Arial"/>
            <w:b/>
            <w:color w:val="030305"/>
            <w:spacing w:val="-2"/>
            <w:w w:val="105"/>
            <w:sz w:val="15"/>
          </w:rPr>
          <w:delText>ATTACHMENT</w:delText>
        </w:r>
      </w:del>
    </w:p>
    <w:p w14:paraId="1F549634" w14:textId="49B3EB5E" w:rsidR="00D46A21" w:rsidDel="00D50867" w:rsidRDefault="00D46A21">
      <w:pPr>
        <w:spacing w:before="65"/>
        <w:ind w:left="696"/>
        <w:jc w:val="center"/>
        <w:rPr>
          <w:del w:id="378" w:author="Morgan Wills" w:date="2026-10-01T09:51:00Z"/>
          <w:rFonts w:ascii="Arial"/>
          <w:b/>
          <w:sz w:val="15"/>
        </w:rPr>
        <w:pPrChange w:id="379" w:author="Morgan Wills" w:date="2026-10-01T09:51:00Z">
          <w:pPr>
            <w:pStyle w:val="BodyText"/>
            <w:spacing w:before="16"/>
          </w:pPr>
        </w:pPrChange>
      </w:pPr>
    </w:p>
    <w:p w14:paraId="0B12FFE4" w14:textId="2C102E33" w:rsidR="00D46A21" w:rsidDel="00D50867" w:rsidRDefault="000B705F">
      <w:pPr>
        <w:spacing w:before="65"/>
        <w:ind w:left="696"/>
        <w:jc w:val="center"/>
        <w:rPr>
          <w:del w:id="380" w:author="Morgan Wills" w:date="2026-10-01T09:51:00Z"/>
          <w:rFonts w:ascii="Arial"/>
          <w:sz w:val="15"/>
        </w:rPr>
        <w:pPrChange w:id="381" w:author="Morgan Wills" w:date="2026-10-01T09:51:00Z">
          <w:pPr>
            <w:spacing w:line="244" w:lineRule="auto"/>
            <w:ind w:left="1316" w:right="316" w:hanging="955"/>
            <w:jc w:val="both"/>
          </w:pPr>
        </w:pPrChange>
      </w:pPr>
      <w:del w:id="382" w:author="Morgan Wills" w:date="2026-10-01T09:51:00Z">
        <w:r w:rsidDel="00D50867">
          <w:rPr>
            <w:rFonts w:ascii="Arial"/>
            <w:color w:val="030305"/>
            <w:sz w:val="15"/>
          </w:rPr>
          <w:delText>Important:</w:delText>
        </w:r>
        <w:r w:rsidDel="00D50867">
          <w:rPr>
            <w:rFonts w:ascii="Arial"/>
            <w:color w:val="030305"/>
            <w:spacing w:val="80"/>
            <w:sz w:val="15"/>
          </w:rPr>
          <w:delText xml:space="preserve"> </w:delText>
        </w:r>
        <w:r w:rsidDel="00D50867">
          <w:rPr>
            <w:rFonts w:ascii="Arial"/>
            <w:color w:val="030305"/>
            <w:sz w:val="15"/>
          </w:rPr>
          <w:delText>This form contains mandatory contract provisions and must be attached to and specifically incorporated in</w:delText>
        </w:r>
        <w:r w:rsidDel="00D50867">
          <w:rPr>
            <w:rFonts w:ascii="Arial"/>
            <w:color w:val="030305"/>
            <w:spacing w:val="-1"/>
            <w:sz w:val="15"/>
          </w:rPr>
          <w:delText xml:space="preserve"> </w:delText>
        </w:r>
        <w:r w:rsidDel="00D50867">
          <w:rPr>
            <w:rFonts w:ascii="Arial"/>
            <w:color w:val="030305"/>
            <w:sz w:val="15"/>
          </w:rPr>
          <w:delText>all contractual agreements by adding the follo</w:delText>
        </w:r>
        <w:r w:rsidDel="00D50867">
          <w:rPr>
            <w:rFonts w:ascii="Arial"/>
            <w:color w:val="1C1621"/>
            <w:sz w:val="15"/>
          </w:rPr>
          <w:delText>w</w:delText>
        </w:r>
        <w:r w:rsidDel="00D50867">
          <w:rPr>
            <w:rFonts w:ascii="Arial"/>
            <w:color w:val="030305"/>
            <w:sz w:val="15"/>
          </w:rPr>
          <w:delText>ing</w:delText>
        </w:r>
        <w:r w:rsidDel="00D50867">
          <w:rPr>
            <w:rFonts w:ascii="Arial"/>
            <w:color w:val="030305"/>
            <w:spacing w:val="-11"/>
            <w:sz w:val="15"/>
          </w:rPr>
          <w:delText xml:space="preserve"> </w:delText>
        </w:r>
        <w:r w:rsidDel="00D50867">
          <w:rPr>
            <w:rFonts w:ascii="Arial"/>
            <w:color w:val="030305"/>
            <w:sz w:val="15"/>
          </w:rPr>
          <w:delText>statement</w:delText>
        </w:r>
        <w:r w:rsidDel="00D50867">
          <w:rPr>
            <w:rFonts w:ascii="Arial"/>
            <w:color w:val="030305"/>
            <w:spacing w:val="-4"/>
            <w:sz w:val="15"/>
          </w:rPr>
          <w:delText xml:space="preserve"> </w:delText>
        </w:r>
        <w:r w:rsidDel="00D50867">
          <w:rPr>
            <w:rFonts w:ascii="Arial"/>
            <w:color w:val="030305"/>
            <w:sz w:val="15"/>
          </w:rPr>
          <w:delText>to</w:delText>
        </w:r>
        <w:r w:rsidDel="00D50867">
          <w:rPr>
            <w:rFonts w:ascii="Arial"/>
            <w:color w:val="030305"/>
            <w:spacing w:val="-4"/>
            <w:sz w:val="15"/>
          </w:rPr>
          <w:delText xml:space="preserve"> </w:delText>
        </w:r>
        <w:r w:rsidDel="00D50867">
          <w:rPr>
            <w:rFonts w:ascii="Arial"/>
            <w:color w:val="030305"/>
            <w:sz w:val="15"/>
          </w:rPr>
          <w:delText>the</w:delText>
        </w:r>
        <w:r w:rsidDel="00D50867">
          <w:rPr>
            <w:rFonts w:ascii="Arial"/>
            <w:color w:val="030305"/>
            <w:spacing w:val="-11"/>
            <w:sz w:val="15"/>
          </w:rPr>
          <w:delText xml:space="preserve"> </w:delText>
        </w:r>
        <w:r w:rsidDel="00D50867">
          <w:rPr>
            <w:rFonts w:ascii="Arial"/>
            <w:color w:val="030305"/>
            <w:sz w:val="15"/>
          </w:rPr>
          <w:delText>main</w:delText>
        </w:r>
        <w:r w:rsidDel="00D50867">
          <w:rPr>
            <w:rFonts w:ascii="Arial"/>
            <w:color w:val="030305"/>
            <w:spacing w:val="-3"/>
            <w:sz w:val="15"/>
          </w:rPr>
          <w:delText xml:space="preserve"> </w:delText>
        </w:r>
        <w:r w:rsidDel="00D50867">
          <w:rPr>
            <w:rFonts w:ascii="Arial"/>
            <w:color w:val="030305"/>
            <w:sz w:val="15"/>
          </w:rPr>
          <w:delText>body</w:delText>
        </w:r>
        <w:r w:rsidDel="00D50867">
          <w:rPr>
            <w:rFonts w:ascii="Arial"/>
            <w:color w:val="030305"/>
            <w:spacing w:val="-4"/>
            <w:sz w:val="15"/>
          </w:rPr>
          <w:delText xml:space="preserve"> </w:delText>
        </w:r>
        <w:r w:rsidDel="00D50867">
          <w:rPr>
            <w:rFonts w:ascii="Arial"/>
            <w:color w:val="030305"/>
            <w:sz w:val="15"/>
          </w:rPr>
          <w:delText>of</w:delText>
        </w:r>
        <w:r w:rsidDel="00D50867">
          <w:rPr>
            <w:rFonts w:ascii="Arial"/>
            <w:color w:val="030305"/>
            <w:spacing w:val="-3"/>
            <w:sz w:val="15"/>
          </w:rPr>
          <w:delText xml:space="preserve"> </w:delText>
        </w:r>
        <w:r w:rsidDel="00D50867">
          <w:rPr>
            <w:rFonts w:ascii="Arial"/>
            <w:color w:val="030305"/>
            <w:sz w:val="15"/>
          </w:rPr>
          <w:delText>the</w:delText>
        </w:r>
        <w:r w:rsidDel="00D50867">
          <w:rPr>
            <w:rFonts w:ascii="Arial"/>
            <w:color w:val="030305"/>
            <w:spacing w:val="-7"/>
            <w:sz w:val="15"/>
          </w:rPr>
          <w:delText xml:space="preserve"> </w:delText>
        </w:r>
        <w:r w:rsidDel="00D50867">
          <w:rPr>
            <w:rFonts w:ascii="Arial"/>
            <w:color w:val="030305"/>
            <w:sz w:val="15"/>
          </w:rPr>
          <w:delText xml:space="preserve">contract: </w:delText>
        </w:r>
        <w:r w:rsidDel="00D50867">
          <w:rPr>
            <w:rFonts w:ascii="Arial"/>
            <w:color w:val="382A36"/>
            <w:sz w:val="15"/>
          </w:rPr>
          <w:delText>"</w:delText>
        </w:r>
        <w:r w:rsidDel="00D50867">
          <w:rPr>
            <w:rFonts w:ascii="Arial"/>
            <w:color w:val="030305"/>
            <w:sz w:val="15"/>
          </w:rPr>
          <w:delText>The</w:delText>
        </w:r>
        <w:r w:rsidDel="00D50867">
          <w:rPr>
            <w:rFonts w:ascii="Arial"/>
            <w:color w:val="030305"/>
            <w:spacing w:val="-10"/>
            <w:sz w:val="15"/>
          </w:rPr>
          <w:delText xml:space="preserve"> </w:delText>
        </w:r>
        <w:r w:rsidDel="00D50867">
          <w:rPr>
            <w:rFonts w:ascii="Arial"/>
            <w:color w:val="030305"/>
            <w:sz w:val="15"/>
          </w:rPr>
          <w:delText>Provisions found in</w:delText>
        </w:r>
        <w:r w:rsidDel="00D50867">
          <w:rPr>
            <w:rFonts w:ascii="Arial"/>
            <w:color w:val="030305"/>
            <w:spacing w:val="-11"/>
            <w:sz w:val="15"/>
          </w:rPr>
          <w:delText xml:space="preserve"> </w:delText>
        </w:r>
        <w:r w:rsidDel="00D50867">
          <w:rPr>
            <w:rFonts w:ascii="Arial"/>
            <w:color w:val="030305"/>
            <w:sz w:val="15"/>
          </w:rPr>
          <w:delText>Contractual Provisions Attachment</w:delText>
        </w:r>
        <w:r w:rsidDel="00D50867">
          <w:rPr>
            <w:rFonts w:ascii="Arial"/>
            <w:color w:val="030305"/>
            <w:spacing w:val="10"/>
            <w:sz w:val="15"/>
          </w:rPr>
          <w:delText xml:space="preserve"> </w:delText>
        </w:r>
        <w:r w:rsidDel="00D50867">
          <w:rPr>
            <w:rFonts w:ascii="Arial"/>
            <w:color w:val="1C1621"/>
            <w:sz w:val="15"/>
          </w:rPr>
          <w:delText>(</w:delText>
        </w:r>
        <w:r w:rsidDel="00D50867">
          <w:rPr>
            <w:rFonts w:ascii="Arial"/>
            <w:color w:val="030305"/>
            <w:sz w:val="15"/>
          </w:rPr>
          <w:delText>Form</w:delText>
        </w:r>
        <w:r w:rsidDel="00D50867">
          <w:rPr>
            <w:rFonts w:ascii="Arial"/>
            <w:color w:val="030305"/>
            <w:spacing w:val="-2"/>
            <w:sz w:val="15"/>
          </w:rPr>
          <w:delText xml:space="preserve"> </w:delText>
        </w:r>
        <w:r w:rsidDel="00D50867">
          <w:rPr>
            <w:rFonts w:ascii="Arial"/>
            <w:color w:val="030305"/>
            <w:sz w:val="15"/>
          </w:rPr>
          <w:delText>KSU-146a</w:delText>
        </w:r>
        <w:r w:rsidDel="00D50867">
          <w:rPr>
            <w:rFonts w:ascii="Arial"/>
            <w:color w:val="1C1621"/>
            <w:sz w:val="15"/>
          </w:rPr>
          <w:delText>,</w:delText>
        </w:r>
        <w:r w:rsidDel="00D50867">
          <w:rPr>
            <w:rFonts w:ascii="Arial"/>
            <w:color w:val="1C1621"/>
            <w:spacing w:val="-11"/>
            <w:sz w:val="15"/>
          </w:rPr>
          <w:delText xml:space="preserve"> </w:delText>
        </w:r>
        <w:r w:rsidDel="00D50867">
          <w:rPr>
            <w:rFonts w:ascii="Arial"/>
            <w:color w:val="030305"/>
            <w:sz w:val="15"/>
          </w:rPr>
          <w:delText>Rev. 3-24</w:delText>
        </w:r>
        <w:r w:rsidDel="00D50867">
          <w:rPr>
            <w:rFonts w:ascii="Arial"/>
            <w:color w:val="1C1621"/>
            <w:sz w:val="15"/>
          </w:rPr>
          <w:delText>),</w:delText>
        </w:r>
        <w:r w:rsidDel="00D50867">
          <w:rPr>
            <w:rFonts w:ascii="Arial"/>
            <w:color w:val="1C1621"/>
            <w:spacing w:val="-11"/>
            <w:sz w:val="15"/>
          </w:rPr>
          <w:delText xml:space="preserve"> </w:delText>
        </w:r>
        <w:r w:rsidDel="00D50867">
          <w:rPr>
            <w:rFonts w:ascii="Arial"/>
            <w:color w:val="1C1621"/>
            <w:sz w:val="15"/>
          </w:rPr>
          <w:delText>w</w:delText>
        </w:r>
        <w:r w:rsidDel="00D50867">
          <w:rPr>
            <w:rFonts w:ascii="Arial"/>
            <w:color w:val="030305"/>
            <w:sz w:val="15"/>
          </w:rPr>
          <w:delText>hich is</w:delText>
        </w:r>
        <w:r w:rsidDel="00D50867">
          <w:rPr>
            <w:rFonts w:ascii="Arial"/>
            <w:color w:val="030305"/>
            <w:spacing w:val="-3"/>
            <w:sz w:val="15"/>
          </w:rPr>
          <w:delText xml:space="preserve"> </w:delText>
        </w:r>
        <w:r w:rsidDel="00D50867">
          <w:rPr>
            <w:rFonts w:ascii="Arial"/>
            <w:color w:val="030305"/>
            <w:sz w:val="15"/>
          </w:rPr>
          <w:delText>attached hereto</w:delText>
        </w:r>
        <w:r w:rsidDel="00D50867">
          <w:rPr>
            <w:rFonts w:ascii="Arial"/>
            <w:color w:val="1C1621"/>
            <w:sz w:val="15"/>
          </w:rPr>
          <w:delText>,</w:delText>
        </w:r>
        <w:r w:rsidDel="00D50867">
          <w:rPr>
            <w:rFonts w:ascii="Arial"/>
            <w:color w:val="1C1621"/>
            <w:spacing w:val="-4"/>
            <w:sz w:val="15"/>
          </w:rPr>
          <w:delText xml:space="preserve"> </w:delText>
        </w:r>
        <w:r w:rsidDel="00D50867">
          <w:rPr>
            <w:rFonts w:ascii="Arial"/>
            <w:color w:val="030305"/>
            <w:sz w:val="15"/>
          </w:rPr>
          <w:delText>are hereby incorporated in</w:delText>
        </w:r>
        <w:r w:rsidDel="00D50867">
          <w:rPr>
            <w:rFonts w:ascii="Arial"/>
            <w:color w:val="030305"/>
            <w:spacing w:val="-4"/>
            <w:sz w:val="15"/>
          </w:rPr>
          <w:delText xml:space="preserve"> </w:delText>
        </w:r>
        <w:r w:rsidDel="00D50867">
          <w:rPr>
            <w:rFonts w:ascii="Arial"/>
            <w:color w:val="030305"/>
            <w:sz w:val="15"/>
          </w:rPr>
          <w:delText>this contract and made a part hereof.</w:delText>
        </w:r>
        <w:r w:rsidDel="00D50867">
          <w:rPr>
            <w:rFonts w:ascii="Arial"/>
            <w:color w:val="382A36"/>
            <w:sz w:val="15"/>
          </w:rPr>
          <w:delText>"</w:delText>
        </w:r>
      </w:del>
    </w:p>
    <w:p w14:paraId="72EF8DBD" w14:textId="6F2E998E" w:rsidR="00D46A21" w:rsidDel="00D50867" w:rsidRDefault="000B705F">
      <w:pPr>
        <w:spacing w:before="65"/>
        <w:ind w:left="696"/>
        <w:jc w:val="center"/>
        <w:rPr>
          <w:del w:id="383" w:author="Morgan Wills" w:date="2026-10-01T09:51:00Z"/>
          <w:sz w:val="15"/>
        </w:rPr>
        <w:pPrChange w:id="384" w:author="Morgan Wills" w:date="2026-10-01T09:51:00Z">
          <w:pPr>
            <w:pStyle w:val="ListParagraph"/>
            <w:numPr>
              <w:numId w:val="1"/>
            </w:numPr>
            <w:tabs>
              <w:tab w:val="left" w:pos="1078"/>
            </w:tabs>
            <w:spacing w:before="159" w:line="244" w:lineRule="auto"/>
            <w:ind w:right="324" w:hanging="356"/>
            <w:jc w:val="left"/>
          </w:pPr>
        </w:pPrChange>
      </w:pPr>
      <w:del w:id="385" w:author="Morgan Wills" w:date="2026-10-01T09:51:00Z">
        <w:r w:rsidDel="00D50867">
          <w:rPr>
            <w:b/>
            <w:color w:val="030305"/>
            <w:sz w:val="14"/>
            <w:u w:val="thick" w:color="030305"/>
          </w:rPr>
          <w:delText>Controlling</w:delText>
        </w:r>
        <w:r w:rsidDel="00D50867">
          <w:rPr>
            <w:b/>
            <w:color w:val="030305"/>
            <w:spacing w:val="20"/>
            <w:sz w:val="14"/>
            <w:u w:val="thick" w:color="030305"/>
          </w:rPr>
          <w:delText xml:space="preserve"> </w:delText>
        </w:r>
        <w:r w:rsidDel="00D50867">
          <w:rPr>
            <w:b/>
            <w:color w:val="030305"/>
            <w:sz w:val="14"/>
            <w:u w:val="thick" w:color="030305"/>
          </w:rPr>
          <w:delText>Provisions:</w:delText>
        </w:r>
        <w:r w:rsidDel="00D50867">
          <w:rPr>
            <w:b/>
            <w:color w:val="030305"/>
            <w:spacing w:val="64"/>
            <w:sz w:val="14"/>
          </w:rPr>
          <w:delText xml:space="preserve"> </w:delText>
        </w:r>
        <w:r w:rsidDel="00D50867">
          <w:rPr>
            <w:color w:val="030305"/>
            <w:sz w:val="15"/>
          </w:rPr>
          <w:delText>It is</w:delText>
        </w:r>
        <w:r w:rsidDel="00D50867">
          <w:rPr>
            <w:color w:val="030305"/>
            <w:spacing w:val="-3"/>
            <w:sz w:val="15"/>
          </w:rPr>
          <w:delText xml:space="preserve"> </w:delText>
        </w:r>
        <w:r w:rsidDel="00D50867">
          <w:rPr>
            <w:color w:val="030305"/>
            <w:sz w:val="15"/>
          </w:rPr>
          <w:delText>e</w:delText>
        </w:r>
        <w:r w:rsidDel="00D50867">
          <w:rPr>
            <w:color w:val="1C1621"/>
            <w:sz w:val="15"/>
          </w:rPr>
          <w:delText>x</w:delText>
        </w:r>
        <w:r w:rsidDel="00D50867">
          <w:rPr>
            <w:color w:val="030305"/>
            <w:sz w:val="15"/>
          </w:rPr>
          <w:delText>pressly agreed that the terms of each and every</w:delText>
        </w:r>
        <w:r w:rsidDel="00D50867">
          <w:rPr>
            <w:color w:val="030305"/>
            <w:spacing w:val="15"/>
            <w:sz w:val="15"/>
          </w:rPr>
          <w:delText xml:space="preserve"> </w:delText>
        </w:r>
        <w:r w:rsidDel="00D50867">
          <w:rPr>
            <w:color w:val="030305"/>
            <w:sz w:val="15"/>
          </w:rPr>
          <w:delText>provision</w:delText>
        </w:r>
        <w:r w:rsidDel="00D50867">
          <w:rPr>
            <w:color w:val="030305"/>
            <w:spacing w:val="15"/>
            <w:sz w:val="15"/>
          </w:rPr>
          <w:delText xml:space="preserve"> </w:delText>
        </w:r>
        <w:r w:rsidDel="00D50867">
          <w:rPr>
            <w:color w:val="030305"/>
            <w:sz w:val="15"/>
          </w:rPr>
          <w:delText>in</w:delText>
        </w:r>
        <w:r w:rsidDel="00D50867">
          <w:rPr>
            <w:color w:val="030305"/>
            <w:spacing w:val="-4"/>
            <w:sz w:val="15"/>
          </w:rPr>
          <w:delText xml:space="preserve"> </w:delText>
        </w:r>
        <w:r w:rsidDel="00D50867">
          <w:rPr>
            <w:color w:val="030305"/>
            <w:sz w:val="15"/>
          </w:rPr>
          <w:delText>this attachment</w:delText>
        </w:r>
        <w:r w:rsidDel="00D50867">
          <w:rPr>
            <w:color w:val="030305"/>
            <w:spacing w:val="24"/>
            <w:sz w:val="15"/>
          </w:rPr>
          <w:delText xml:space="preserve"> </w:delText>
        </w:r>
        <w:r w:rsidDel="00D50867">
          <w:rPr>
            <w:color w:val="030305"/>
            <w:sz w:val="15"/>
          </w:rPr>
          <w:delText>shall prevail</w:delText>
        </w:r>
        <w:r w:rsidDel="00D50867">
          <w:rPr>
            <w:color w:val="030305"/>
            <w:spacing w:val="13"/>
            <w:sz w:val="15"/>
          </w:rPr>
          <w:delText xml:space="preserve"> </w:delText>
        </w:r>
        <w:r w:rsidDel="00D50867">
          <w:rPr>
            <w:color w:val="030305"/>
            <w:sz w:val="15"/>
          </w:rPr>
          <w:delText>and</w:delText>
        </w:r>
        <w:r w:rsidDel="00D50867">
          <w:rPr>
            <w:color w:val="030305"/>
            <w:spacing w:val="-1"/>
            <w:sz w:val="15"/>
          </w:rPr>
          <w:delText xml:space="preserve"> </w:delText>
        </w:r>
        <w:r w:rsidDel="00D50867">
          <w:rPr>
            <w:color w:val="030305"/>
            <w:sz w:val="15"/>
          </w:rPr>
          <w:delText>control over the terms of an</w:delText>
        </w:r>
        <w:r w:rsidDel="00D50867">
          <w:rPr>
            <w:color w:val="1C1621"/>
            <w:sz w:val="15"/>
          </w:rPr>
          <w:delText xml:space="preserve">y </w:delText>
        </w:r>
        <w:r w:rsidDel="00D50867">
          <w:rPr>
            <w:color w:val="030305"/>
            <w:sz w:val="15"/>
          </w:rPr>
          <w:delText>other conflicting provision in</w:delText>
        </w:r>
        <w:r w:rsidDel="00D50867">
          <w:rPr>
            <w:color w:val="030305"/>
            <w:spacing w:val="-6"/>
            <w:sz w:val="15"/>
          </w:rPr>
          <w:delText xml:space="preserve"> </w:delText>
        </w:r>
        <w:r w:rsidDel="00D50867">
          <w:rPr>
            <w:color w:val="030305"/>
            <w:sz w:val="15"/>
          </w:rPr>
          <w:delText>the contract</w:delText>
        </w:r>
        <w:r w:rsidDel="00D50867">
          <w:rPr>
            <w:color w:val="030305"/>
            <w:spacing w:val="18"/>
            <w:sz w:val="15"/>
          </w:rPr>
          <w:delText xml:space="preserve"> </w:delText>
        </w:r>
        <w:r w:rsidDel="00D50867">
          <w:rPr>
            <w:color w:val="1C1621"/>
            <w:sz w:val="15"/>
          </w:rPr>
          <w:delText>(</w:delText>
        </w:r>
        <w:r w:rsidDel="00D50867">
          <w:rPr>
            <w:color w:val="030305"/>
            <w:sz w:val="15"/>
          </w:rPr>
          <w:delText>including</w:delText>
        </w:r>
        <w:r w:rsidDel="00D50867">
          <w:rPr>
            <w:color w:val="1C1621"/>
            <w:sz w:val="15"/>
          </w:rPr>
          <w:delText>,</w:delText>
        </w:r>
        <w:r w:rsidDel="00D50867">
          <w:rPr>
            <w:color w:val="1C1621"/>
            <w:spacing w:val="-6"/>
            <w:sz w:val="15"/>
          </w:rPr>
          <w:delText xml:space="preserve"> </w:delText>
        </w:r>
        <w:r w:rsidDel="00D50867">
          <w:rPr>
            <w:color w:val="1C1621"/>
            <w:sz w:val="15"/>
          </w:rPr>
          <w:delText>w</w:delText>
        </w:r>
        <w:r w:rsidDel="00D50867">
          <w:rPr>
            <w:color w:val="030305"/>
            <w:sz w:val="15"/>
          </w:rPr>
          <w:delText>ithout limitation</w:delText>
        </w:r>
        <w:r w:rsidDel="00D50867">
          <w:rPr>
            <w:color w:val="1C1621"/>
            <w:sz w:val="15"/>
          </w:rPr>
          <w:delText>,</w:delText>
        </w:r>
        <w:r w:rsidDel="00D50867">
          <w:rPr>
            <w:color w:val="1C1621"/>
            <w:spacing w:val="-2"/>
            <w:sz w:val="15"/>
          </w:rPr>
          <w:delText xml:space="preserve"> </w:delText>
        </w:r>
        <w:r w:rsidDel="00D50867">
          <w:rPr>
            <w:color w:val="030305"/>
            <w:sz w:val="15"/>
          </w:rPr>
          <w:delText>all other attachments</w:delText>
        </w:r>
        <w:r w:rsidDel="00D50867">
          <w:rPr>
            <w:color w:val="1C1621"/>
            <w:sz w:val="15"/>
          </w:rPr>
          <w:delText>)</w:delText>
        </w:r>
        <w:r w:rsidDel="00D50867">
          <w:rPr>
            <w:color w:val="1C1621"/>
            <w:spacing w:val="-5"/>
            <w:sz w:val="15"/>
          </w:rPr>
          <w:delText xml:space="preserve"> </w:delText>
        </w:r>
        <w:r w:rsidDel="00D50867">
          <w:rPr>
            <w:color w:val="030305"/>
            <w:sz w:val="15"/>
          </w:rPr>
          <w:delText xml:space="preserve">in </w:delText>
        </w:r>
        <w:r w:rsidDel="00D50867">
          <w:rPr>
            <w:color w:val="1C1621"/>
            <w:sz w:val="15"/>
          </w:rPr>
          <w:delText>w</w:delText>
        </w:r>
        <w:r w:rsidDel="00D50867">
          <w:rPr>
            <w:color w:val="030305"/>
            <w:sz w:val="15"/>
          </w:rPr>
          <w:delText>hich this attachment</w:delText>
        </w:r>
        <w:r w:rsidDel="00D50867">
          <w:rPr>
            <w:color w:val="030305"/>
            <w:spacing w:val="17"/>
            <w:sz w:val="15"/>
          </w:rPr>
          <w:delText xml:space="preserve"> </w:delText>
        </w:r>
        <w:r w:rsidDel="00D50867">
          <w:rPr>
            <w:color w:val="030305"/>
            <w:sz w:val="15"/>
          </w:rPr>
          <w:delText>is incorporated.</w:delText>
        </w:r>
        <w:r w:rsidDel="00D50867">
          <w:rPr>
            <w:color w:val="030305"/>
            <w:spacing w:val="40"/>
            <w:sz w:val="15"/>
          </w:rPr>
          <w:delText xml:space="preserve"> </w:delText>
        </w:r>
        <w:r w:rsidDel="00D50867">
          <w:rPr>
            <w:color w:val="030305"/>
            <w:sz w:val="15"/>
          </w:rPr>
          <w:delText>An</w:delText>
        </w:r>
        <w:r w:rsidDel="00D50867">
          <w:rPr>
            <w:color w:val="1C1621"/>
            <w:sz w:val="15"/>
          </w:rPr>
          <w:delText xml:space="preserve">y </w:delText>
        </w:r>
        <w:r w:rsidDel="00D50867">
          <w:rPr>
            <w:color w:val="030305"/>
            <w:sz w:val="15"/>
          </w:rPr>
          <w:delText xml:space="preserve">terms that conflict </w:delText>
        </w:r>
        <w:r w:rsidDel="00D50867">
          <w:rPr>
            <w:color w:val="1C1621"/>
            <w:sz w:val="15"/>
          </w:rPr>
          <w:delText>w</w:delText>
        </w:r>
        <w:r w:rsidDel="00D50867">
          <w:rPr>
            <w:color w:val="030305"/>
            <w:sz w:val="15"/>
          </w:rPr>
          <w:delText xml:space="preserve">ith or could be interpreted to conflict </w:delText>
        </w:r>
        <w:r w:rsidDel="00D50867">
          <w:rPr>
            <w:color w:val="1C1621"/>
            <w:sz w:val="15"/>
          </w:rPr>
          <w:delText>w</w:delText>
        </w:r>
        <w:r w:rsidDel="00D50867">
          <w:rPr>
            <w:color w:val="030305"/>
            <w:sz w:val="15"/>
          </w:rPr>
          <w:delText>ith</w:delText>
        </w:r>
        <w:r w:rsidDel="00D50867">
          <w:rPr>
            <w:color w:val="030305"/>
            <w:spacing w:val="-2"/>
            <w:sz w:val="15"/>
          </w:rPr>
          <w:delText xml:space="preserve"> </w:delText>
        </w:r>
        <w:r w:rsidDel="00D50867">
          <w:rPr>
            <w:color w:val="030305"/>
            <w:sz w:val="15"/>
          </w:rPr>
          <w:delText>this attachment are nullified</w:delText>
        </w:r>
        <w:r w:rsidDel="00D50867">
          <w:rPr>
            <w:color w:val="663D16"/>
            <w:sz w:val="15"/>
          </w:rPr>
          <w:delText>.</w:delText>
        </w:r>
      </w:del>
    </w:p>
    <w:p w14:paraId="6B1D898A" w14:textId="4A8C103D" w:rsidR="00D46A21" w:rsidDel="00D50867" w:rsidRDefault="000B705F">
      <w:pPr>
        <w:spacing w:before="65"/>
        <w:ind w:left="696"/>
        <w:jc w:val="center"/>
        <w:rPr>
          <w:del w:id="386" w:author="Morgan Wills" w:date="2026-10-01T09:51:00Z"/>
          <w:sz w:val="15"/>
        </w:rPr>
        <w:pPrChange w:id="387" w:author="Morgan Wills" w:date="2026-10-01T09:51:00Z">
          <w:pPr>
            <w:pStyle w:val="ListParagraph"/>
            <w:numPr>
              <w:numId w:val="1"/>
            </w:numPr>
            <w:tabs>
              <w:tab w:val="left" w:pos="1078"/>
            </w:tabs>
            <w:spacing w:line="247" w:lineRule="auto"/>
            <w:ind w:left="363" w:right="323" w:firstLine="358"/>
            <w:jc w:val="left"/>
          </w:pPr>
        </w:pPrChange>
      </w:pPr>
      <w:del w:id="388" w:author="Morgan Wills" w:date="2026-10-01T09:51:00Z">
        <w:r w:rsidDel="00D50867">
          <w:rPr>
            <w:b/>
            <w:color w:val="030305"/>
            <w:sz w:val="14"/>
            <w:u w:val="thick" w:color="030305"/>
          </w:rPr>
          <w:delText>Kansas Law and Venue:</w:delText>
        </w:r>
        <w:r w:rsidDel="00D50867">
          <w:rPr>
            <w:b/>
            <w:color w:val="030305"/>
            <w:spacing w:val="40"/>
            <w:sz w:val="14"/>
          </w:rPr>
          <w:delText xml:space="preserve"> </w:delText>
        </w:r>
        <w:r w:rsidDel="00D50867">
          <w:rPr>
            <w:color w:val="030305"/>
            <w:sz w:val="15"/>
          </w:rPr>
          <w:delText>All</w:delText>
        </w:r>
        <w:r w:rsidDel="00D50867">
          <w:rPr>
            <w:color w:val="030305"/>
            <w:spacing w:val="-8"/>
            <w:sz w:val="15"/>
          </w:rPr>
          <w:delText xml:space="preserve"> </w:delText>
        </w:r>
        <w:r w:rsidDel="00D50867">
          <w:rPr>
            <w:color w:val="030305"/>
            <w:sz w:val="15"/>
          </w:rPr>
          <w:delText>matters arising out of or</w:delText>
        </w:r>
        <w:r w:rsidDel="00D50867">
          <w:rPr>
            <w:color w:val="030305"/>
            <w:spacing w:val="-1"/>
            <w:sz w:val="15"/>
          </w:rPr>
          <w:delText xml:space="preserve"> </w:delText>
        </w:r>
        <w:r w:rsidDel="00D50867">
          <w:rPr>
            <w:color w:val="030305"/>
            <w:sz w:val="15"/>
          </w:rPr>
          <w:delText>related</w:delText>
        </w:r>
        <w:r w:rsidDel="00D50867">
          <w:rPr>
            <w:color w:val="030305"/>
            <w:spacing w:val="-1"/>
            <w:sz w:val="15"/>
          </w:rPr>
          <w:delText xml:space="preserve"> </w:delText>
        </w:r>
        <w:r w:rsidDel="00D50867">
          <w:rPr>
            <w:color w:val="030305"/>
            <w:sz w:val="15"/>
          </w:rPr>
          <w:delText>to</w:delText>
        </w:r>
        <w:r w:rsidDel="00D50867">
          <w:rPr>
            <w:color w:val="030305"/>
            <w:spacing w:val="-7"/>
            <w:sz w:val="15"/>
          </w:rPr>
          <w:delText xml:space="preserve"> </w:delText>
        </w:r>
        <w:r w:rsidDel="00D50867">
          <w:rPr>
            <w:color w:val="030305"/>
            <w:sz w:val="15"/>
          </w:rPr>
          <w:delText>this</w:delText>
        </w:r>
        <w:r w:rsidDel="00D50867">
          <w:rPr>
            <w:color w:val="030305"/>
            <w:spacing w:val="-7"/>
            <w:sz w:val="15"/>
          </w:rPr>
          <w:delText xml:space="preserve"> </w:delText>
        </w:r>
        <w:r w:rsidDel="00D50867">
          <w:rPr>
            <w:color w:val="030305"/>
            <w:sz w:val="15"/>
          </w:rPr>
          <w:delText>contract shall be</w:delText>
        </w:r>
        <w:r w:rsidDel="00D50867">
          <w:rPr>
            <w:color w:val="030305"/>
            <w:spacing w:val="-4"/>
            <w:sz w:val="15"/>
          </w:rPr>
          <w:delText xml:space="preserve"> </w:delText>
        </w:r>
        <w:r w:rsidDel="00D50867">
          <w:rPr>
            <w:color w:val="030305"/>
            <w:sz w:val="15"/>
          </w:rPr>
          <w:delText>subject to</w:delText>
        </w:r>
        <w:r w:rsidDel="00D50867">
          <w:rPr>
            <w:color w:val="1C1621"/>
            <w:sz w:val="15"/>
          </w:rPr>
          <w:delText>,</w:delText>
        </w:r>
        <w:r w:rsidDel="00D50867">
          <w:rPr>
            <w:color w:val="1C1621"/>
            <w:spacing w:val="-3"/>
            <w:sz w:val="15"/>
          </w:rPr>
          <w:delText xml:space="preserve"> </w:delText>
        </w:r>
        <w:r w:rsidDel="00D50867">
          <w:rPr>
            <w:color w:val="030305"/>
            <w:sz w:val="15"/>
          </w:rPr>
          <w:delText>governed by</w:delText>
        </w:r>
        <w:r w:rsidDel="00D50867">
          <w:rPr>
            <w:color w:val="1C1621"/>
            <w:sz w:val="15"/>
          </w:rPr>
          <w:delText>,</w:delText>
        </w:r>
        <w:r w:rsidDel="00D50867">
          <w:rPr>
            <w:color w:val="1C1621"/>
            <w:spacing w:val="-11"/>
            <w:sz w:val="15"/>
          </w:rPr>
          <w:delText xml:space="preserve"> </w:delText>
        </w:r>
        <w:r w:rsidDel="00D50867">
          <w:rPr>
            <w:color w:val="030305"/>
            <w:sz w:val="15"/>
          </w:rPr>
          <w:delText>and</w:delText>
        </w:r>
        <w:r w:rsidDel="00D50867">
          <w:rPr>
            <w:color w:val="030305"/>
            <w:spacing w:val="-5"/>
            <w:sz w:val="15"/>
          </w:rPr>
          <w:delText xml:space="preserve"> </w:delText>
        </w:r>
        <w:r w:rsidDel="00D50867">
          <w:rPr>
            <w:color w:val="030305"/>
            <w:sz w:val="15"/>
          </w:rPr>
          <w:delText>construed according to</w:delText>
        </w:r>
        <w:r w:rsidDel="00D50867">
          <w:rPr>
            <w:color w:val="030305"/>
            <w:spacing w:val="-7"/>
            <w:sz w:val="15"/>
          </w:rPr>
          <w:delText xml:space="preserve"> </w:delText>
        </w:r>
        <w:r w:rsidDel="00D50867">
          <w:rPr>
            <w:color w:val="030305"/>
            <w:sz w:val="15"/>
          </w:rPr>
          <w:delText>the la</w:delText>
        </w:r>
        <w:r w:rsidDel="00D50867">
          <w:rPr>
            <w:color w:val="1C1621"/>
            <w:sz w:val="15"/>
          </w:rPr>
          <w:delText>w</w:delText>
        </w:r>
        <w:r w:rsidDel="00D50867">
          <w:rPr>
            <w:color w:val="030305"/>
            <w:sz w:val="15"/>
          </w:rPr>
          <w:delText>s of</w:delText>
        </w:r>
        <w:r w:rsidDel="00D50867">
          <w:rPr>
            <w:color w:val="030305"/>
            <w:spacing w:val="-4"/>
            <w:sz w:val="15"/>
          </w:rPr>
          <w:delText xml:space="preserve"> </w:delText>
        </w:r>
        <w:r w:rsidDel="00D50867">
          <w:rPr>
            <w:color w:val="030305"/>
            <w:sz w:val="15"/>
          </w:rPr>
          <w:delText>the State of Kansas</w:delText>
        </w:r>
        <w:r w:rsidDel="00D50867">
          <w:rPr>
            <w:color w:val="1C1621"/>
            <w:sz w:val="15"/>
          </w:rPr>
          <w:delText>,</w:delText>
        </w:r>
        <w:r w:rsidDel="00D50867">
          <w:rPr>
            <w:color w:val="1C1621"/>
            <w:spacing w:val="-9"/>
            <w:sz w:val="15"/>
          </w:rPr>
          <w:delText xml:space="preserve"> </w:delText>
        </w:r>
        <w:r w:rsidDel="00D50867">
          <w:rPr>
            <w:color w:val="030305"/>
            <w:sz w:val="15"/>
          </w:rPr>
          <w:delText>and</w:delText>
        </w:r>
        <w:r w:rsidDel="00D50867">
          <w:rPr>
            <w:color w:val="030305"/>
            <w:spacing w:val="-2"/>
            <w:sz w:val="15"/>
          </w:rPr>
          <w:delText xml:space="preserve"> </w:delText>
        </w:r>
        <w:r w:rsidDel="00D50867">
          <w:rPr>
            <w:color w:val="030305"/>
            <w:sz w:val="15"/>
          </w:rPr>
          <w:delText>jurisdiction and</w:delText>
        </w:r>
        <w:r w:rsidDel="00D50867">
          <w:rPr>
            <w:color w:val="030305"/>
            <w:spacing w:val="-1"/>
            <w:sz w:val="15"/>
          </w:rPr>
          <w:delText xml:space="preserve"> </w:delText>
        </w:r>
        <w:r w:rsidDel="00D50867">
          <w:rPr>
            <w:color w:val="030305"/>
            <w:sz w:val="15"/>
          </w:rPr>
          <w:delText>venue of an</w:delText>
        </w:r>
        <w:r w:rsidDel="00D50867">
          <w:rPr>
            <w:color w:val="1C1621"/>
            <w:sz w:val="15"/>
          </w:rPr>
          <w:delText xml:space="preserve">y </w:delText>
        </w:r>
        <w:r w:rsidDel="00D50867">
          <w:rPr>
            <w:color w:val="030305"/>
            <w:sz w:val="15"/>
          </w:rPr>
          <w:delText>suit arising out of</w:delText>
        </w:r>
        <w:r w:rsidDel="00D50867">
          <w:rPr>
            <w:color w:val="030305"/>
            <w:spacing w:val="-3"/>
            <w:sz w:val="15"/>
          </w:rPr>
          <w:delText xml:space="preserve"> </w:delText>
        </w:r>
        <w:r w:rsidDel="00D50867">
          <w:rPr>
            <w:color w:val="030305"/>
            <w:sz w:val="15"/>
          </w:rPr>
          <w:delText>or related</w:delText>
        </w:r>
        <w:r w:rsidDel="00D50867">
          <w:rPr>
            <w:color w:val="030305"/>
            <w:spacing w:val="-2"/>
            <w:sz w:val="15"/>
          </w:rPr>
          <w:delText xml:space="preserve"> </w:delText>
        </w:r>
        <w:r w:rsidDel="00D50867">
          <w:rPr>
            <w:color w:val="030305"/>
            <w:sz w:val="15"/>
          </w:rPr>
          <w:delText>to</w:delText>
        </w:r>
        <w:r w:rsidDel="00D50867">
          <w:rPr>
            <w:color w:val="030305"/>
            <w:spacing w:val="-3"/>
            <w:sz w:val="15"/>
          </w:rPr>
          <w:delText xml:space="preserve"> </w:delText>
        </w:r>
        <w:r w:rsidDel="00D50867">
          <w:rPr>
            <w:color w:val="030305"/>
            <w:sz w:val="15"/>
          </w:rPr>
          <w:delText>this</w:delText>
        </w:r>
        <w:r w:rsidDel="00D50867">
          <w:rPr>
            <w:color w:val="030305"/>
            <w:spacing w:val="-4"/>
            <w:sz w:val="15"/>
          </w:rPr>
          <w:delText xml:space="preserve"> </w:delText>
        </w:r>
        <w:r w:rsidDel="00D50867">
          <w:rPr>
            <w:color w:val="030305"/>
            <w:sz w:val="15"/>
          </w:rPr>
          <w:delText>contract shall reside onl</w:delText>
        </w:r>
        <w:r w:rsidDel="00D50867">
          <w:rPr>
            <w:color w:val="1C1621"/>
            <w:sz w:val="15"/>
          </w:rPr>
          <w:delText xml:space="preserve">y </w:delText>
        </w:r>
        <w:r w:rsidDel="00D50867">
          <w:rPr>
            <w:color w:val="030305"/>
            <w:sz w:val="15"/>
          </w:rPr>
          <w:delText>in</w:delText>
        </w:r>
        <w:r w:rsidDel="00D50867">
          <w:rPr>
            <w:color w:val="030305"/>
            <w:spacing w:val="-8"/>
            <w:sz w:val="15"/>
          </w:rPr>
          <w:delText xml:space="preserve"> </w:delText>
        </w:r>
        <w:r w:rsidDel="00D50867">
          <w:rPr>
            <w:color w:val="030305"/>
            <w:sz w:val="15"/>
          </w:rPr>
          <w:delText>courts located in</w:delText>
        </w:r>
        <w:r w:rsidDel="00D50867">
          <w:rPr>
            <w:color w:val="030305"/>
            <w:spacing w:val="-9"/>
            <w:sz w:val="15"/>
          </w:rPr>
          <w:delText xml:space="preserve"> </w:delText>
        </w:r>
        <w:r w:rsidDel="00D50867">
          <w:rPr>
            <w:color w:val="030305"/>
            <w:sz w:val="15"/>
          </w:rPr>
          <w:delText>the</w:delText>
        </w:r>
        <w:r w:rsidDel="00D50867">
          <w:rPr>
            <w:color w:val="030305"/>
            <w:spacing w:val="-1"/>
            <w:sz w:val="15"/>
          </w:rPr>
          <w:delText xml:space="preserve"> </w:delText>
        </w:r>
        <w:r w:rsidDel="00D50867">
          <w:rPr>
            <w:color w:val="030305"/>
            <w:sz w:val="15"/>
          </w:rPr>
          <w:delText>State of Kansas.</w:delText>
        </w:r>
      </w:del>
    </w:p>
    <w:p w14:paraId="673252F7" w14:textId="4DAD555D" w:rsidR="00D46A21" w:rsidDel="00D50867" w:rsidRDefault="000B705F">
      <w:pPr>
        <w:spacing w:before="65"/>
        <w:ind w:left="696"/>
        <w:jc w:val="center"/>
        <w:rPr>
          <w:del w:id="389" w:author="Morgan Wills" w:date="2026-10-01T09:51:00Z"/>
          <w:sz w:val="15"/>
        </w:rPr>
        <w:pPrChange w:id="390" w:author="Morgan Wills" w:date="2026-10-01T09:51:00Z">
          <w:pPr>
            <w:pStyle w:val="ListParagraph"/>
            <w:numPr>
              <w:numId w:val="1"/>
            </w:numPr>
            <w:tabs>
              <w:tab w:val="left" w:pos="1074"/>
            </w:tabs>
            <w:spacing w:line="237" w:lineRule="auto"/>
            <w:ind w:left="359" w:right="318" w:firstLine="365"/>
            <w:jc w:val="left"/>
          </w:pPr>
        </w:pPrChange>
      </w:pPr>
      <w:del w:id="391" w:author="Morgan Wills" w:date="2026-10-01T09:51:00Z">
        <w:r w:rsidDel="00D50867">
          <w:rPr>
            <w:b/>
            <w:color w:val="030305"/>
            <w:sz w:val="14"/>
            <w:u w:val="thick" w:color="030305"/>
          </w:rPr>
          <w:delText>Disclaimer</w:delText>
        </w:r>
        <w:r w:rsidDel="00D50867">
          <w:rPr>
            <w:b/>
            <w:color w:val="030305"/>
            <w:sz w:val="14"/>
          </w:rPr>
          <w:delText xml:space="preserve"> </w:delText>
        </w:r>
        <w:r w:rsidDel="00D50867">
          <w:rPr>
            <w:b/>
            <w:color w:val="030305"/>
            <w:sz w:val="14"/>
            <w:u w:val="thick" w:color="030305"/>
          </w:rPr>
          <w:delText>Of Liability:</w:delText>
        </w:r>
        <w:r w:rsidDel="00D50867">
          <w:rPr>
            <w:b/>
            <w:color w:val="030305"/>
            <w:spacing w:val="40"/>
            <w:sz w:val="14"/>
          </w:rPr>
          <w:delText xml:space="preserve"> </w:delText>
        </w:r>
        <w:r w:rsidDel="00D50867">
          <w:rPr>
            <w:color w:val="030305"/>
            <w:sz w:val="15"/>
          </w:rPr>
          <w:delText xml:space="preserve">No provision of this contract </w:delText>
        </w:r>
        <w:r w:rsidDel="00D50867">
          <w:rPr>
            <w:color w:val="1C1621"/>
            <w:sz w:val="15"/>
          </w:rPr>
          <w:delText>w</w:delText>
        </w:r>
        <w:r w:rsidDel="00D50867">
          <w:rPr>
            <w:color w:val="030305"/>
            <w:sz w:val="15"/>
          </w:rPr>
          <w:delText xml:space="preserve">ill be given effect that attempts to require Kansas State University or any of its controlled corporations </w:delText>
        </w:r>
        <w:r w:rsidDel="00D50867">
          <w:rPr>
            <w:color w:val="1C1621"/>
            <w:sz w:val="15"/>
          </w:rPr>
          <w:delText>(</w:delText>
        </w:r>
        <w:r w:rsidDel="00D50867">
          <w:rPr>
            <w:color w:val="030305"/>
            <w:sz w:val="15"/>
          </w:rPr>
          <w:delText>collectivel</w:delText>
        </w:r>
        <w:r w:rsidDel="00D50867">
          <w:rPr>
            <w:color w:val="1C1621"/>
            <w:sz w:val="15"/>
          </w:rPr>
          <w:delText xml:space="preserve">y </w:delText>
        </w:r>
        <w:r w:rsidDel="00D50867">
          <w:rPr>
            <w:color w:val="382A36"/>
            <w:sz w:val="15"/>
          </w:rPr>
          <w:delText>"</w:delText>
        </w:r>
        <w:r w:rsidDel="00D50867">
          <w:rPr>
            <w:color w:val="030305"/>
            <w:sz w:val="15"/>
          </w:rPr>
          <w:delText>University</w:delText>
        </w:r>
        <w:r w:rsidDel="00D50867">
          <w:rPr>
            <w:color w:val="382A36"/>
            <w:sz w:val="15"/>
          </w:rPr>
          <w:delText>"</w:delText>
        </w:r>
        <w:r w:rsidDel="00D50867">
          <w:rPr>
            <w:color w:val="1C1621"/>
            <w:sz w:val="15"/>
          </w:rPr>
          <w:delText xml:space="preserve">) </w:delText>
        </w:r>
        <w:r w:rsidDel="00D50867">
          <w:rPr>
            <w:color w:val="030305"/>
            <w:sz w:val="15"/>
          </w:rPr>
          <w:delText>to defend</w:delText>
        </w:r>
        <w:r w:rsidDel="00D50867">
          <w:rPr>
            <w:color w:val="1C1621"/>
            <w:sz w:val="15"/>
          </w:rPr>
          <w:delText xml:space="preserve">, </w:delText>
        </w:r>
        <w:r w:rsidDel="00D50867">
          <w:rPr>
            <w:color w:val="030305"/>
            <w:sz w:val="15"/>
          </w:rPr>
          <w:delText>hold harmless</w:delText>
        </w:r>
        <w:r w:rsidDel="00D50867">
          <w:rPr>
            <w:color w:val="1C1621"/>
            <w:sz w:val="15"/>
          </w:rPr>
          <w:delText xml:space="preserve">, </w:delText>
        </w:r>
        <w:r w:rsidDel="00D50867">
          <w:rPr>
            <w:color w:val="030305"/>
            <w:sz w:val="15"/>
          </w:rPr>
          <w:delText>or indemnify an</w:delText>
        </w:r>
        <w:r w:rsidDel="00D50867">
          <w:rPr>
            <w:color w:val="1C1621"/>
            <w:sz w:val="15"/>
          </w:rPr>
          <w:delText xml:space="preserve">y </w:delText>
        </w:r>
        <w:r w:rsidDel="00D50867">
          <w:rPr>
            <w:color w:val="030305"/>
            <w:sz w:val="15"/>
          </w:rPr>
          <w:delText>contractor or third part</w:delText>
        </w:r>
        <w:r w:rsidDel="00D50867">
          <w:rPr>
            <w:color w:val="1C1621"/>
            <w:sz w:val="15"/>
          </w:rPr>
          <w:delText xml:space="preserve">y </w:delText>
        </w:r>
        <w:r w:rsidDel="00D50867">
          <w:rPr>
            <w:color w:val="030305"/>
            <w:sz w:val="15"/>
          </w:rPr>
          <w:delText>for an</w:delText>
        </w:r>
        <w:r w:rsidDel="00D50867">
          <w:rPr>
            <w:color w:val="1C1621"/>
            <w:sz w:val="15"/>
          </w:rPr>
          <w:delText xml:space="preserve">y </w:delText>
        </w:r>
        <w:r w:rsidDel="00D50867">
          <w:rPr>
            <w:color w:val="030305"/>
            <w:sz w:val="15"/>
          </w:rPr>
          <w:delText>acts or omissions. The terms</w:delText>
        </w:r>
        <w:r w:rsidDel="00D50867">
          <w:rPr>
            <w:color w:val="1C1621"/>
            <w:sz w:val="15"/>
          </w:rPr>
          <w:delText>,</w:delText>
        </w:r>
        <w:r w:rsidDel="00D50867">
          <w:rPr>
            <w:color w:val="1C1621"/>
            <w:spacing w:val="-1"/>
            <w:sz w:val="15"/>
          </w:rPr>
          <w:delText xml:space="preserve"> </w:delText>
        </w:r>
        <w:r w:rsidDel="00D50867">
          <w:rPr>
            <w:color w:val="030305"/>
            <w:sz w:val="15"/>
          </w:rPr>
          <w:delText>conditions</w:delText>
        </w:r>
        <w:r w:rsidDel="00D50867">
          <w:rPr>
            <w:color w:val="1C1621"/>
            <w:sz w:val="15"/>
          </w:rPr>
          <w:delText xml:space="preserve">, </w:delText>
        </w:r>
        <w:r w:rsidDel="00D50867">
          <w:rPr>
            <w:color w:val="030305"/>
            <w:sz w:val="15"/>
          </w:rPr>
          <w:delText>and limitations of</w:delText>
        </w:r>
        <w:r w:rsidDel="00D50867">
          <w:rPr>
            <w:color w:val="030305"/>
            <w:spacing w:val="-7"/>
            <w:sz w:val="15"/>
          </w:rPr>
          <w:delText xml:space="preserve"> </w:delText>
        </w:r>
        <w:r w:rsidDel="00D50867">
          <w:rPr>
            <w:color w:val="030305"/>
            <w:sz w:val="15"/>
          </w:rPr>
          <w:delText>liability of</w:delText>
        </w:r>
        <w:r w:rsidDel="00D50867">
          <w:rPr>
            <w:color w:val="030305"/>
            <w:spacing w:val="-4"/>
            <w:sz w:val="15"/>
          </w:rPr>
          <w:delText xml:space="preserve"> </w:delText>
        </w:r>
        <w:r w:rsidDel="00D50867">
          <w:rPr>
            <w:color w:val="030305"/>
            <w:sz w:val="15"/>
          </w:rPr>
          <w:delText>the</w:delText>
        </w:r>
        <w:r w:rsidDel="00D50867">
          <w:rPr>
            <w:color w:val="030305"/>
            <w:spacing w:val="-5"/>
            <w:sz w:val="15"/>
          </w:rPr>
          <w:delText xml:space="preserve"> </w:delText>
        </w:r>
        <w:r w:rsidDel="00D50867">
          <w:rPr>
            <w:color w:val="030305"/>
            <w:sz w:val="15"/>
          </w:rPr>
          <w:delText>State</w:delText>
        </w:r>
        <w:r w:rsidDel="00D50867">
          <w:rPr>
            <w:color w:val="030305"/>
            <w:spacing w:val="-2"/>
            <w:sz w:val="15"/>
          </w:rPr>
          <w:delText xml:space="preserve"> </w:delText>
        </w:r>
        <w:r w:rsidDel="00D50867">
          <w:rPr>
            <w:color w:val="030305"/>
            <w:sz w:val="15"/>
          </w:rPr>
          <w:delText>of Kansas</w:delText>
        </w:r>
        <w:r w:rsidDel="00D50867">
          <w:rPr>
            <w:color w:val="1C1621"/>
            <w:sz w:val="15"/>
          </w:rPr>
          <w:delText>,</w:delText>
        </w:r>
        <w:r w:rsidDel="00D50867">
          <w:rPr>
            <w:color w:val="1C1621"/>
            <w:spacing w:val="-16"/>
            <w:sz w:val="15"/>
          </w:rPr>
          <w:delText xml:space="preserve"> </w:delText>
        </w:r>
        <w:r w:rsidDel="00D50867">
          <w:rPr>
            <w:color w:val="030305"/>
            <w:sz w:val="15"/>
          </w:rPr>
          <w:delText>the</w:delText>
        </w:r>
        <w:r w:rsidDel="00D50867">
          <w:rPr>
            <w:color w:val="030305"/>
            <w:spacing w:val="-11"/>
            <w:sz w:val="15"/>
          </w:rPr>
          <w:delText xml:space="preserve"> </w:delText>
        </w:r>
        <w:r w:rsidDel="00D50867">
          <w:rPr>
            <w:color w:val="030305"/>
            <w:sz w:val="15"/>
          </w:rPr>
          <w:delText>University</w:delText>
        </w:r>
        <w:r w:rsidDel="00D50867">
          <w:rPr>
            <w:color w:val="1C1621"/>
            <w:sz w:val="15"/>
          </w:rPr>
          <w:delText>,</w:delText>
        </w:r>
        <w:r w:rsidDel="00D50867">
          <w:rPr>
            <w:color w:val="1C1621"/>
            <w:spacing w:val="-14"/>
            <w:sz w:val="15"/>
          </w:rPr>
          <w:delText xml:space="preserve"> </w:delText>
        </w:r>
        <w:r w:rsidDel="00D50867">
          <w:rPr>
            <w:color w:val="030305"/>
            <w:sz w:val="15"/>
          </w:rPr>
          <w:delText>and</w:delText>
        </w:r>
        <w:r w:rsidDel="00D50867">
          <w:rPr>
            <w:color w:val="030305"/>
            <w:spacing w:val="-6"/>
            <w:sz w:val="15"/>
          </w:rPr>
          <w:delText xml:space="preserve"> </w:delText>
        </w:r>
        <w:r w:rsidDel="00D50867">
          <w:rPr>
            <w:color w:val="030305"/>
            <w:sz w:val="15"/>
          </w:rPr>
          <w:delText>their employees are</w:delText>
        </w:r>
        <w:r w:rsidDel="00D50867">
          <w:rPr>
            <w:color w:val="030305"/>
            <w:spacing w:val="-4"/>
            <w:sz w:val="15"/>
          </w:rPr>
          <w:delText xml:space="preserve"> </w:delText>
        </w:r>
        <w:r w:rsidDel="00D50867">
          <w:rPr>
            <w:color w:val="030305"/>
            <w:sz w:val="15"/>
          </w:rPr>
          <w:delText>e</w:delText>
        </w:r>
        <w:r w:rsidDel="00D50867">
          <w:rPr>
            <w:color w:val="1C1621"/>
            <w:sz w:val="15"/>
          </w:rPr>
          <w:delText>x</w:delText>
        </w:r>
        <w:r w:rsidDel="00D50867">
          <w:rPr>
            <w:color w:val="030305"/>
            <w:sz w:val="15"/>
          </w:rPr>
          <w:delText>clusively</w:delText>
        </w:r>
        <w:r w:rsidDel="00D50867">
          <w:rPr>
            <w:color w:val="030305"/>
            <w:spacing w:val="-2"/>
            <w:sz w:val="15"/>
          </w:rPr>
          <w:delText xml:space="preserve"> </w:delText>
        </w:r>
        <w:r w:rsidDel="00D50867">
          <w:rPr>
            <w:color w:val="030305"/>
            <w:sz w:val="15"/>
          </w:rPr>
          <w:delText>defined under</w:delText>
        </w:r>
        <w:r w:rsidDel="00D50867">
          <w:rPr>
            <w:color w:val="030305"/>
            <w:spacing w:val="-9"/>
            <w:sz w:val="15"/>
          </w:rPr>
          <w:delText xml:space="preserve"> </w:delText>
        </w:r>
        <w:r w:rsidDel="00D50867">
          <w:rPr>
            <w:color w:val="030305"/>
            <w:sz w:val="15"/>
          </w:rPr>
          <w:delText xml:space="preserve">the Kansas Tort Claims Act </w:delText>
        </w:r>
        <w:r w:rsidDel="00D50867">
          <w:rPr>
            <w:color w:val="1C1621"/>
            <w:sz w:val="15"/>
          </w:rPr>
          <w:delText>(</w:delText>
        </w:r>
        <w:r w:rsidDel="00D50867">
          <w:rPr>
            <w:color w:val="030305"/>
            <w:sz w:val="15"/>
          </w:rPr>
          <w:delText>K.S.A</w:delText>
        </w:r>
        <w:r w:rsidDel="00D50867">
          <w:rPr>
            <w:color w:val="663D16"/>
            <w:sz w:val="15"/>
          </w:rPr>
          <w:delText>.</w:delText>
        </w:r>
        <w:r w:rsidDel="00D50867">
          <w:rPr>
            <w:color w:val="663D16"/>
            <w:spacing w:val="-11"/>
            <w:sz w:val="15"/>
          </w:rPr>
          <w:delText xml:space="preserve"> </w:delText>
        </w:r>
        <w:r w:rsidDel="00D50867">
          <w:rPr>
            <w:color w:val="030305"/>
            <w:sz w:val="15"/>
          </w:rPr>
          <w:delText>75-6101</w:delText>
        </w:r>
        <w:r w:rsidDel="00D50867">
          <w:rPr>
            <w:color w:val="4B3D3F"/>
            <w:sz w:val="15"/>
          </w:rPr>
          <w:delText>,</w:delText>
        </w:r>
        <w:r w:rsidDel="00D50867">
          <w:rPr>
            <w:color w:val="4B3D3F"/>
            <w:spacing w:val="-9"/>
            <w:sz w:val="15"/>
          </w:rPr>
          <w:delText xml:space="preserve"> </w:delText>
        </w:r>
        <w:r w:rsidDel="00D50867">
          <w:rPr>
            <w:color w:val="030305"/>
            <w:sz w:val="15"/>
            <w:u w:val="thick" w:color="0E2A44"/>
          </w:rPr>
          <w:delText>et seq.</w:delText>
        </w:r>
        <w:r w:rsidDel="00D50867">
          <w:rPr>
            <w:color w:val="1C1621"/>
            <w:sz w:val="15"/>
            <w:u w:val="thick" w:color="0E2A44"/>
          </w:rPr>
          <w:delText>)</w:delText>
        </w:r>
        <w:r w:rsidDel="00D50867">
          <w:rPr>
            <w:color w:val="0E2A44"/>
            <w:sz w:val="15"/>
          </w:rPr>
          <w:delText>.</w:delText>
        </w:r>
      </w:del>
    </w:p>
    <w:p w14:paraId="10A5B3DC" w14:textId="3861A7F7" w:rsidR="00D46A21" w:rsidDel="00D50867" w:rsidRDefault="000B705F">
      <w:pPr>
        <w:spacing w:before="65"/>
        <w:ind w:left="696"/>
        <w:jc w:val="center"/>
        <w:rPr>
          <w:del w:id="392" w:author="Morgan Wills" w:date="2026-10-01T09:51:00Z"/>
          <w:sz w:val="15"/>
        </w:rPr>
        <w:pPrChange w:id="393" w:author="Morgan Wills" w:date="2026-10-01T09:51:00Z">
          <w:pPr>
            <w:pStyle w:val="ListParagraph"/>
            <w:numPr>
              <w:numId w:val="1"/>
            </w:numPr>
            <w:tabs>
              <w:tab w:val="left" w:pos="1079"/>
            </w:tabs>
            <w:spacing w:line="244" w:lineRule="auto"/>
            <w:ind w:left="359" w:firstLine="360"/>
            <w:jc w:val="left"/>
          </w:pPr>
        </w:pPrChange>
      </w:pPr>
      <w:del w:id="394" w:author="Morgan Wills" w:date="2026-10-01T09:51:00Z">
        <w:r w:rsidDel="00D50867">
          <w:rPr>
            <w:b/>
            <w:color w:val="030305"/>
            <w:sz w:val="14"/>
            <w:u w:val="thick" w:color="030305"/>
          </w:rPr>
          <w:delText>Arbitration, Damages, Warranties:</w:delText>
        </w:r>
        <w:r w:rsidDel="00D50867">
          <w:rPr>
            <w:b/>
            <w:color w:val="030305"/>
            <w:spacing w:val="40"/>
            <w:sz w:val="14"/>
          </w:rPr>
          <w:delText xml:space="preserve"> </w:delText>
        </w:r>
        <w:r w:rsidDel="00D50867">
          <w:rPr>
            <w:color w:val="030305"/>
            <w:sz w:val="15"/>
          </w:rPr>
          <w:delText>No interpretation of this contract shall find that the Universit</w:delText>
        </w:r>
        <w:r w:rsidDel="00D50867">
          <w:rPr>
            <w:color w:val="1C1621"/>
            <w:sz w:val="15"/>
          </w:rPr>
          <w:delText xml:space="preserve">y </w:delText>
        </w:r>
        <w:r w:rsidDel="00D50867">
          <w:rPr>
            <w:color w:val="030305"/>
            <w:sz w:val="15"/>
          </w:rPr>
          <w:delText>has agreed to binding arbitration</w:delText>
        </w:r>
        <w:r w:rsidDel="00D50867">
          <w:rPr>
            <w:color w:val="382A36"/>
            <w:sz w:val="15"/>
          </w:rPr>
          <w:delText>,</w:delText>
        </w:r>
        <w:r w:rsidDel="00D50867">
          <w:rPr>
            <w:color w:val="382A36"/>
            <w:spacing w:val="-1"/>
            <w:sz w:val="15"/>
          </w:rPr>
          <w:delText xml:space="preserve"> </w:delText>
        </w:r>
        <w:r w:rsidDel="00D50867">
          <w:rPr>
            <w:color w:val="030305"/>
            <w:sz w:val="15"/>
          </w:rPr>
          <w:delText>or the payment of damages</w:delText>
        </w:r>
        <w:r w:rsidDel="00D50867">
          <w:rPr>
            <w:color w:val="030305"/>
            <w:spacing w:val="-5"/>
            <w:sz w:val="15"/>
          </w:rPr>
          <w:delText xml:space="preserve"> </w:delText>
        </w:r>
        <w:r w:rsidDel="00D50867">
          <w:rPr>
            <w:color w:val="030305"/>
            <w:sz w:val="15"/>
          </w:rPr>
          <w:delText>or penalties</w:delText>
        </w:r>
        <w:r w:rsidDel="00D50867">
          <w:rPr>
            <w:color w:val="153F66"/>
            <w:sz w:val="15"/>
          </w:rPr>
          <w:delText>.</w:delText>
        </w:r>
        <w:r w:rsidDel="00D50867">
          <w:rPr>
            <w:color w:val="153F66"/>
            <w:spacing w:val="-11"/>
            <w:sz w:val="15"/>
          </w:rPr>
          <w:delText xml:space="preserve"> </w:delText>
        </w:r>
        <w:r w:rsidDel="00D50867">
          <w:rPr>
            <w:color w:val="030305"/>
            <w:sz w:val="15"/>
          </w:rPr>
          <w:delText>Further</w:delText>
        </w:r>
        <w:r w:rsidDel="00D50867">
          <w:rPr>
            <w:color w:val="4B3D3F"/>
            <w:sz w:val="15"/>
          </w:rPr>
          <w:delText>,</w:delText>
        </w:r>
        <w:r w:rsidDel="00D50867">
          <w:rPr>
            <w:color w:val="4B3D3F"/>
            <w:spacing w:val="-10"/>
            <w:sz w:val="15"/>
          </w:rPr>
          <w:delText xml:space="preserve"> </w:delText>
        </w:r>
        <w:r w:rsidDel="00D50867">
          <w:rPr>
            <w:color w:val="030305"/>
            <w:sz w:val="15"/>
          </w:rPr>
          <w:delText>the</w:delText>
        </w:r>
        <w:r w:rsidDel="00D50867">
          <w:rPr>
            <w:color w:val="030305"/>
            <w:spacing w:val="-7"/>
            <w:sz w:val="15"/>
          </w:rPr>
          <w:delText xml:space="preserve"> </w:delText>
        </w:r>
        <w:r w:rsidDel="00D50867">
          <w:rPr>
            <w:color w:val="030305"/>
            <w:sz w:val="15"/>
          </w:rPr>
          <w:delText>Universit</w:delText>
        </w:r>
        <w:r w:rsidDel="00D50867">
          <w:rPr>
            <w:color w:val="1C1621"/>
            <w:sz w:val="15"/>
          </w:rPr>
          <w:delText xml:space="preserve">y </w:delText>
        </w:r>
        <w:r w:rsidDel="00D50867">
          <w:rPr>
            <w:color w:val="030305"/>
            <w:sz w:val="15"/>
          </w:rPr>
          <w:delText>does not agree</w:delText>
        </w:r>
        <w:r w:rsidDel="00D50867">
          <w:rPr>
            <w:color w:val="030305"/>
            <w:spacing w:val="-5"/>
            <w:sz w:val="15"/>
          </w:rPr>
          <w:delText xml:space="preserve"> </w:delText>
        </w:r>
        <w:r w:rsidDel="00D50867">
          <w:rPr>
            <w:color w:val="030305"/>
            <w:sz w:val="15"/>
          </w:rPr>
          <w:delText>to</w:delText>
        </w:r>
        <w:r w:rsidDel="00D50867">
          <w:rPr>
            <w:color w:val="030305"/>
            <w:spacing w:val="-2"/>
            <w:sz w:val="15"/>
          </w:rPr>
          <w:delText xml:space="preserve"> </w:delText>
        </w:r>
        <w:r w:rsidDel="00D50867">
          <w:rPr>
            <w:color w:val="030305"/>
            <w:sz w:val="15"/>
          </w:rPr>
          <w:delText>pay attorney fees</w:delText>
        </w:r>
        <w:r w:rsidDel="00D50867">
          <w:rPr>
            <w:color w:val="382A36"/>
            <w:sz w:val="15"/>
          </w:rPr>
          <w:delText>,</w:delText>
        </w:r>
        <w:r w:rsidDel="00D50867">
          <w:rPr>
            <w:color w:val="382A36"/>
            <w:spacing w:val="-11"/>
            <w:sz w:val="15"/>
          </w:rPr>
          <w:delText xml:space="preserve"> </w:delText>
        </w:r>
        <w:r w:rsidDel="00D50867">
          <w:rPr>
            <w:color w:val="030305"/>
            <w:sz w:val="15"/>
          </w:rPr>
          <w:delText>costs</w:delText>
        </w:r>
        <w:r w:rsidDel="00D50867">
          <w:rPr>
            <w:color w:val="382A36"/>
            <w:sz w:val="15"/>
          </w:rPr>
          <w:delText>,</w:delText>
        </w:r>
        <w:r w:rsidDel="00D50867">
          <w:rPr>
            <w:color w:val="382A36"/>
            <w:spacing w:val="-10"/>
            <w:sz w:val="15"/>
          </w:rPr>
          <w:delText xml:space="preserve"> </w:delText>
        </w:r>
        <w:r w:rsidDel="00D50867">
          <w:rPr>
            <w:color w:val="030305"/>
            <w:sz w:val="15"/>
          </w:rPr>
          <w:delText>or</w:delText>
        </w:r>
        <w:r w:rsidDel="00D50867">
          <w:rPr>
            <w:color w:val="030305"/>
            <w:spacing w:val="-3"/>
            <w:sz w:val="15"/>
          </w:rPr>
          <w:delText xml:space="preserve"> </w:delText>
        </w:r>
        <w:r w:rsidDel="00D50867">
          <w:rPr>
            <w:color w:val="030305"/>
            <w:sz w:val="15"/>
          </w:rPr>
          <w:delText>late</w:delText>
        </w:r>
        <w:r w:rsidDel="00D50867">
          <w:rPr>
            <w:color w:val="030305"/>
            <w:spacing w:val="-5"/>
            <w:sz w:val="15"/>
          </w:rPr>
          <w:delText xml:space="preserve"> </w:delText>
        </w:r>
        <w:r w:rsidDel="00D50867">
          <w:rPr>
            <w:color w:val="030305"/>
            <w:sz w:val="15"/>
          </w:rPr>
          <w:delText>payment charges be</w:delText>
        </w:r>
        <w:r w:rsidDel="00D50867">
          <w:rPr>
            <w:color w:val="1C1621"/>
            <w:sz w:val="15"/>
          </w:rPr>
          <w:delText>y</w:delText>
        </w:r>
        <w:r w:rsidDel="00D50867">
          <w:rPr>
            <w:color w:val="030305"/>
            <w:sz w:val="15"/>
          </w:rPr>
          <w:delText>ond</w:delText>
        </w:r>
        <w:r w:rsidDel="00D50867">
          <w:rPr>
            <w:color w:val="030305"/>
            <w:spacing w:val="-11"/>
            <w:sz w:val="15"/>
          </w:rPr>
          <w:delText xml:space="preserve"> </w:delText>
        </w:r>
        <w:r w:rsidDel="00D50867">
          <w:rPr>
            <w:color w:val="030305"/>
            <w:sz w:val="15"/>
          </w:rPr>
          <w:delText>those available under</w:delText>
        </w:r>
        <w:r w:rsidDel="00D50867">
          <w:rPr>
            <w:color w:val="030305"/>
            <w:spacing w:val="-1"/>
            <w:sz w:val="15"/>
          </w:rPr>
          <w:delText xml:space="preserve"> </w:delText>
        </w:r>
        <w:r w:rsidDel="00D50867">
          <w:rPr>
            <w:color w:val="030305"/>
            <w:sz w:val="15"/>
          </w:rPr>
          <w:delText>the Kansas Prompt Payment</w:delText>
        </w:r>
        <w:r w:rsidDel="00D50867">
          <w:rPr>
            <w:color w:val="030305"/>
            <w:spacing w:val="-1"/>
            <w:sz w:val="15"/>
          </w:rPr>
          <w:delText xml:space="preserve"> </w:delText>
        </w:r>
        <w:r w:rsidDel="00D50867">
          <w:rPr>
            <w:color w:val="030305"/>
            <w:sz w:val="15"/>
          </w:rPr>
          <w:delText xml:space="preserve">Act </w:delText>
        </w:r>
        <w:r w:rsidDel="00D50867">
          <w:rPr>
            <w:color w:val="1C1621"/>
            <w:sz w:val="15"/>
          </w:rPr>
          <w:delText>(</w:delText>
        </w:r>
        <w:r w:rsidDel="00D50867">
          <w:rPr>
            <w:color w:val="030305"/>
            <w:sz w:val="15"/>
          </w:rPr>
          <w:delText>K.S.A</w:delText>
        </w:r>
        <w:r w:rsidDel="00D50867">
          <w:rPr>
            <w:color w:val="0E2A44"/>
            <w:sz w:val="15"/>
          </w:rPr>
          <w:delText>.</w:delText>
        </w:r>
        <w:r w:rsidDel="00D50867">
          <w:rPr>
            <w:color w:val="0E2A44"/>
            <w:spacing w:val="-7"/>
            <w:sz w:val="15"/>
          </w:rPr>
          <w:delText xml:space="preserve"> </w:delText>
        </w:r>
        <w:r w:rsidDel="00D50867">
          <w:rPr>
            <w:color w:val="030305"/>
            <w:sz w:val="15"/>
          </w:rPr>
          <w:delText>75-6403</w:delText>
        </w:r>
        <w:r w:rsidDel="00D50867">
          <w:rPr>
            <w:color w:val="1C1621"/>
            <w:sz w:val="15"/>
          </w:rPr>
          <w:delText>)</w:delText>
        </w:r>
        <w:r w:rsidDel="00D50867">
          <w:rPr>
            <w:color w:val="382A36"/>
            <w:sz w:val="15"/>
          </w:rPr>
          <w:delText>,</w:delText>
        </w:r>
        <w:r w:rsidDel="00D50867">
          <w:rPr>
            <w:color w:val="382A36"/>
            <w:spacing w:val="-10"/>
            <w:sz w:val="15"/>
          </w:rPr>
          <w:delText xml:space="preserve"> </w:delText>
        </w:r>
        <w:r w:rsidDel="00D50867">
          <w:rPr>
            <w:color w:val="030305"/>
            <w:sz w:val="15"/>
          </w:rPr>
          <w:delText>and</w:delText>
        </w:r>
        <w:r w:rsidDel="00D50867">
          <w:rPr>
            <w:color w:val="030305"/>
            <w:spacing w:val="-6"/>
            <w:sz w:val="15"/>
          </w:rPr>
          <w:delText xml:space="preserve"> </w:delText>
        </w:r>
        <w:r w:rsidDel="00D50867">
          <w:rPr>
            <w:color w:val="030305"/>
            <w:sz w:val="15"/>
          </w:rPr>
          <w:delText>no</w:delText>
        </w:r>
        <w:r w:rsidDel="00D50867">
          <w:rPr>
            <w:color w:val="030305"/>
            <w:spacing w:val="-2"/>
            <w:sz w:val="15"/>
          </w:rPr>
          <w:delText xml:space="preserve"> </w:delText>
        </w:r>
        <w:r w:rsidDel="00D50867">
          <w:rPr>
            <w:color w:val="030305"/>
            <w:sz w:val="15"/>
          </w:rPr>
          <w:delText xml:space="preserve">provision </w:delText>
        </w:r>
        <w:r w:rsidDel="00D50867">
          <w:rPr>
            <w:color w:val="1C1621"/>
            <w:sz w:val="15"/>
          </w:rPr>
          <w:delText>w</w:delText>
        </w:r>
        <w:r w:rsidDel="00D50867">
          <w:rPr>
            <w:color w:val="030305"/>
            <w:sz w:val="15"/>
          </w:rPr>
          <w:delText>ill</w:delText>
        </w:r>
        <w:r w:rsidDel="00D50867">
          <w:rPr>
            <w:color w:val="030305"/>
            <w:spacing w:val="-5"/>
            <w:sz w:val="15"/>
          </w:rPr>
          <w:delText xml:space="preserve"> </w:delText>
        </w:r>
        <w:r w:rsidDel="00D50867">
          <w:rPr>
            <w:color w:val="030305"/>
            <w:sz w:val="15"/>
          </w:rPr>
          <w:delText>be</w:delText>
        </w:r>
        <w:r w:rsidDel="00D50867">
          <w:rPr>
            <w:color w:val="030305"/>
            <w:spacing w:val="-2"/>
            <w:sz w:val="15"/>
          </w:rPr>
          <w:delText xml:space="preserve"> </w:delText>
        </w:r>
        <w:r w:rsidDel="00D50867">
          <w:rPr>
            <w:color w:val="030305"/>
            <w:sz w:val="15"/>
          </w:rPr>
          <w:delText>given effect that attempts to e</w:delText>
        </w:r>
        <w:r w:rsidDel="00D50867">
          <w:rPr>
            <w:color w:val="1C1621"/>
            <w:sz w:val="15"/>
          </w:rPr>
          <w:delText>x</w:delText>
        </w:r>
        <w:r w:rsidDel="00D50867">
          <w:rPr>
            <w:color w:val="030305"/>
            <w:sz w:val="15"/>
          </w:rPr>
          <w:delText>clude</w:delText>
        </w:r>
        <w:r w:rsidDel="00D50867">
          <w:rPr>
            <w:color w:val="382A36"/>
            <w:sz w:val="15"/>
          </w:rPr>
          <w:delText>,</w:delText>
        </w:r>
        <w:r w:rsidDel="00D50867">
          <w:rPr>
            <w:color w:val="382A36"/>
            <w:spacing w:val="-11"/>
            <w:sz w:val="15"/>
          </w:rPr>
          <w:delText xml:space="preserve"> </w:delText>
        </w:r>
        <w:r w:rsidDel="00D50867">
          <w:rPr>
            <w:color w:val="030305"/>
            <w:sz w:val="15"/>
          </w:rPr>
          <w:delText>modify</w:delText>
        </w:r>
        <w:r w:rsidDel="00D50867">
          <w:rPr>
            <w:color w:val="4B3D3F"/>
            <w:sz w:val="15"/>
          </w:rPr>
          <w:delText>,</w:delText>
        </w:r>
        <w:r w:rsidDel="00D50867">
          <w:rPr>
            <w:color w:val="4B3D3F"/>
            <w:spacing w:val="-10"/>
            <w:sz w:val="15"/>
          </w:rPr>
          <w:delText xml:space="preserve"> </w:delText>
        </w:r>
        <w:r w:rsidDel="00D50867">
          <w:rPr>
            <w:color w:val="030305"/>
            <w:sz w:val="15"/>
          </w:rPr>
          <w:delText>disclaim or othe</w:delText>
        </w:r>
        <w:r w:rsidDel="00D50867">
          <w:rPr>
            <w:color w:val="1C1621"/>
            <w:sz w:val="15"/>
          </w:rPr>
          <w:delText>rw</w:delText>
        </w:r>
        <w:r w:rsidDel="00D50867">
          <w:rPr>
            <w:color w:val="030305"/>
            <w:sz w:val="15"/>
          </w:rPr>
          <w:delText>ise</w:delText>
        </w:r>
        <w:r w:rsidDel="00D50867">
          <w:rPr>
            <w:color w:val="030305"/>
            <w:spacing w:val="-3"/>
            <w:sz w:val="15"/>
          </w:rPr>
          <w:delText xml:space="preserve"> </w:delText>
        </w:r>
        <w:r w:rsidDel="00D50867">
          <w:rPr>
            <w:color w:val="030305"/>
            <w:sz w:val="15"/>
          </w:rPr>
          <w:delText>attempt to</w:delText>
        </w:r>
        <w:r w:rsidDel="00D50867">
          <w:rPr>
            <w:color w:val="030305"/>
            <w:spacing w:val="-7"/>
            <w:sz w:val="15"/>
          </w:rPr>
          <w:delText xml:space="preserve"> </w:delText>
        </w:r>
        <w:r w:rsidDel="00D50867">
          <w:rPr>
            <w:color w:val="030305"/>
            <w:sz w:val="15"/>
          </w:rPr>
          <w:delText>limit an</w:delText>
        </w:r>
        <w:r w:rsidDel="00D50867">
          <w:rPr>
            <w:color w:val="1C1621"/>
            <w:sz w:val="15"/>
          </w:rPr>
          <w:delText xml:space="preserve">y </w:delText>
        </w:r>
        <w:r w:rsidDel="00D50867">
          <w:rPr>
            <w:color w:val="030305"/>
            <w:sz w:val="15"/>
          </w:rPr>
          <w:delText>damages or</w:delText>
        </w:r>
        <w:r w:rsidDel="00D50867">
          <w:rPr>
            <w:color w:val="030305"/>
            <w:spacing w:val="-3"/>
            <w:sz w:val="15"/>
          </w:rPr>
          <w:delText xml:space="preserve"> </w:delText>
        </w:r>
        <w:r w:rsidDel="00D50867">
          <w:rPr>
            <w:color w:val="030305"/>
            <w:sz w:val="15"/>
          </w:rPr>
          <w:delText>rights of action available to</w:delText>
        </w:r>
        <w:r w:rsidDel="00D50867">
          <w:rPr>
            <w:color w:val="030305"/>
            <w:spacing w:val="-3"/>
            <w:sz w:val="15"/>
          </w:rPr>
          <w:delText xml:space="preserve"> </w:delText>
        </w:r>
        <w:r w:rsidDel="00D50867">
          <w:rPr>
            <w:color w:val="030305"/>
            <w:sz w:val="15"/>
          </w:rPr>
          <w:delText>the</w:delText>
        </w:r>
        <w:r w:rsidDel="00D50867">
          <w:rPr>
            <w:color w:val="030305"/>
            <w:spacing w:val="-1"/>
            <w:sz w:val="15"/>
          </w:rPr>
          <w:delText xml:space="preserve"> </w:delText>
        </w:r>
        <w:r w:rsidDel="00D50867">
          <w:rPr>
            <w:color w:val="030305"/>
            <w:sz w:val="15"/>
          </w:rPr>
          <w:delText>University</w:delText>
        </w:r>
        <w:r w:rsidDel="00D50867">
          <w:rPr>
            <w:color w:val="030305"/>
            <w:spacing w:val="18"/>
            <w:sz w:val="15"/>
          </w:rPr>
          <w:delText xml:space="preserve"> </w:delText>
        </w:r>
        <w:r w:rsidDel="00D50867">
          <w:rPr>
            <w:color w:val="030305"/>
            <w:sz w:val="15"/>
          </w:rPr>
          <w:delText>at la</w:delText>
        </w:r>
        <w:r w:rsidDel="00D50867">
          <w:rPr>
            <w:color w:val="1C1621"/>
            <w:sz w:val="15"/>
          </w:rPr>
          <w:delText>w</w:delText>
        </w:r>
        <w:r w:rsidDel="00D50867">
          <w:rPr>
            <w:color w:val="382A36"/>
            <w:sz w:val="15"/>
          </w:rPr>
          <w:delText>,</w:delText>
        </w:r>
        <w:r w:rsidDel="00D50867">
          <w:rPr>
            <w:color w:val="382A36"/>
            <w:spacing w:val="-4"/>
            <w:sz w:val="15"/>
          </w:rPr>
          <w:delText xml:space="preserve"> </w:delText>
        </w:r>
        <w:r w:rsidDel="00D50867">
          <w:rPr>
            <w:color w:val="030305"/>
            <w:sz w:val="15"/>
          </w:rPr>
          <w:delText>including but not limited to</w:delText>
        </w:r>
        <w:r w:rsidDel="00D50867">
          <w:rPr>
            <w:color w:val="030305"/>
            <w:spacing w:val="-3"/>
            <w:sz w:val="15"/>
          </w:rPr>
          <w:delText xml:space="preserve"> </w:delText>
        </w:r>
        <w:r w:rsidDel="00D50867">
          <w:rPr>
            <w:color w:val="030305"/>
            <w:sz w:val="15"/>
          </w:rPr>
          <w:delText xml:space="preserve">the implied </w:delText>
        </w:r>
        <w:r w:rsidDel="00D50867">
          <w:rPr>
            <w:color w:val="1C1621"/>
            <w:sz w:val="15"/>
          </w:rPr>
          <w:delText>w</w:delText>
        </w:r>
        <w:r w:rsidDel="00D50867">
          <w:rPr>
            <w:color w:val="030305"/>
            <w:sz w:val="15"/>
          </w:rPr>
          <w:delText>arranties</w:delText>
        </w:r>
        <w:r w:rsidDel="00D50867">
          <w:rPr>
            <w:color w:val="030305"/>
            <w:spacing w:val="-3"/>
            <w:sz w:val="15"/>
          </w:rPr>
          <w:delText xml:space="preserve"> </w:delText>
        </w:r>
        <w:r w:rsidDel="00D50867">
          <w:rPr>
            <w:color w:val="030305"/>
            <w:sz w:val="15"/>
          </w:rPr>
          <w:delText>of merchantabilit</w:delText>
        </w:r>
        <w:r w:rsidDel="00D50867">
          <w:rPr>
            <w:color w:val="1C1621"/>
            <w:sz w:val="15"/>
          </w:rPr>
          <w:delText xml:space="preserve">y </w:delText>
        </w:r>
        <w:r w:rsidDel="00D50867">
          <w:rPr>
            <w:color w:val="030305"/>
            <w:sz w:val="15"/>
          </w:rPr>
          <w:delText>and</w:delText>
        </w:r>
        <w:r w:rsidDel="00D50867">
          <w:rPr>
            <w:color w:val="030305"/>
            <w:spacing w:val="-1"/>
            <w:sz w:val="15"/>
          </w:rPr>
          <w:delText xml:space="preserve"> </w:delText>
        </w:r>
        <w:r w:rsidDel="00D50867">
          <w:rPr>
            <w:color w:val="030305"/>
            <w:sz w:val="15"/>
          </w:rPr>
          <w:delText>fitness for a</w:delText>
        </w:r>
        <w:r w:rsidDel="00D50867">
          <w:rPr>
            <w:color w:val="030305"/>
            <w:spacing w:val="-3"/>
            <w:sz w:val="15"/>
          </w:rPr>
          <w:delText xml:space="preserve"> </w:delText>
        </w:r>
        <w:r w:rsidDel="00D50867">
          <w:rPr>
            <w:color w:val="030305"/>
            <w:sz w:val="15"/>
          </w:rPr>
          <w:delText>particular purpose.</w:delText>
        </w:r>
      </w:del>
    </w:p>
    <w:p w14:paraId="3FF1C880" w14:textId="50611EE4" w:rsidR="00D46A21" w:rsidDel="00D50867" w:rsidRDefault="000B705F">
      <w:pPr>
        <w:spacing w:before="65"/>
        <w:ind w:left="696"/>
        <w:jc w:val="center"/>
        <w:rPr>
          <w:del w:id="395" w:author="Morgan Wills" w:date="2026-10-01T09:51:00Z"/>
          <w:sz w:val="15"/>
        </w:rPr>
        <w:pPrChange w:id="396" w:author="Morgan Wills" w:date="2026-10-01T09:51:00Z">
          <w:pPr>
            <w:pStyle w:val="ListParagraph"/>
            <w:numPr>
              <w:numId w:val="1"/>
            </w:numPr>
            <w:tabs>
              <w:tab w:val="left" w:pos="1076"/>
            </w:tabs>
            <w:ind w:left="358" w:right="311" w:firstLine="366"/>
            <w:jc w:val="left"/>
          </w:pPr>
        </w:pPrChange>
      </w:pPr>
      <w:del w:id="397" w:author="Morgan Wills" w:date="2026-10-01T09:51:00Z">
        <w:r w:rsidDel="00D50867">
          <w:rPr>
            <w:b/>
            <w:color w:val="030305"/>
            <w:sz w:val="14"/>
            <w:u w:val="thick" w:color="030305"/>
          </w:rPr>
          <w:delText>Termination</w:delText>
        </w:r>
        <w:r w:rsidDel="00D50867">
          <w:rPr>
            <w:b/>
            <w:color w:val="030305"/>
            <w:spacing w:val="30"/>
            <w:sz w:val="14"/>
            <w:u w:val="thick" w:color="030305"/>
          </w:rPr>
          <w:delText xml:space="preserve"> </w:delText>
        </w:r>
        <w:r w:rsidDel="00D50867">
          <w:rPr>
            <w:b/>
            <w:color w:val="030305"/>
            <w:sz w:val="14"/>
            <w:u w:val="thick" w:color="030305"/>
          </w:rPr>
          <w:delText>Due To Lack Of</w:delText>
        </w:r>
        <w:r w:rsidDel="00D50867">
          <w:rPr>
            <w:b/>
            <w:color w:val="030305"/>
            <w:spacing w:val="15"/>
            <w:sz w:val="14"/>
            <w:u w:val="thick" w:color="030305"/>
          </w:rPr>
          <w:delText xml:space="preserve"> </w:delText>
        </w:r>
        <w:r w:rsidDel="00D50867">
          <w:rPr>
            <w:b/>
            <w:color w:val="030305"/>
            <w:sz w:val="14"/>
            <w:u w:val="thick" w:color="030305"/>
          </w:rPr>
          <w:delText>Funding</w:delText>
        </w:r>
        <w:r w:rsidDel="00D50867">
          <w:rPr>
            <w:b/>
            <w:color w:val="030305"/>
            <w:spacing w:val="21"/>
            <w:sz w:val="14"/>
            <w:u w:val="thick" w:color="030305"/>
          </w:rPr>
          <w:delText xml:space="preserve"> </w:delText>
        </w:r>
        <w:r w:rsidDel="00D50867">
          <w:rPr>
            <w:b/>
            <w:color w:val="030305"/>
            <w:sz w:val="14"/>
            <w:u w:val="thick" w:color="030305"/>
          </w:rPr>
          <w:delText>Appropriation:</w:delText>
        </w:r>
        <w:r w:rsidDel="00D50867">
          <w:rPr>
            <w:b/>
            <w:color w:val="030305"/>
            <w:sz w:val="14"/>
          </w:rPr>
          <w:delText xml:space="preserve"> </w:delText>
        </w:r>
        <w:r w:rsidDel="00D50867">
          <w:rPr>
            <w:color w:val="030305"/>
            <w:sz w:val="15"/>
          </w:rPr>
          <w:delText>If sufficient</w:delText>
        </w:r>
        <w:r w:rsidDel="00D50867">
          <w:rPr>
            <w:color w:val="030305"/>
            <w:spacing w:val="14"/>
            <w:sz w:val="15"/>
          </w:rPr>
          <w:delText xml:space="preserve"> </w:delText>
        </w:r>
        <w:r w:rsidDel="00D50867">
          <w:rPr>
            <w:color w:val="030305"/>
            <w:sz w:val="15"/>
          </w:rPr>
          <w:delText>funds</w:delText>
        </w:r>
        <w:r w:rsidDel="00D50867">
          <w:rPr>
            <w:color w:val="030305"/>
            <w:spacing w:val="12"/>
            <w:sz w:val="15"/>
          </w:rPr>
          <w:delText xml:space="preserve"> </w:delText>
        </w:r>
        <w:r w:rsidDel="00D50867">
          <w:rPr>
            <w:color w:val="030305"/>
            <w:sz w:val="15"/>
          </w:rPr>
          <w:delText>are</w:delText>
        </w:r>
        <w:r w:rsidDel="00D50867">
          <w:rPr>
            <w:color w:val="030305"/>
            <w:spacing w:val="12"/>
            <w:sz w:val="15"/>
          </w:rPr>
          <w:delText xml:space="preserve"> </w:delText>
        </w:r>
        <w:r w:rsidDel="00D50867">
          <w:rPr>
            <w:color w:val="030305"/>
            <w:sz w:val="15"/>
          </w:rPr>
          <w:delText>not appropriated</w:delText>
        </w:r>
        <w:r w:rsidDel="00D50867">
          <w:rPr>
            <w:color w:val="030305"/>
            <w:spacing w:val="22"/>
            <w:sz w:val="15"/>
          </w:rPr>
          <w:delText xml:space="preserve"> </w:delText>
        </w:r>
        <w:r w:rsidDel="00D50867">
          <w:rPr>
            <w:color w:val="030305"/>
            <w:sz w:val="15"/>
          </w:rPr>
          <w:delText>to</w:delText>
        </w:r>
        <w:r w:rsidDel="00D50867">
          <w:rPr>
            <w:color w:val="030305"/>
            <w:spacing w:val="-8"/>
            <w:sz w:val="15"/>
          </w:rPr>
          <w:delText xml:space="preserve"> </w:delText>
        </w:r>
        <w:r w:rsidDel="00D50867">
          <w:rPr>
            <w:color w:val="030305"/>
            <w:sz w:val="15"/>
          </w:rPr>
          <w:delText>continue</w:delText>
        </w:r>
        <w:r w:rsidDel="00D50867">
          <w:rPr>
            <w:color w:val="030305"/>
            <w:spacing w:val="21"/>
            <w:sz w:val="15"/>
          </w:rPr>
          <w:delText xml:space="preserve"> </w:delText>
        </w:r>
        <w:r w:rsidDel="00D50867">
          <w:rPr>
            <w:color w:val="030305"/>
            <w:sz w:val="15"/>
          </w:rPr>
          <w:delText>the</w:delText>
        </w:r>
        <w:r w:rsidDel="00D50867">
          <w:rPr>
            <w:color w:val="030305"/>
            <w:spacing w:val="11"/>
            <w:sz w:val="15"/>
          </w:rPr>
          <w:delText xml:space="preserve"> </w:delText>
        </w:r>
        <w:r w:rsidDel="00D50867">
          <w:rPr>
            <w:color w:val="030305"/>
            <w:sz w:val="15"/>
          </w:rPr>
          <w:delText>function</w:delText>
        </w:r>
        <w:r w:rsidDel="00D50867">
          <w:rPr>
            <w:color w:val="030305"/>
            <w:spacing w:val="15"/>
            <w:sz w:val="15"/>
          </w:rPr>
          <w:delText xml:space="preserve"> </w:delText>
        </w:r>
        <w:r w:rsidDel="00D50867">
          <w:rPr>
            <w:color w:val="030305"/>
            <w:sz w:val="15"/>
          </w:rPr>
          <w:delText>performed</w:delText>
        </w:r>
        <w:r w:rsidDel="00D50867">
          <w:rPr>
            <w:color w:val="030305"/>
            <w:spacing w:val="22"/>
            <w:sz w:val="15"/>
          </w:rPr>
          <w:delText xml:space="preserve"> </w:delText>
        </w:r>
        <w:r w:rsidDel="00D50867">
          <w:rPr>
            <w:color w:val="030305"/>
            <w:sz w:val="15"/>
          </w:rPr>
          <w:delText>in this agreement</w:delText>
        </w:r>
        <w:r w:rsidDel="00D50867">
          <w:rPr>
            <w:color w:val="030305"/>
            <w:spacing w:val="23"/>
            <w:sz w:val="15"/>
          </w:rPr>
          <w:delText xml:space="preserve"> </w:delText>
        </w:r>
        <w:r w:rsidDel="00D50867">
          <w:rPr>
            <w:color w:val="030305"/>
            <w:sz w:val="15"/>
          </w:rPr>
          <w:delText>and for the payment of the charges hereunder</w:delText>
        </w:r>
        <w:r w:rsidDel="00D50867">
          <w:rPr>
            <w:color w:val="382A36"/>
            <w:sz w:val="15"/>
          </w:rPr>
          <w:delText>,</w:delText>
        </w:r>
        <w:r w:rsidDel="00D50867">
          <w:rPr>
            <w:color w:val="382A36"/>
            <w:spacing w:val="-3"/>
            <w:sz w:val="15"/>
          </w:rPr>
          <w:delText xml:space="preserve"> </w:delText>
        </w:r>
        <w:r w:rsidDel="00D50867">
          <w:rPr>
            <w:color w:val="030305"/>
            <w:sz w:val="15"/>
          </w:rPr>
          <w:delText>the Universit</w:delText>
        </w:r>
        <w:r w:rsidDel="00D50867">
          <w:rPr>
            <w:color w:val="1C1621"/>
            <w:sz w:val="15"/>
          </w:rPr>
          <w:delText xml:space="preserve">y </w:delText>
        </w:r>
        <w:r w:rsidDel="00D50867">
          <w:rPr>
            <w:color w:val="030305"/>
            <w:sz w:val="15"/>
          </w:rPr>
          <w:delText>ma</w:delText>
        </w:r>
        <w:r w:rsidDel="00D50867">
          <w:rPr>
            <w:color w:val="1C1621"/>
            <w:sz w:val="15"/>
          </w:rPr>
          <w:delText xml:space="preserve">y </w:delText>
        </w:r>
        <w:r w:rsidDel="00D50867">
          <w:rPr>
            <w:color w:val="030305"/>
            <w:sz w:val="15"/>
          </w:rPr>
          <w:delText>terminate this agreement</w:delText>
        </w:r>
        <w:r w:rsidDel="00D50867">
          <w:rPr>
            <w:color w:val="030305"/>
            <w:spacing w:val="23"/>
            <w:sz w:val="15"/>
          </w:rPr>
          <w:delText xml:space="preserve"> </w:delText>
        </w:r>
        <w:r w:rsidDel="00D50867">
          <w:rPr>
            <w:color w:val="030305"/>
            <w:sz w:val="15"/>
          </w:rPr>
          <w:delText>at the end of its current fiscal year. The University</w:delText>
        </w:r>
        <w:r w:rsidDel="00D50867">
          <w:rPr>
            <w:color w:val="030305"/>
            <w:spacing w:val="24"/>
            <w:sz w:val="15"/>
          </w:rPr>
          <w:delText xml:space="preserve"> </w:delText>
        </w:r>
        <w:r w:rsidDel="00D50867">
          <w:rPr>
            <w:color w:val="030305"/>
            <w:sz w:val="15"/>
          </w:rPr>
          <w:delText xml:space="preserve">agrees to give </w:delText>
        </w:r>
        <w:r w:rsidDel="00D50867">
          <w:rPr>
            <w:color w:val="1C1621"/>
            <w:sz w:val="15"/>
          </w:rPr>
          <w:delText>w</w:delText>
        </w:r>
        <w:r w:rsidDel="00D50867">
          <w:rPr>
            <w:color w:val="030305"/>
            <w:sz w:val="15"/>
          </w:rPr>
          <w:delText>ritten notice of termination to contractor</w:delText>
        </w:r>
        <w:r w:rsidDel="00D50867">
          <w:rPr>
            <w:color w:val="030305"/>
            <w:spacing w:val="14"/>
            <w:sz w:val="15"/>
          </w:rPr>
          <w:delText xml:space="preserve"> </w:delText>
        </w:r>
        <w:r w:rsidDel="00D50867">
          <w:rPr>
            <w:color w:val="030305"/>
            <w:sz w:val="15"/>
          </w:rPr>
          <w:delText>at least 30 days prior to the end of its</w:delText>
        </w:r>
        <w:r w:rsidDel="00D50867">
          <w:rPr>
            <w:color w:val="030305"/>
            <w:spacing w:val="-3"/>
            <w:sz w:val="15"/>
          </w:rPr>
          <w:delText xml:space="preserve"> </w:delText>
        </w:r>
        <w:r w:rsidDel="00D50867">
          <w:rPr>
            <w:color w:val="030305"/>
            <w:sz w:val="15"/>
          </w:rPr>
          <w:delText>current fiscal year</w:delText>
        </w:r>
        <w:r w:rsidDel="00D50867">
          <w:rPr>
            <w:color w:val="382A36"/>
            <w:sz w:val="15"/>
          </w:rPr>
          <w:delText>,</w:delText>
        </w:r>
        <w:r w:rsidDel="00D50867">
          <w:rPr>
            <w:color w:val="382A36"/>
            <w:spacing w:val="-5"/>
            <w:sz w:val="15"/>
          </w:rPr>
          <w:delText xml:space="preserve"> </w:delText>
        </w:r>
        <w:r w:rsidDel="00D50867">
          <w:rPr>
            <w:color w:val="030305"/>
            <w:sz w:val="15"/>
          </w:rPr>
          <w:delText>and shall give such notice for a greater period prior to the end of such fiscal</w:delText>
        </w:r>
        <w:r w:rsidDel="00D50867">
          <w:rPr>
            <w:color w:val="030305"/>
            <w:spacing w:val="-7"/>
            <w:sz w:val="15"/>
          </w:rPr>
          <w:delText xml:space="preserve"> </w:delText>
        </w:r>
        <w:r w:rsidDel="00D50867">
          <w:rPr>
            <w:color w:val="030305"/>
            <w:sz w:val="15"/>
          </w:rPr>
          <w:delText>year as</w:delText>
        </w:r>
        <w:r w:rsidDel="00D50867">
          <w:rPr>
            <w:color w:val="030305"/>
            <w:spacing w:val="-6"/>
            <w:sz w:val="15"/>
          </w:rPr>
          <w:delText xml:space="preserve"> </w:delText>
        </w:r>
        <w:r w:rsidDel="00D50867">
          <w:rPr>
            <w:color w:val="030305"/>
            <w:sz w:val="15"/>
          </w:rPr>
          <w:delText>may be</w:delText>
        </w:r>
        <w:r w:rsidDel="00D50867">
          <w:rPr>
            <w:color w:val="030305"/>
            <w:spacing w:val="-2"/>
            <w:sz w:val="15"/>
          </w:rPr>
          <w:delText xml:space="preserve"> </w:delText>
        </w:r>
        <w:r w:rsidDel="00D50867">
          <w:rPr>
            <w:color w:val="030305"/>
            <w:sz w:val="15"/>
          </w:rPr>
          <w:delText>provided in</w:delText>
        </w:r>
        <w:r w:rsidDel="00D50867">
          <w:rPr>
            <w:color w:val="030305"/>
            <w:spacing w:val="-11"/>
            <w:sz w:val="15"/>
          </w:rPr>
          <w:delText xml:space="preserve"> </w:delText>
        </w:r>
        <w:r w:rsidDel="00D50867">
          <w:rPr>
            <w:color w:val="030305"/>
            <w:sz w:val="15"/>
          </w:rPr>
          <w:delText>this</w:delText>
        </w:r>
        <w:r w:rsidDel="00D50867">
          <w:rPr>
            <w:color w:val="030305"/>
            <w:spacing w:val="-9"/>
            <w:sz w:val="15"/>
          </w:rPr>
          <w:delText xml:space="preserve"> </w:delText>
        </w:r>
        <w:r w:rsidDel="00D50867">
          <w:rPr>
            <w:color w:val="030305"/>
            <w:sz w:val="15"/>
          </w:rPr>
          <w:delText>contract</w:delText>
        </w:r>
        <w:r w:rsidDel="00D50867">
          <w:rPr>
            <w:color w:val="382A36"/>
            <w:sz w:val="15"/>
          </w:rPr>
          <w:delText>,</w:delText>
        </w:r>
        <w:r w:rsidDel="00D50867">
          <w:rPr>
            <w:color w:val="382A36"/>
            <w:spacing w:val="-11"/>
            <w:sz w:val="15"/>
          </w:rPr>
          <w:delText xml:space="preserve"> </w:delText>
        </w:r>
        <w:r w:rsidDel="00D50867">
          <w:rPr>
            <w:color w:val="030305"/>
            <w:sz w:val="15"/>
          </w:rPr>
          <w:delText>e</w:delText>
        </w:r>
        <w:r w:rsidDel="00D50867">
          <w:rPr>
            <w:color w:val="1C1621"/>
            <w:sz w:val="15"/>
          </w:rPr>
          <w:delText>x</w:delText>
        </w:r>
        <w:r w:rsidDel="00D50867">
          <w:rPr>
            <w:color w:val="030305"/>
            <w:sz w:val="15"/>
          </w:rPr>
          <w:delText>cept</w:delText>
        </w:r>
        <w:r w:rsidDel="00D50867">
          <w:rPr>
            <w:color w:val="030305"/>
            <w:spacing w:val="-1"/>
            <w:sz w:val="15"/>
          </w:rPr>
          <w:delText xml:space="preserve"> </w:delText>
        </w:r>
        <w:r w:rsidDel="00D50867">
          <w:rPr>
            <w:color w:val="030305"/>
            <w:sz w:val="15"/>
          </w:rPr>
          <w:delText>that</w:delText>
        </w:r>
        <w:r w:rsidDel="00D50867">
          <w:rPr>
            <w:color w:val="030305"/>
            <w:spacing w:val="-3"/>
            <w:sz w:val="15"/>
          </w:rPr>
          <w:delText xml:space="preserve"> </w:delText>
        </w:r>
        <w:r w:rsidDel="00D50867">
          <w:rPr>
            <w:color w:val="030305"/>
            <w:sz w:val="15"/>
          </w:rPr>
          <w:delText>such</w:delText>
        </w:r>
        <w:r w:rsidDel="00D50867">
          <w:rPr>
            <w:color w:val="030305"/>
            <w:spacing w:val="-6"/>
            <w:sz w:val="15"/>
          </w:rPr>
          <w:delText xml:space="preserve"> </w:delText>
        </w:r>
        <w:r w:rsidDel="00D50867">
          <w:rPr>
            <w:color w:val="030305"/>
            <w:sz w:val="15"/>
          </w:rPr>
          <w:delText>notice shall not be</w:delText>
        </w:r>
        <w:r w:rsidDel="00D50867">
          <w:rPr>
            <w:color w:val="030305"/>
            <w:spacing w:val="-2"/>
            <w:sz w:val="15"/>
          </w:rPr>
          <w:delText xml:space="preserve"> </w:delText>
        </w:r>
        <w:r w:rsidDel="00D50867">
          <w:rPr>
            <w:color w:val="030305"/>
            <w:sz w:val="15"/>
          </w:rPr>
          <w:delText>required</w:delText>
        </w:r>
        <w:r w:rsidDel="00D50867">
          <w:rPr>
            <w:color w:val="030305"/>
            <w:spacing w:val="-6"/>
            <w:sz w:val="15"/>
          </w:rPr>
          <w:delText xml:space="preserve"> </w:delText>
        </w:r>
        <w:r w:rsidDel="00D50867">
          <w:rPr>
            <w:color w:val="030305"/>
            <w:sz w:val="15"/>
          </w:rPr>
          <w:delText>prior</w:delText>
        </w:r>
        <w:r w:rsidDel="00D50867">
          <w:rPr>
            <w:color w:val="030305"/>
            <w:spacing w:val="-5"/>
            <w:sz w:val="15"/>
          </w:rPr>
          <w:delText xml:space="preserve"> </w:delText>
        </w:r>
        <w:r w:rsidDel="00D50867">
          <w:rPr>
            <w:color w:val="030305"/>
            <w:sz w:val="15"/>
          </w:rPr>
          <w:delText>to</w:delText>
        </w:r>
        <w:r w:rsidDel="00D50867">
          <w:rPr>
            <w:color w:val="030305"/>
            <w:spacing w:val="-8"/>
            <w:sz w:val="15"/>
          </w:rPr>
          <w:delText xml:space="preserve"> </w:delText>
        </w:r>
        <w:r w:rsidDel="00D50867">
          <w:rPr>
            <w:color w:val="030305"/>
            <w:sz w:val="15"/>
          </w:rPr>
          <w:delText>90</w:delText>
        </w:r>
        <w:r w:rsidDel="00D50867">
          <w:rPr>
            <w:color w:val="030305"/>
            <w:spacing w:val="-7"/>
            <w:sz w:val="15"/>
          </w:rPr>
          <w:delText xml:space="preserve"> </w:delText>
        </w:r>
        <w:r w:rsidDel="00D50867">
          <w:rPr>
            <w:color w:val="030305"/>
            <w:sz w:val="15"/>
          </w:rPr>
          <w:delText>days before the end</w:delText>
        </w:r>
        <w:r w:rsidDel="00D50867">
          <w:rPr>
            <w:color w:val="030305"/>
            <w:spacing w:val="-5"/>
            <w:sz w:val="15"/>
          </w:rPr>
          <w:delText xml:space="preserve"> </w:delText>
        </w:r>
        <w:r w:rsidDel="00D50867">
          <w:rPr>
            <w:color w:val="030305"/>
            <w:sz w:val="15"/>
          </w:rPr>
          <w:delText>of</w:delText>
        </w:r>
        <w:r w:rsidDel="00D50867">
          <w:rPr>
            <w:color w:val="030305"/>
            <w:spacing w:val="-4"/>
            <w:sz w:val="15"/>
          </w:rPr>
          <w:delText xml:space="preserve"> </w:delText>
        </w:r>
        <w:r w:rsidDel="00D50867">
          <w:rPr>
            <w:color w:val="030305"/>
            <w:sz w:val="15"/>
          </w:rPr>
          <w:delText>such</w:delText>
        </w:r>
        <w:r w:rsidDel="00D50867">
          <w:rPr>
            <w:color w:val="030305"/>
            <w:spacing w:val="-7"/>
            <w:sz w:val="15"/>
          </w:rPr>
          <w:delText xml:space="preserve"> </w:delText>
        </w:r>
        <w:r w:rsidDel="00D50867">
          <w:rPr>
            <w:color w:val="030305"/>
            <w:sz w:val="15"/>
          </w:rPr>
          <w:delText>fiscal year.</w:delText>
        </w:r>
        <w:r w:rsidDel="00D50867">
          <w:rPr>
            <w:color w:val="030305"/>
            <w:spacing w:val="-1"/>
            <w:sz w:val="15"/>
          </w:rPr>
          <w:delText xml:space="preserve"> </w:delText>
        </w:r>
        <w:r w:rsidDel="00D50867">
          <w:rPr>
            <w:color w:val="030305"/>
            <w:sz w:val="15"/>
          </w:rPr>
          <w:delText>Contractor shall</w:delText>
        </w:r>
        <w:r w:rsidDel="00D50867">
          <w:rPr>
            <w:color w:val="030305"/>
            <w:spacing w:val="-3"/>
            <w:sz w:val="15"/>
          </w:rPr>
          <w:delText xml:space="preserve"> </w:delText>
        </w:r>
        <w:r w:rsidDel="00D50867">
          <w:rPr>
            <w:color w:val="030305"/>
            <w:sz w:val="15"/>
          </w:rPr>
          <w:delText>have the right</w:delText>
        </w:r>
        <w:r w:rsidDel="00D50867">
          <w:rPr>
            <w:color w:val="1C1621"/>
            <w:sz w:val="15"/>
          </w:rPr>
          <w:delText>,</w:delText>
        </w:r>
        <w:r w:rsidDel="00D50867">
          <w:rPr>
            <w:color w:val="1C1621"/>
            <w:spacing w:val="-6"/>
            <w:sz w:val="15"/>
          </w:rPr>
          <w:delText xml:space="preserve"> </w:delText>
        </w:r>
        <w:r w:rsidDel="00D50867">
          <w:rPr>
            <w:color w:val="030305"/>
            <w:sz w:val="15"/>
          </w:rPr>
          <w:delText>at the end</w:delText>
        </w:r>
        <w:r w:rsidDel="00D50867">
          <w:rPr>
            <w:color w:val="030305"/>
            <w:spacing w:val="-1"/>
            <w:sz w:val="15"/>
          </w:rPr>
          <w:delText xml:space="preserve"> </w:delText>
        </w:r>
        <w:r w:rsidDel="00D50867">
          <w:rPr>
            <w:color w:val="030305"/>
            <w:sz w:val="15"/>
          </w:rPr>
          <w:delText>of such fiscal year</w:delText>
        </w:r>
        <w:r w:rsidDel="00D50867">
          <w:rPr>
            <w:color w:val="4B3D3F"/>
            <w:sz w:val="15"/>
          </w:rPr>
          <w:delText>,</w:delText>
        </w:r>
        <w:r w:rsidDel="00D50867">
          <w:rPr>
            <w:color w:val="4B3D3F"/>
            <w:spacing w:val="-7"/>
            <w:sz w:val="15"/>
          </w:rPr>
          <w:delText xml:space="preserve"> </w:delText>
        </w:r>
        <w:r w:rsidDel="00D50867">
          <w:rPr>
            <w:color w:val="030305"/>
            <w:sz w:val="15"/>
          </w:rPr>
          <w:delText>to take possession</w:delText>
        </w:r>
        <w:r w:rsidDel="00D50867">
          <w:rPr>
            <w:color w:val="030305"/>
            <w:spacing w:val="13"/>
            <w:sz w:val="15"/>
          </w:rPr>
          <w:delText xml:space="preserve"> </w:delText>
        </w:r>
        <w:r w:rsidDel="00D50867">
          <w:rPr>
            <w:color w:val="030305"/>
            <w:sz w:val="15"/>
          </w:rPr>
          <w:delText>of any</w:delText>
        </w:r>
        <w:r w:rsidDel="00D50867">
          <w:rPr>
            <w:color w:val="030305"/>
            <w:spacing w:val="10"/>
            <w:sz w:val="15"/>
          </w:rPr>
          <w:delText xml:space="preserve"> </w:delText>
        </w:r>
        <w:r w:rsidDel="00D50867">
          <w:rPr>
            <w:color w:val="030305"/>
            <w:sz w:val="15"/>
          </w:rPr>
          <w:delText>equipment</w:delText>
        </w:r>
        <w:r w:rsidDel="00D50867">
          <w:rPr>
            <w:color w:val="030305"/>
            <w:spacing w:val="11"/>
            <w:sz w:val="15"/>
          </w:rPr>
          <w:delText xml:space="preserve"> </w:delText>
        </w:r>
        <w:r w:rsidDel="00D50867">
          <w:rPr>
            <w:color w:val="030305"/>
            <w:sz w:val="15"/>
          </w:rPr>
          <w:delText>provided under</w:delText>
        </w:r>
        <w:r w:rsidDel="00D50867">
          <w:rPr>
            <w:color w:val="030305"/>
            <w:spacing w:val="11"/>
            <w:sz w:val="15"/>
          </w:rPr>
          <w:delText xml:space="preserve"> </w:delText>
        </w:r>
        <w:r w:rsidDel="00D50867">
          <w:rPr>
            <w:color w:val="030305"/>
            <w:sz w:val="15"/>
          </w:rPr>
          <w:delText>any contract</w:delText>
        </w:r>
        <w:r w:rsidDel="00D50867">
          <w:rPr>
            <w:color w:val="030305"/>
            <w:spacing w:val="12"/>
            <w:sz w:val="15"/>
          </w:rPr>
          <w:delText xml:space="preserve"> </w:delText>
        </w:r>
        <w:r w:rsidDel="00D50867">
          <w:rPr>
            <w:color w:val="030305"/>
            <w:sz w:val="15"/>
          </w:rPr>
          <w:delText xml:space="preserve">for </w:delText>
        </w:r>
        <w:r w:rsidDel="00D50867">
          <w:rPr>
            <w:color w:val="1C1621"/>
            <w:sz w:val="15"/>
          </w:rPr>
          <w:delText>w</w:delText>
        </w:r>
        <w:r w:rsidDel="00D50867">
          <w:rPr>
            <w:color w:val="030305"/>
            <w:sz w:val="15"/>
          </w:rPr>
          <w:delText>hich it</w:delText>
        </w:r>
        <w:r w:rsidDel="00D50867">
          <w:rPr>
            <w:color w:val="030305"/>
            <w:spacing w:val="-3"/>
            <w:sz w:val="15"/>
          </w:rPr>
          <w:delText xml:space="preserve"> </w:delText>
        </w:r>
        <w:r w:rsidDel="00D50867">
          <w:rPr>
            <w:color w:val="030305"/>
            <w:sz w:val="15"/>
          </w:rPr>
          <w:delText>has not</w:delText>
        </w:r>
        <w:r w:rsidDel="00D50867">
          <w:rPr>
            <w:color w:val="030305"/>
            <w:spacing w:val="-1"/>
            <w:sz w:val="15"/>
          </w:rPr>
          <w:delText xml:space="preserve"> </w:delText>
        </w:r>
        <w:r w:rsidDel="00D50867">
          <w:rPr>
            <w:color w:val="030305"/>
            <w:sz w:val="15"/>
          </w:rPr>
          <w:delText>been paid</w:delText>
        </w:r>
        <w:r w:rsidDel="00D50867">
          <w:rPr>
            <w:color w:val="0E2A44"/>
            <w:sz w:val="15"/>
          </w:rPr>
          <w:delText>.</w:delText>
        </w:r>
        <w:r w:rsidDel="00D50867">
          <w:rPr>
            <w:color w:val="0E2A44"/>
            <w:spacing w:val="-9"/>
            <w:sz w:val="15"/>
          </w:rPr>
          <w:delText xml:space="preserve"> </w:delText>
        </w:r>
        <w:r w:rsidDel="00D50867">
          <w:rPr>
            <w:color w:val="030305"/>
            <w:sz w:val="15"/>
          </w:rPr>
          <w:delText>The</w:delText>
        </w:r>
        <w:r w:rsidDel="00D50867">
          <w:rPr>
            <w:color w:val="030305"/>
            <w:spacing w:val="-1"/>
            <w:sz w:val="15"/>
          </w:rPr>
          <w:delText xml:space="preserve"> </w:delText>
        </w:r>
        <w:r w:rsidDel="00D50867">
          <w:rPr>
            <w:color w:val="030305"/>
            <w:sz w:val="15"/>
          </w:rPr>
          <w:delText>University</w:delText>
        </w:r>
        <w:r w:rsidDel="00D50867">
          <w:rPr>
            <w:color w:val="030305"/>
            <w:spacing w:val="16"/>
            <w:sz w:val="15"/>
          </w:rPr>
          <w:delText xml:space="preserve"> </w:delText>
        </w:r>
        <w:r w:rsidDel="00D50867">
          <w:rPr>
            <w:color w:val="1C1621"/>
            <w:sz w:val="15"/>
          </w:rPr>
          <w:delText>w</w:delText>
        </w:r>
        <w:r w:rsidDel="00D50867">
          <w:rPr>
            <w:color w:val="030305"/>
            <w:sz w:val="15"/>
          </w:rPr>
          <w:delText>ill</w:delText>
        </w:r>
        <w:r w:rsidDel="00D50867">
          <w:rPr>
            <w:color w:val="030305"/>
            <w:spacing w:val="-6"/>
            <w:sz w:val="15"/>
          </w:rPr>
          <w:delText xml:space="preserve"> </w:delText>
        </w:r>
        <w:r w:rsidDel="00D50867">
          <w:rPr>
            <w:color w:val="030305"/>
            <w:sz w:val="15"/>
          </w:rPr>
          <w:delText>pay to the</w:delText>
        </w:r>
        <w:r w:rsidDel="00D50867">
          <w:rPr>
            <w:color w:val="030305"/>
            <w:spacing w:val="-11"/>
            <w:sz w:val="15"/>
          </w:rPr>
          <w:delText xml:space="preserve"> </w:delText>
        </w:r>
        <w:r w:rsidDel="00D50867">
          <w:rPr>
            <w:color w:val="030305"/>
            <w:sz w:val="15"/>
          </w:rPr>
          <w:delText>contractor all</w:delText>
        </w:r>
        <w:r w:rsidDel="00D50867">
          <w:rPr>
            <w:color w:val="030305"/>
            <w:spacing w:val="-7"/>
            <w:sz w:val="15"/>
          </w:rPr>
          <w:delText xml:space="preserve"> </w:delText>
        </w:r>
        <w:r w:rsidDel="00D50867">
          <w:rPr>
            <w:color w:val="030305"/>
            <w:sz w:val="15"/>
          </w:rPr>
          <w:delText>regular</w:delText>
        </w:r>
        <w:r w:rsidDel="00D50867">
          <w:rPr>
            <w:color w:val="030305"/>
            <w:spacing w:val="-1"/>
            <w:sz w:val="15"/>
          </w:rPr>
          <w:delText xml:space="preserve"> </w:delText>
        </w:r>
        <w:r w:rsidDel="00D50867">
          <w:rPr>
            <w:color w:val="030305"/>
            <w:sz w:val="15"/>
          </w:rPr>
          <w:delText>contractual payments incurred</w:delText>
        </w:r>
        <w:r w:rsidDel="00D50867">
          <w:rPr>
            <w:color w:val="030305"/>
            <w:spacing w:val="-5"/>
            <w:sz w:val="15"/>
          </w:rPr>
          <w:delText xml:space="preserve"> </w:delText>
        </w:r>
        <w:r w:rsidDel="00D50867">
          <w:rPr>
            <w:color w:val="030305"/>
            <w:sz w:val="15"/>
          </w:rPr>
          <w:delText>through the end</w:delText>
        </w:r>
        <w:r w:rsidDel="00D50867">
          <w:rPr>
            <w:color w:val="030305"/>
            <w:spacing w:val="-1"/>
            <w:sz w:val="15"/>
          </w:rPr>
          <w:delText xml:space="preserve"> </w:delText>
        </w:r>
        <w:r w:rsidDel="00D50867">
          <w:rPr>
            <w:color w:val="030305"/>
            <w:sz w:val="15"/>
          </w:rPr>
          <w:delText>of</w:delText>
        </w:r>
        <w:r w:rsidDel="00D50867">
          <w:rPr>
            <w:color w:val="030305"/>
            <w:spacing w:val="-5"/>
            <w:sz w:val="15"/>
          </w:rPr>
          <w:delText xml:space="preserve"> </w:delText>
        </w:r>
        <w:r w:rsidDel="00D50867">
          <w:rPr>
            <w:color w:val="030305"/>
            <w:sz w:val="15"/>
          </w:rPr>
          <w:delText>such</w:delText>
        </w:r>
        <w:r w:rsidDel="00D50867">
          <w:rPr>
            <w:color w:val="030305"/>
            <w:spacing w:val="-8"/>
            <w:sz w:val="15"/>
          </w:rPr>
          <w:delText xml:space="preserve"> </w:delText>
        </w:r>
        <w:r w:rsidDel="00D50867">
          <w:rPr>
            <w:color w:val="030305"/>
            <w:sz w:val="15"/>
          </w:rPr>
          <w:delText xml:space="preserve">fiscal </w:delText>
        </w:r>
        <w:r w:rsidDel="00D50867">
          <w:rPr>
            <w:color w:val="1C1621"/>
            <w:sz w:val="15"/>
          </w:rPr>
          <w:delText>y</w:delText>
        </w:r>
        <w:r w:rsidDel="00D50867">
          <w:rPr>
            <w:color w:val="030305"/>
            <w:sz w:val="15"/>
          </w:rPr>
          <w:delText>ear</w:delText>
        </w:r>
        <w:r w:rsidDel="00D50867">
          <w:rPr>
            <w:color w:val="1C1621"/>
            <w:sz w:val="15"/>
          </w:rPr>
          <w:delText>,</w:delText>
        </w:r>
        <w:r w:rsidDel="00D50867">
          <w:rPr>
            <w:color w:val="1C1621"/>
            <w:spacing w:val="-11"/>
            <w:sz w:val="15"/>
          </w:rPr>
          <w:delText xml:space="preserve"> </w:delText>
        </w:r>
        <w:r w:rsidDel="00D50867">
          <w:rPr>
            <w:color w:val="030305"/>
            <w:sz w:val="15"/>
          </w:rPr>
          <w:delText>plus</w:delText>
        </w:r>
        <w:r w:rsidDel="00D50867">
          <w:rPr>
            <w:color w:val="030305"/>
            <w:spacing w:val="-7"/>
            <w:sz w:val="15"/>
          </w:rPr>
          <w:delText xml:space="preserve"> </w:delText>
        </w:r>
        <w:r w:rsidDel="00D50867">
          <w:rPr>
            <w:color w:val="030305"/>
            <w:sz w:val="15"/>
          </w:rPr>
          <w:delText>contractual charges incidental to</w:delText>
        </w:r>
        <w:r w:rsidDel="00D50867">
          <w:rPr>
            <w:color w:val="030305"/>
            <w:spacing w:val="-11"/>
            <w:sz w:val="15"/>
          </w:rPr>
          <w:delText xml:space="preserve"> </w:delText>
        </w:r>
        <w:r w:rsidDel="00D50867">
          <w:rPr>
            <w:color w:val="030305"/>
            <w:sz w:val="15"/>
          </w:rPr>
          <w:delText>the</w:delText>
        </w:r>
        <w:r w:rsidDel="00D50867">
          <w:rPr>
            <w:color w:val="030305"/>
            <w:spacing w:val="-2"/>
            <w:sz w:val="15"/>
          </w:rPr>
          <w:delText xml:space="preserve"> </w:delText>
        </w:r>
        <w:r w:rsidDel="00D50867">
          <w:rPr>
            <w:color w:val="030305"/>
            <w:sz w:val="15"/>
          </w:rPr>
          <w:delText>return of</w:delText>
        </w:r>
        <w:r w:rsidDel="00D50867">
          <w:rPr>
            <w:color w:val="030305"/>
            <w:spacing w:val="-1"/>
            <w:sz w:val="15"/>
          </w:rPr>
          <w:delText xml:space="preserve"> </w:delText>
        </w:r>
        <w:r w:rsidDel="00D50867">
          <w:rPr>
            <w:color w:val="030305"/>
            <w:sz w:val="15"/>
          </w:rPr>
          <w:delText>any such</w:delText>
        </w:r>
        <w:r w:rsidDel="00D50867">
          <w:rPr>
            <w:color w:val="030305"/>
            <w:spacing w:val="-3"/>
            <w:sz w:val="15"/>
          </w:rPr>
          <w:delText xml:space="preserve"> </w:delText>
        </w:r>
        <w:r w:rsidDel="00D50867">
          <w:rPr>
            <w:color w:val="030305"/>
            <w:sz w:val="15"/>
          </w:rPr>
          <w:delText>equipment. Upon termination of the agreement by the University</w:delText>
        </w:r>
        <w:r w:rsidDel="00D50867">
          <w:rPr>
            <w:color w:val="4B3D3F"/>
            <w:sz w:val="15"/>
          </w:rPr>
          <w:delText>,</w:delText>
        </w:r>
        <w:r w:rsidDel="00D50867">
          <w:rPr>
            <w:color w:val="4B3D3F"/>
            <w:spacing w:val="-3"/>
            <w:sz w:val="15"/>
          </w:rPr>
          <w:delText xml:space="preserve"> </w:delText>
        </w:r>
        <w:r w:rsidDel="00D50867">
          <w:rPr>
            <w:color w:val="030305"/>
            <w:sz w:val="15"/>
          </w:rPr>
          <w:delText>title to any such equipment shall revert to Contractor at the end of the University</w:delText>
        </w:r>
        <w:r w:rsidDel="00D50867">
          <w:rPr>
            <w:color w:val="4B3D3F"/>
            <w:sz w:val="15"/>
          </w:rPr>
          <w:delText>'</w:delText>
        </w:r>
        <w:r w:rsidDel="00D50867">
          <w:rPr>
            <w:color w:val="030305"/>
            <w:sz w:val="15"/>
          </w:rPr>
          <w:delText xml:space="preserve">s current fiscal </w:delText>
        </w:r>
        <w:r w:rsidDel="00D50867">
          <w:rPr>
            <w:color w:val="1C1621"/>
            <w:sz w:val="15"/>
          </w:rPr>
          <w:delText>y</w:delText>
        </w:r>
        <w:r w:rsidDel="00D50867">
          <w:rPr>
            <w:color w:val="030305"/>
            <w:sz w:val="15"/>
          </w:rPr>
          <w:delText>ear.</w:delText>
        </w:r>
        <w:r w:rsidDel="00D50867">
          <w:rPr>
            <w:color w:val="030305"/>
            <w:spacing w:val="-4"/>
            <w:sz w:val="15"/>
          </w:rPr>
          <w:delText xml:space="preserve"> </w:delText>
        </w:r>
        <w:r w:rsidDel="00D50867">
          <w:rPr>
            <w:color w:val="030305"/>
            <w:sz w:val="15"/>
          </w:rPr>
          <w:delText>The termination of</w:delText>
        </w:r>
        <w:r w:rsidDel="00D50867">
          <w:rPr>
            <w:color w:val="030305"/>
            <w:spacing w:val="-4"/>
            <w:sz w:val="15"/>
          </w:rPr>
          <w:delText xml:space="preserve"> </w:delText>
        </w:r>
        <w:r w:rsidDel="00D50867">
          <w:rPr>
            <w:color w:val="030305"/>
            <w:sz w:val="15"/>
          </w:rPr>
          <w:delText>the contract pursuant to</w:delText>
        </w:r>
        <w:r w:rsidDel="00D50867">
          <w:rPr>
            <w:color w:val="030305"/>
            <w:spacing w:val="-8"/>
            <w:sz w:val="15"/>
          </w:rPr>
          <w:delText xml:space="preserve"> </w:delText>
        </w:r>
        <w:r w:rsidDel="00D50867">
          <w:rPr>
            <w:color w:val="030305"/>
            <w:sz w:val="15"/>
          </w:rPr>
          <w:delText>this paragraph shall</w:delText>
        </w:r>
        <w:r w:rsidDel="00D50867">
          <w:rPr>
            <w:color w:val="030305"/>
            <w:spacing w:val="-1"/>
            <w:sz w:val="15"/>
          </w:rPr>
          <w:delText xml:space="preserve"> </w:delText>
        </w:r>
        <w:r w:rsidDel="00D50867">
          <w:rPr>
            <w:color w:val="030305"/>
            <w:sz w:val="15"/>
          </w:rPr>
          <w:delText>not cause an</w:delText>
        </w:r>
        <w:r w:rsidDel="00D50867">
          <w:rPr>
            <w:color w:val="1C1621"/>
            <w:sz w:val="15"/>
          </w:rPr>
          <w:delText xml:space="preserve">y </w:delText>
        </w:r>
        <w:r w:rsidDel="00D50867">
          <w:rPr>
            <w:color w:val="030305"/>
            <w:sz w:val="15"/>
          </w:rPr>
          <w:delText>penalt</w:delText>
        </w:r>
        <w:r w:rsidDel="00D50867">
          <w:rPr>
            <w:color w:val="1C1621"/>
            <w:sz w:val="15"/>
          </w:rPr>
          <w:delText xml:space="preserve">y </w:delText>
        </w:r>
        <w:r w:rsidDel="00D50867">
          <w:rPr>
            <w:color w:val="030305"/>
            <w:sz w:val="15"/>
          </w:rPr>
          <w:delText>to</w:delText>
        </w:r>
        <w:r w:rsidDel="00D50867">
          <w:rPr>
            <w:color w:val="030305"/>
            <w:spacing w:val="-5"/>
            <w:sz w:val="15"/>
          </w:rPr>
          <w:delText xml:space="preserve"> </w:delText>
        </w:r>
        <w:r w:rsidDel="00D50867">
          <w:rPr>
            <w:color w:val="030305"/>
            <w:sz w:val="15"/>
          </w:rPr>
          <w:delText>be</w:delText>
        </w:r>
        <w:r w:rsidDel="00D50867">
          <w:rPr>
            <w:color w:val="030305"/>
            <w:spacing w:val="-1"/>
            <w:sz w:val="15"/>
          </w:rPr>
          <w:delText xml:space="preserve"> </w:delText>
        </w:r>
        <w:r w:rsidDel="00D50867">
          <w:rPr>
            <w:color w:val="030305"/>
            <w:sz w:val="15"/>
          </w:rPr>
          <w:delText>charged to</w:delText>
        </w:r>
        <w:r w:rsidDel="00D50867">
          <w:rPr>
            <w:color w:val="030305"/>
            <w:spacing w:val="-2"/>
            <w:sz w:val="15"/>
          </w:rPr>
          <w:delText xml:space="preserve"> </w:delText>
        </w:r>
        <w:r w:rsidDel="00D50867">
          <w:rPr>
            <w:color w:val="030305"/>
            <w:sz w:val="15"/>
          </w:rPr>
          <w:delText>the agenc</w:delText>
        </w:r>
        <w:r w:rsidDel="00D50867">
          <w:rPr>
            <w:color w:val="1C1621"/>
            <w:sz w:val="15"/>
          </w:rPr>
          <w:delText>y</w:delText>
        </w:r>
        <w:r w:rsidDel="00D50867">
          <w:rPr>
            <w:color w:val="1C1621"/>
            <w:spacing w:val="-2"/>
            <w:sz w:val="15"/>
          </w:rPr>
          <w:delText xml:space="preserve"> </w:delText>
        </w:r>
        <w:r w:rsidDel="00D50867">
          <w:rPr>
            <w:color w:val="030305"/>
            <w:sz w:val="15"/>
          </w:rPr>
          <w:delText>or</w:delText>
        </w:r>
        <w:r w:rsidDel="00D50867">
          <w:rPr>
            <w:color w:val="030305"/>
            <w:spacing w:val="-4"/>
            <w:sz w:val="15"/>
          </w:rPr>
          <w:delText xml:space="preserve"> </w:delText>
        </w:r>
        <w:r w:rsidDel="00D50867">
          <w:rPr>
            <w:color w:val="030305"/>
            <w:sz w:val="15"/>
          </w:rPr>
          <w:delText>the</w:delText>
        </w:r>
        <w:r w:rsidDel="00D50867">
          <w:rPr>
            <w:color w:val="030305"/>
            <w:spacing w:val="-5"/>
            <w:sz w:val="15"/>
          </w:rPr>
          <w:delText xml:space="preserve"> </w:delText>
        </w:r>
        <w:r w:rsidDel="00D50867">
          <w:rPr>
            <w:color w:val="030305"/>
            <w:sz w:val="15"/>
          </w:rPr>
          <w:delText>contractor.</w:delText>
        </w:r>
      </w:del>
    </w:p>
    <w:p w14:paraId="39A5BE93" w14:textId="01CE51CF" w:rsidR="00D46A21" w:rsidDel="00D50867" w:rsidRDefault="000B705F">
      <w:pPr>
        <w:spacing w:before="65"/>
        <w:ind w:left="696"/>
        <w:jc w:val="center"/>
        <w:rPr>
          <w:del w:id="398" w:author="Morgan Wills" w:date="2026-10-01T09:51:00Z"/>
          <w:sz w:val="15"/>
        </w:rPr>
        <w:pPrChange w:id="399" w:author="Morgan Wills" w:date="2026-10-01T09:51:00Z">
          <w:pPr>
            <w:pStyle w:val="ListParagraph"/>
            <w:numPr>
              <w:numId w:val="1"/>
            </w:numPr>
            <w:tabs>
              <w:tab w:val="left" w:pos="1078"/>
            </w:tabs>
            <w:ind w:right="321" w:firstLine="359"/>
            <w:jc w:val="left"/>
          </w:pPr>
        </w:pPrChange>
      </w:pPr>
      <w:del w:id="400" w:author="Morgan Wills" w:date="2026-10-01T09:51:00Z">
        <w:r w:rsidDel="00D50867">
          <w:rPr>
            <w:b/>
            <w:color w:val="030305"/>
            <w:w w:val="105"/>
            <w:sz w:val="14"/>
            <w:u w:val="thick" w:color="030305"/>
          </w:rPr>
          <w:delText>Responsibility</w:delText>
        </w:r>
        <w:r w:rsidDel="00D50867">
          <w:rPr>
            <w:b/>
            <w:color w:val="030305"/>
            <w:spacing w:val="-10"/>
            <w:w w:val="105"/>
            <w:sz w:val="14"/>
          </w:rPr>
          <w:delText xml:space="preserve"> </w:delText>
        </w:r>
        <w:r w:rsidDel="00D50867">
          <w:rPr>
            <w:b/>
            <w:color w:val="030305"/>
            <w:w w:val="105"/>
            <w:sz w:val="14"/>
            <w:u w:val="thick" w:color="36210C"/>
          </w:rPr>
          <w:delText>For</w:delText>
        </w:r>
        <w:r w:rsidDel="00D50867">
          <w:rPr>
            <w:b/>
            <w:color w:val="030305"/>
            <w:spacing w:val="-2"/>
            <w:w w:val="105"/>
            <w:sz w:val="14"/>
            <w:u w:val="thick" w:color="36210C"/>
          </w:rPr>
          <w:delText xml:space="preserve"> </w:delText>
        </w:r>
        <w:r w:rsidDel="00D50867">
          <w:rPr>
            <w:b/>
            <w:color w:val="030305"/>
            <w:w w:val="105"/>
            <w:sz w:val="14"/>
            <w:u w:val="thick" w:color="36210C"/>
          </w:rPr>
          <w:delText>Taxes</w:delText>
        </w:r>
        <w:r w:rsidDel="00D50867">
          <w:rPr>
            <w:b/>
            <w:color w:val="36210C"/>
            <w:w w:val="105"/>
            <w:sz w:val="14"/>
          </w:rPr>
          <w:delText>:</w:delText>
        </w:r>
        <w:r w:rsidDel="00D50867">
          <w:rPr>
            <w:b/>
            <w:color w:val="36210C"/>
            <w:spacing w:val="23"/>
            <w:w w:val="105"/>
            <w:sz w:val="14"/>
          </w:rPr>
          <w:delText xml:space="preserve"> </w:delText>
        </w:r>
        <w:r w:rsidDel="00D50867">
          <w:rPr>
            <w:color w:val="030305"/>
            <w:w w:val="105"/>
            <w:sz w:val="15"/>
          </w:rPr>
          <w:delText>The</w:delText>
        </w:r>
        <w:r w:rsidDel="00D50867">
          <w:rPr>
            <w:color w:val="030305"/>
            <w:spacing w:val="-6"/>
            <w:w w:val="105"/>
            <w:sz w:val="15"/>
          </w:rPr>
          <w:delText xml:space="preserve"> </w:delText>
        </w:r>
        <w:r w:rsidDel="00D50867">
          <w:rPr>
            <w:color w:val="030305"/>
            <w:w w:val="105"/>
            <w:sz w:val="15"/>
          </w:rPr>
          <w:delText>University shall</w:delText>
        </w:r>
        <w:r w:rsidDel="00D50867">
          <w:rPr>
            <w:color w:val="030305"/>
            <w:spacing w:val="-4"/>
            <w:w w:val="105"/>
            <w:sz w:val="15"/>
          </w:rPr>
          <w:delText xml:space="preserve"> </w:delText>
        </w:r>
        <w:r w:rsidDel="00D50867">
          <w:rPr>
            <w:color w:val="030305"/>
            <w:w w:val="105"/>
            <w:sz w:val="15"/>
          </w:rPr>
          <w:delText>not</w:delText>
        </w:r>
        <w:r w:rsidDel="00D50867">
          <w:rPr>
            <w:color w:val="030305"/>
            <w:spacing w:val="-5"/>
            <w:w w:val="105"/>
            <w:sz w:val="15"/>
          </w:rPr>
          <w:delText xml:space="preserve"> </w:delText>
        </w:r>
        <w:r w:rsidDel="00D50867">
          <w:rPr>
            <w:color w:val="030305"/>
            <w:w w:val="105"/>
            <w:sz w:val="15"/>
          </w:rPr>
          <w:delText>be</w:delText>
        </w:r>
        <w:r w:rsidDel="00D50867">
          <w:rPr>
            <w:color w:val="030305"/>
            <w:spacing w:val="-7"/>
            <w:w w:val="105"/>
            <w:sz w:val="15"/>
          </w:rPr>
          <w:delText xml:space="preserve"> </w:delText>
        </w:r>
        <w:r w:rsidDel="00D50867">
          <w:rPr>
            <w:color w:val="030305"/>
            <w:w w:val="105"/>
            <w:sz w:val="15"/>
          </w:rPr>
          <w:delText>responsible for</w:delText>
        </w:r>
        <w:r w:rsidDel="00D50867">
          <w:rPr>
            <w:color w:val="4B3D3F"/>
            <w:w w:val="105"/>
            <w:sz w:val="15"/>
          </w:rPr>
          <w:delText>,</w:delText>
        </w:r>
        <w:r w:rsidDel="00D50867">
          <w:rPr>
            <w:color w:val="4B3D3F"/>
            <w:spacing w:val="-11"/>
            <w:w w:val="105"/>
            <w:sz w:val="15"/>
          </w:rPr>
          <w:delText xml:space="preserve"> </w:delText>
        </w:r>
        <w:r w:rsidDel="00D50867">
          <w:rPr>
            <w:color w:val="030305"/>
            <w:w w:val="105"/>
            <w:sz w:val="15"/>
          </w:rPr>
          <w:delText>nor</w:delText>
        </w:r>
        <w:r w:rsidDel="00D50867">
          <w:rPr>
            <w:color w:val="030305"/>
            <w:spacing w:val="-6"/>
            <w:w w:val="105"/>
            <w:sz w:val="15"/>
          </w:rPr>
          <w:delText xml:space="preserve"> </w:delText>
        </w:r>
        <w:r w:rsidDel="00D50867">
          <w:rPr>
            <w:color w:val="030305"/>
            <w:w w:val="105"/>
            <w:sz w:val="15"/>
          </w:rPr>
          <w:delText>indemnif</w:delText>
        </w:r>
        <w:r w:rsidDel="00D50867">
          <w:rPr>
            <w:color w:val="1C1621"/>
            <w:w w:val="105"/>
            <w:sz w:val="15"/>
          </w:rPr>
          <w:delText>y</w:delText>
        </w:r>
        <w:r w:rsidDel="00D50867">
          <w:rPr>
            <w:color w:val="1C1621"/>
            <w:spacing w:val="-5"/>
            <w:w w:val="105"/>
            <w:sz w:val="15"/>
          </w:rPr>
          <w:delText xml:space="preserve"> </w:delText>
        </w:r>
        <w:r w:rsidDel="00D50867">
          <w:rPr>
            <w:color w:val="030305"/>
            <w:w w:val="105"/>
            <w:sz w:val="15"/>
          </w:rPr>
          <w:delText>a</w:delText>
        </w:r>
        <w:r w:rsidDel="00D50867">
          <w:rPr>
            <w:color w:val="030305"/>
            <w:spacing w:val="-9"/>
            <w:w w:val="105"/>
            <w:sz w:val="15"/>
          </w:rPr>
          <w:delText xml:space="preserve"> </w:delText>
        </w:r>
        <w:r w:rsidDel="00D50867">
          <w:rPr>
            <w:color w:val="030305"/>
            <w:w w:val="105"/>
            <w:sz w:val="15"/>
          </w:rPr>
          <w:delText>contractor for</w:delText>
        </w:r>
        <w:r w:rsidDel="00D50867">
          <w:rPr>
            <w:color w:val="4B3D3F"/>
            <w:w w:val="105"/>
            <w:sz w:val="15"/>
          </w:rPr>
          <w:delText>,</w:delText>
        </w:r>
        <w:r w:rsidDel="00D50867">
          <w:rPr>
            <w:color w:val="4B3D3F"/>
            <w:spacing w:val="-11"/>
            <w:w w:val="105"/>
            <w:sz w:val="15"/>
          </w:rPr>
          <w:delText xml:space="preserve"> </w:delText>
        </w:r>
        <w:r w:rsidDel="00D50867">
          <w:rPr>
            <w:color w:val="030305"/>
            <w:w w:val="105"/>
            <w:sz w:val="15"/>
          </w:rPr>
          <w:delText>an</w:delText>
        </w:r>
        <w:r w:rsidDel="00D50867">
          <w:rPr>
            <w:color w:val="1C1621"/>
            <w:w w:val="105"/>
            <w:sz w:val="15"/>
          </w:rPr>
          <w:delText>y</w:delText>
        </w:r>
        <w:r w:rsidDel="00D50867">
          <w:rPr>
            <w:color w:val="1C1621"/>
            <w:spacing w:val="-6"/>
            <w:w w:val="105"/>
            <w:sz w:val="15"/>
          </w:rPr>
          <w:delText xml:space="preserve"> </w:delText>
        </w:r>
        <w:r w:rsidDel="00D50867">
          <w:rPr>
            <w:color w:val="030305"/>
            <w:w w:val="105"/>
            <w:sz w:val="15"/>
          </w:rPr>
          <w:delText>federal</w:delText>
        </w:r>
        <w:r w:rsidDel="00D50867">
          <w:rPr>
            <w:color w:val="382A36"/>
            <w:w w:val="105"/>
            <w:sz w:val="15"/>
          </w:rPr>
          <w:delText>,</w:delText>
        </w:r>
        <w:r w:rsidDel="00D50867">
          <w:rPr>
            <w:color w:val="382A36"/>
            <w:spacing w:val="-11"/>
            <w:w w:val="105"/>
            <w:sz w:val="15"/>
          </w:rPr>
          <w:delText xml:space="preserve"> </w:delText>
        </w:r>
        <w:r w:rsidDel="00D50867">
          <w:rPr>
            <w:color w:val="030305"/>
            <w:w w:val="105"/>
            <w:sz w:val="15"/>
          </w:rPr>
          <w:delText>state</w:delText>
        </w:r>
        <w:r w:rsidDel="00D50867">
          <w:rPr>
            <w:color w:val="030305"/>
            <w:spacing w:val="-3"/>
            <w:w w:val="105"/>
            <w:sz w:val="15"/>
          </w:rPr>
          <w:delText xml:space="preserve"> </w:delText>
        </w:r>
        <w:r w:rsidDel="00D50867">
          <w:rPr>
            <w:color w:val="030305"/>
            <w:w w:val="105"/>
            <w:sz w:val="15"/>
          </w:rPr>
          <w:delText>or</w:delText>
        </w:r>
        <w:r w:rsidDel="00D50867">
          <w:rPr>
            <w:color w:val="030305"/>
            <w:spacing w:val="-7"/>
            <w:w w:val="105"/>
            <w:sz w:val="15"/>
          </w:rPr>
          <w:delText xml:space="preserve"> </w:delText>
        </w:r>
        <w:r w:rsidDel="00D50867">
          <w:rPr>
            <w:color w:val="030305"/>
            <w:w w:val="105"/>
            <w:sz w:val="15"/>
          </w:rPr>
          <w:delText>local</w:delText>
        </w:r>
        <w:r w:rsidDel="00D50867">
          <w:rPr>
            <w:color w:val="030305"/>
            <w:spacing w:val="-5"/>
            <w:w w:val="105"/>
            <w:sz w:val="15"/>
          </w:rPr>
          <w:delText xml:space="preserve"> </w:delText>
        </w:r>
        <w:r w:rsidDel="00D50867">
          <w:rPr>
            <w:color w:val="030305"/>
            <w:w w:val="105"/>
            <w:sz w:val="15"/>
          </w:rPr>
          <w:delText>ta</w:delText>
        </w:r>
        <w:r w:rsidDel="00D50867">
          <w:rPr>
            <w:color w:val="1C1621"/>
            <w:w w:val="105"/>
            <w:sz w:val="15"/>
          </w:rPr>
          <w:delText>x</w:delText>
        </w:r>
        <w:r w:rsidDel="00D50867">
          <w:rPr>
            <w:color w:val="030305"/>
            <w:w w:val="105"/>
            <w:sz w:val="15"/>
          </w:rPr>
          <w:delText>es</w:delText>
        </w:r>
        <w:r w:rsidDel="00D50867">
          <w:rPr>
            <w:color w:val="030305"/>
            <w:spacing w:val="-9"/>
            <w:w w:val="105"/>
            <w:sz w:val="15"/>
          </w:rPr>
          <w:delText xml:space="preserve"> </w:delText>
        </w:r>
        <w:r w:rsidDel="00D50867">
          <w:rPr>
            <w:color w:val="1C1621"/>
            <w:w w:val="105"/>
            <w:sz w:val="15"/>
          </w:rPr>
          <w:delText>w</w:delText>
        </w:r>
        <w:r w:rsidDel="00D50867">
          <w:rPr>
            <w:color w:val="030305"/>
            <w:w w:val="105"/>
            <w:sz w:val="15"/>
          </w:rPr>
          <w:delText>hich</w:delText>
        </w:r>
        <w:r w:rsidDel="00D50867">
          <w:rPr>
            <w:color w:val="030305"/>
            <w:spacing w:val="-11"/>
            <w:w w:val="105"/>
            <w:sz w:val="15"/>
          </w:rPr>
          <w:delText xml:space="preserve"> </w:delText>
        </w:r>
        <w:r w:rsidDel="00D50867">
          <w:rPr>
            <w:color w:val="030305"/>
            <w:w w:val="105"/>
            <w:sz w:val="15"/>
          </w:rPr>
          <w:delText>may</w:delText>
        </w:r>
        <w:r w:rsidDel="00D50867">
          <w:rPr>
            <w:color w:val="030305"/>
            <w:spacing w:val="-4"/>
            <w:w w:val="105"/>
            <w:sz w:val="15"/>
          </w:rPr>
          <w:delText xml:space="preserve"> </w:delText>
        </w:r>
        <w:r w:rsidDel="00D50867">
          <w:rPr>
            <w:color w:val="030305"/>
            <w:w w:val="105"/>
            <w:sz w:val="15"/>
          </w:rPr>
          <w:delText>be imposed</w:delText>
        </w:r>
        <w:r w:rsidDel="00D50867">
          <w:rPr>
            <w:color w:val="030305"/>
            <w:spacing w:val="-11"/>
            <w:w w:val="105"/>
            <w:sz w:val="15"/>
          </w:rPr>
          <w:delText xml:space="preserve"> </w:delText>
        </w:r>
        <w:r w:rsidDel="00D50867">
          <w:rPr>
            <w:color w:val="030305"/>
            <w:w w:val="105"/>
            <w:sz w:val="15"/>
          </w:rPr>
          <w:delText>or</w:delText>
        </w:r>
        <w:r w:rsidDel="00D50867">
          <w:rPr>
            <w:color w:val="030305"/>
            <w:spacing w:val="-11"/>
            <w:w w:val="105"/>
            <w:sz w:val="15"/>
          </w:rPr>
          <w:delText xml:space="preserve"> </w:delText>
        </w:r>
        <w:r w:rsidDel="00D50867">
          <w:rPr>
            <w:color w:val="030305"/>
            <w:w w:val="105"/>
            <w:sz w:val="15"/>
          </w:rPr>
          <w:delText>levied</w:delText>
        </w:r>
        <w:r w:rsidDel="00D50867">
          <w:rPr>
            <w:color w:val="030305"/>
            <w:spacing w:val="-11"/>
            <w:w w:val="105"/>
            <w:sz w:val="15"/>
          </w:rPr>
          <w:delText xml:space="preserve"> </w:delText>
        </w:r>
        <w:r w:rsidDel="00D50867">
          <w:rPr>
            <w:color w:val="030305"/>
            <w:w w:val="105"/>
            <w:sz w:val="15"/>
          </w:rPr>
          <w:delText>upon</w:delText>
        </w:r>
        <w:r w:rsidDel="00D50867">
          <w:rPr>
            <w:color w:val="030305"/>
            <w:spacing w:val="-11"/>
            <w:w w:val="105"/>
            <w:sz w:val="15"/>
          </w:rPr>
          <w:delText xml:space="preserve"> </w:delText>
        </w:r>
        <w:r w:rsidDel="00D50867">
          <w:rPr>
            <w:color w:val="030305"/>
            <w:w w:val="105"/>
            <w:sz w:val="15"/>
          </w:rPr>
          <w:delText>the</w:delText>
        </w:r>
        <w:r w:rsidDel="00D50867">
          <w:rPr>
            <w:color w:val="030305"/>
            <w:spacing w:val="-11"/>
            <w:w w:val="105"/>
            <w:sz w:val="15"/>
          </w:rPr>
          <w:delText xml:space="preserve"> </w:delText>
        </w:r>
        <w:r w:rsidDel="00D50867">
          <w:rPr>
            <w:color w:val="030305"/>
            <w:w w:val="105"/>
            <w:sz w:val="15"/>
          </w:rPr>
          <w:delText>subject</w:delText>
        </w:r>
        <w:r w:rsidDel="00D50867">
          <w:rPr>
            <w:color w:val="030305"/>
            <w:spacing w:val="-11"/>
            <w:w w:val="105"/>
            <w:sz w:val="15"/>
          </w:rPr>
          <w:delText xml:space="preserve"> </w:delText>
        </w:r>
        <w:r w:rsidDel="00D50867">
          <w:rPr>
            <w:color w:val="030305"/>
            <w:w w:val="105"/>
            <w:sz w:val="15"/>
          </w:rPr>
          <w:delText>matter</w:delText>
        </w:r>
        <w:r w:rsidDel="00D50867">
          <w:rPr>
            <w:color w:val="030305"/>
            <w:spacing w:val="-11"/>
            <w:w w:val="105"/>
            <w:sz w:val="15"/>
          </w:rPr>
          <w:delText xml:space="preserve"> </w:delText>
        </w:r>
        <w:r w:rsidDel="00D50867">
          <w:rPr>
            <w:color w:val="030305"/>
            <w:w w:val="105"/>
            <w:sz w:val="15"/>
          </w:rPr>
          <w:delText>of</w:delText>
        </w:r>
        <w:r w:rsidDel="00D50867">
          <w:rPr>
            <w:color w:val="030305"/>
            <w:spacing w:val="-11"/>
            <w:w w:val="105"/>
            <w:sz w:val="15"/>
          </w:rPr>
          <w:delText xml:space="preserve"> </w:delText>
        </w:r>
        <w:r w:rsidDel="00D50867">
          <w:rPr>
            <w:color w:val="030305"/>
            <w:w w:val="105"/>
            <w:sz w:val="15"/>
          </w:rPr>
          <w:delText>this</w:delText>
        </w:r>
        <w:r w:rsidDel="00D50867">
          <w:rPr>
            <w:color w:val="030305"/>
            <w:spacing w:val="-11"/>
            <w:w w:val="105"/>
            <w:sz w:val="15"/>
          </w:rPr>
          <w:delText xml:space="preserve"> </w:delText>
        </w:r>
        <w:r w:rsidDel="00D50867">
          <w:rPr>
            <w:color w:val="030305"/>
            <w:w w:val="105"/>
            <w:sz w:val="15"/>
          </w:rPr>
          <w:delText>contract.</w:delText>
        </w:r>
      </w:del>
    </w:p>
    <w:p w14:paraId="268CF2B5" w14:textId="27D40BB1" w:rsidR="00D46A21" w:rsidDel="00D50867" w:rsidRDefault="000B705F">
      <w:pPr>
        <w:spacing w:before="65"/>
        <w:ind w:left="696"/>
        <w:jc w:val="center"/>
        <w:rPr>
          <w:del w:id="401" w:author="Morgan Wills" w:date="2026-10-01T09:51:00Z"/>
          <w:sz w:val="15"/>
        </w:rPr>
        <w:pPrChange w:id="402" w:author="Morgan Wills" w:date="2026-10-01T09:51:00Z">
          <w:pPr>
            <w:pStyle w:val="ListParagraph"/>
            <w:numPr>
              <w:numId w:val="1"/>
            </w:numPr>
            <w:tabs>
              <w:tab w:val="left" w:pos="1079"/>
            </w:tabs>
            <w:ind w:left="359" w:right="324" w:hanging="356"/>
            <w:jc w:val="left"/>
          </w:pPr>
        </w:pPrChange>
      </w:pPr>
      <w:del w:id="403" w:author="Morgan Wills" w:date="2026-10-01T09:51:00Z">
        <w:r w:rsidDel="00D50867">
          <w:rPr>
            <w:b/>
            <w:color w:val="030305"/>
            <w:sz w:val="14"/>
            <w:u w:val="thick" w:color="030305"/>
          </w:rPr>
          <w:delText>Insurance:</w:delText>
        </w:r>
        <w:r w:rsidDel="00D50867">
          <w:rPr>
            <w:b/>
            <w:color w:val="030305"/>
            <w:spacing w:val="40"/>
            <w:sz w:val="14"/>
          </w:rPr>
          <w:delText xml:space="preserve"> </w:delText>
        </w:r>
        <w:r w:rsidDel="00D50867">
          <w:rPr>
            <w:color w:val="030305"/>
            <w:sz w:val="15"/>
          </w:rPr>
          <w:delText>The</w:delText>
        </w:r>
        <w:r w:rsidDel="00D50867">
          <w:rPr>
            <w:color w:val="030305"/>
            <w:spacing w:val="-6"/>
            <w:sz w:val="15"/>
          </w:rPr>
          <w:delText xml:space="preserve"> </w:delText>
        </w:r>
        <w:r w:rsidDel="00D50867">
          <w:rPr>
            <w:color w:val="030305"/>
            <w:sz w:val="15"/>
          </w:rPr>
          <w:delText>Universit</w:delText>
        </w:r>
        <w:r w:rsidDel="00D50867">
          <w:rPr>
            <w:color w:val="1C1621"/>
            <w:sz w:val="15"/>
          </w:rPr>
          <w:delText>y</w:delText>
        </w:r>
        <w:r w:rsidDel="00D50867">
          <w:rPr>
            <w:color w:val="1C1621"/>
            <w:spacing w:val="-9"/>
            <w:sz w:val="15"/>
          </w:rPr>
          <w:delText xml:space="preserve"> </w:delText>
        </w:r>
        <w:r w:rsidDel="00D50867">
          <w:rPr>
            <w:color w:val="030305"/>
            <w:sz w:val="15"/>
          </w:rPr>
          <w:delText>shall</w:delText>
        </w:r>
        <w:r w:rsidDel="00D50867">
          <w:rPr>
            <w:color w:val="030305"/>
            <w:spacing w:val="-3"/>
            <w:sz w:val="15"/>
          </w:rPr>
          <w:delText xml:space="preserve"> </w:delText>
        </w:r>
        <w:r w:rsidDel="00D50867">
          <w:rPr>
            <w:color w:val="030305"/>
            <w:sz w:val="15"/>
          </w:rPr>
          <w:delText>not</w:delText>
        </w:r>
        <w:r w:rsidDel="00D50867">
          <w:rPr>
            <w:color w:val="030305"/>
            <w:spacing w:val="-4"/>
            <w:sz w:val="15"/>
          </w:rPr>
          <w:delText xml:space="preserve"> </w:delText>
        </w:r>
        <w:r w:rsidDel="00D50867">
          <w:rPr>
            <w:color w:val="030305"/>
            <w:sz w:val="15"/>
          </w:rPr>
          <w:delText>be required</w:delText>
        </w:r>
        <w:r w:rsidDel="00D50867">
          <w:rPr>
            <w:color w:val="030305"/>
            <w:spacing w:val="-2"/>
            <w:sz w:val="15"/>
          </w:rPr>
          <w:delText xml:space="preserve"> </w:delText>
        </w:r>
        <w:r w:rsidDel="00D50867">
          <w:rPr>
            <w:color w:val="030305"/>
            <w:sz w:val="15"/>
          </w:rPr>
          <w:delText>to</w:delText>
        </w:r>
        <w:r w:rsidDel="00D50867">
          <w:rPr>
            <w:color w:val="030305"/>
            <w:spacing w:val="-7"/>
            <w:sz w:val="15"/>
          </w:rPr>
          <w:delText xml:space="preserve"> </w:delText>
        </w:r>
        <w:r w:rsidDel="00D50867">
          <w:rPr>
            <w:color w:val="030305"/>
            <w:sz w:val="15"/>
          </w:rPr>
          <w:delText>purchase any insurance against loss or</w:delText>
        </w:r>
        <w:r w:rsidDel="00D50867">
          <w:rPr>
            <w:color w:val="030305"/>
            <w:spacing w:val="-3"/>
            <w:sz w:val="15"/>
          </w:rPr>
          <w:delText xml:space="preserve"> </w:delText>
        </w:r>
        <w:r w:rsidDel="00D50867">
          <w:rPr>
            <w:color w:val="030305"/>
            <w:sz w:val="15"/>
          </w:rPr>
          <w:delText>damage to</w:delText>
        </w:r>
        <w:r w:rsidDel="00D50867">
          <w:rPr>
            <w:color w:val="030305"/>
            <w:spacing w:val="-7"/>
            <w:sz w:val="15"/>
          </w:rPr>
          <w:delText xml:space="preserve"> </w:delText>
        </w:r>
        <w:r w:rsidDel="00D50867">
          <w:rPr>
            <w:color w:val="030305"/>
            <w:sz w:val="15"/>
          </w:rPr>
          <w:delText>propert</w:delText>
        </w:r>
        <w:r w:rsidDel="00D50867">
          <w:rPr>
            <w:color w:val="1C1621"/>
            <w:sz w:val="15"/>
          </w:rPr>
          <w:delText xml:space="preserve">y </w:delText>
        </w:r>
        <w:r w:rsidDel="00D50867">
          <w:rPr>
            <w:color w:val="030305"/>
            <w:sz w:val="15"/>
          </w:rPr>
          <w:delText>or</w:delText>
        </w:r>
        <w:r w:rsidDel="00D50867">
          <w:rPr>
            <w:color w:val="030305"/>
            <w:spacing w:val="-3"/>
            <w:sz w:val="15"/>
          </w:rPr>
          <w:delText xml:space="preserve"> </w:delText>
        </w:r>
        <w:r w:rsidDel="00D50867">
          <w:rPr>
            <w:color w:val="030305"/>
            <w:sz w:val="15"/>
          </w:rPr>
          <w:delText>any</w:delText>
        </w:r>
        <w:r w:rsidDel="00D50867">
          <w:rPr>
            <w:color w:val="030305"/>
            <w:spacing w:val="-4"/>
            <w:sz w:val="15"/>
          </w:rPr>
          <w:delText xml:space="preserve"> </w:delText>
        </w:r>
        <w:r w:rsidDel="00D50867">
          <w:rPr>
            <w:color w:val="030305"/>
            <w:sz w:val="15"/>
          </w:rPr>
          <w:delText>other</w:delText>
        </w:r>
        <w:r w:rsidDel="00D50867">
          <w:rPr>
            <w:color w:val="030305"/>
            <w:spacing w:val="-3"/>
            <w:sz w:val="15"/>
          </w:rPr>
          <w:delText xml:space="preserve"> </w:delText>
        </w:r>
        <w:r w:rsidDel="00D50867">
          <w:rPr>
            <w:color w:val="030305"/>
            <w:sz w:val="15"/>
          </w:rPr>
          <w:delText>subject</w:delText>
        </w:r>
        <w:r w:rsidDel="00D50867">
          <w:rPr>
            <w:color w:val="030305"/>
            <w:spacing w:val="-3"/>
            <w:sz w:val="15"/>
          </w:rPr>
          <w:delText xml:space="preserve"> </w:delText>
        </w:r>
        <w:r w:rsidDel="00D50867">
          <w:rPr>
            <w:color w:val="030305"/>
            <w:sz w:val="15"/>
          </w:rPr>
          <w:delText>matter relating</w:delText>
        </w:r>
        <w:r w:rsidDel="00D50867">
          <w:rPr>
            <w:color w:val="030305"/>
            <w:spacing w:val="-11"/>
            <w:sz w:val="15"/>
          </w:rPr>
          <w:delText xml:space="preserve"> </w:delText>
        </w:r>
        <w:r w:rsidDel="00D50867">
          <w:rPr>
            <w:color w:val="030305"/>
            <w:sz w:val="15"/>
          </w:rPr>
          <w:delText>to</w:delText>
        </w:r>
        <w:r w:rsidDel="00D50867">
          <w:rPr>
            <w:color w:val="030305"/>
            <w:spacing w:val="-9"/>
            <w:sz w:val="15"/>
          </w:rPr>
          <w:delText xml:space="preserve"> </w:delText>
        </w:r>
        <w:r w:rsidDel="00D50867">
          <w:rPr>
            <w:color w:val="030305"/>
            <w:sz w:val="15"/>
          </w:rPr>
          <w:delText>this contract</w:delText>
        </w:r>
        <w:r w:rsidDel="00D50867">
          <w:rPr>
            <w:color w:val="382A36"/>
            <w:sz w:val="15"/>
          </w:rPr>
          <w:delText>,</w:delText>
        </w:r>
        <w:r w:rsidDel="00D50867">
          <w:rPr>
            <w:color w:val="382A36"/>
            <w:spacing w:val="-14"/>
            <w:sz w:val="15"/>
          </w:rPr>
          <w:delText xml:space="preserve"> </w:delText>
        </w:r>
        <w:r w:rsidDel="00D50867">
          <w:rPr>
            <w:color w:val="030305"/>
            <w:sz w:val="15"/>
          </w:rPr>
          <w:delText>nor shall this</w:delText>
        </w:r>
        <w:r w:rsidDel="00D50867">
          <w:rPr>
            <w:color w:val="030305"/>
            <w:spacing w:val="-1"/>
            <w:sz w:val="15"/>
          </w:rPr>
          <w:delText xml:space="preserve"> </w:delText>
        </w:r>
        <w:r w:rsidDel="00D50867">
          <w:rPr>
            <w:color w:val="030305"/>
            <w:sz w:val="15"/>
          </w:rPr>
          <w:delText>contract require the University to establish a "self</w:delText>
        </w:r>
        <w:r w:rsidDel="00D50867">
          <w:rPr>
            <w:color w:val="1C1621"/>
            <w:sz w:val="15"/>
          </w:rPr>
          <w:delText>-</w:delText>
        </w:r>
        <w:r w:rsidDel="00D50867">
          <w:rPr>
            <w:color w:val="030305"/>
            <w:sz w:val="15"/>
          </w:rPr>
          <w:delText>insurance"</w:delText>
        </w:r>
        <w:r w:rsidDel="00D50867">
          <w:rPr>
            <w:color w:val="030305"/>
            <w:spacing w:val="-6"/>
            <w:sz w:val="15"/>
          </w:rPr>
          <w:delText xml:space="preserve"> </w:delText>
        </w:r>
        <w:r w:rsidDel="00D50867">
          <w:rPr>
            <w:color w:val="030305"/>
            <w:sz w:val="15"/>
          </w:rPr>
          <w:delText>fund to protect against any such loss or damage.</w:delText>
        </w:r>
      </w:del>
    </w:p>
    <w:p w14:paraId="0847D36A" w14:textId="43C285DA" w:rsidR="00D46A21" w:rsidDel="00D50867" w:rsidRDefault="000B705F">
      <w:pPr>
        <w:spacing w:before="65"/>
        <w:ind w:left="696"/>
        <w:jc w:val="center"/>
        <w:rPr>
          <w:del w:id="404" w:author="Morgan Wills" w:date="2026-10-01T09:51:00Z"/>
          <w:sz w:val="15"/>
        </w:rPr>
        <w:pPrChange w:id="405" w:author="Morgan Wills" w:date="2026-10-01T09:51:00Z">
          <w:pPr>
            <w:pStyle w:val="ListParagraph"/>
            <w:numPr>
              <w:numId w:val="1"/>
            </w:numPr>
            <w:tabs>
              <w:tab w:val="left" w:pos="1084"/>
            </w:tabs>
            <w:ind w:firstLine="359"/>
            <w:jc w:val="left"/>
          </w:pPr>
        </w:pPrChange>
      </w:pPr>
      <w:del w:id="406" w:author="Morgan Wills" w:date="2026-10-01T09:51:00Z">
        <w:r w:rsidDel="00D50867">
          <w:rPr>
            <w:b/>
            <w:color w:val="030305"/>
            <w:sz w:val="14"/>
            <w:u w:val="thick" w:color="030305"/>
          </w:rPr>
          <w:delText>Acceptance Of</w:delText>
        </w:r>
        <w:r w:rsidDel="00D50867">
          <w:rPr>
            <w:b/>
            <w:color w:val="030305"/>
            <w:spacing w:val="-2"/>
            <w:sz w:val="14"/>
            <w:u w:val="thick" w:color="030305"/>
          </w:rPr>
          <w:delText xml:space="preserve"> </w:delText>
        </w:r>
        <w:r w:rsidDel="00D50867">
          <w:rPr>
            <w:b/>
            <w:color w:val="030305"/>
            <w:sz w:val="14"/>
            <w:u w:val="thick" w:color="030305"/>
          </w:rPr>
          <w:delText>Contract:</w:delText>
        </w:r>
        <w:r w:rsidDel="00D50867">
          <w:rPr>
            <w:b/>
            <w:color w:val="030305"/>
            <w:spacing w:val="40"/>
            <w:sz w:val="14"/>
          </w:rPr>
          <w:delText xml:space="preserve"> </w:delText>
        </w:r>
        <w:r w:rsidDel="00D50867">
          <w:rPr>
            <w:color w:val="030305"/>
            <w:sz w:val="15"/>
          </w:rPr>
          <w:delText>This</w:delText>
        </w:r>
        <w:r w:rsidDel="00D50867">
          <w:rPr>
            <w:color w:val="030305"/>
            <w:spacing w:val="-1"/>
            <w:sz w:val="15"/>
          </w:rPr>
          <w:delText xml:space="preserve"> </w:delText>
        </w:r>
        <w:r w:rsidDel="00D50867">
          <w:rPr>
            <w:color w:val="030305"/>
            <w:sz w:val="15"/>
          </w:rPr>
          <w:delText>contract shall not</w:delText>
        </w:r>
        <w:r w:rsidDel="00D50867">
          <w:rPr>
            <w:color w:val="030305"/>
            <w:spacing w:val="-2"/>
            <w:sz w:val="15"/>
          </w:rPr>
          <w:delText xml:space="preserve"> </w:delText>
        </w:r>
        <w:r w:rsidDel="00D50867">
          <w:rPr>
            <w:color w:val="030305"/>
            <w:sz w:val="15"/>
          </w:rPr>
          <w:delText>be</w:delText>
        </w:r>
        <w:r w:rsidDel="00D50867">
          <w:rPr>
            <w:color w:val="030305"/>
            <w:spacing w:val="-6"/>
            <w:sz w:val="15"/>
          </w:rPr>
          <w:delText xml:space="preserve"> </w:delText>
        </w:r>
        <w:r w:rsidDel="00D50867">
          <w:rPr>
            <w:color w:val="030305"/>
            <w:sz w:val="15"/>
          </w:rPr>
          <w:delText>considered accepted</w:delText>
        </w:r>
        <w:r w:rsidDel="00D50867">
          <w:rPr>
            <w:color w:val="4B3D3F"/>
            <w:sz w:val="15"/>
          </w:rPr>
          <w:delText>,</w:delText>
        </w:r>
        <w:r w:rsidDel="00D50867">
          <w:rPr>
            <w:color w:val="4B3D3F"/>
            <w:spacing w:val="-4"/>
            <w:sz w:val="15"/>
          </w:rPr>
          <w:delText xml:space="preserve"> </w:delText>
        </w:r>
        <w:r w:rsidDel="00D50867">
          <w:rPr>
            <w:color w:val="030305"/>
            <w:sz w:val="15"/>
          </w:rPr>
          <w:delText>approved or</w:delText>
        </w:r>
        <w:r w:rsidDel="00D50867">
          <w:rPr>
            <w:color w:val="030305"/>
            <w:spacing w:val="-1"/>
            <w:sz w:val="15"/>
          </w:rPr>
          <w:delText xml:space="preserve"> </w:delText>
        </w:r>
        <w:r w:rsidDel="00D50867">
          <w:rPr>
            <w:color w:val="030305"/>
            <w:sz w:val="15"/>
          </w:rPr>
          <w:delText>otherwise effective until</w:delText>
        </w:r>
        <w:r w:rsidDel="00D50867">
          <w:rPr>
            <w:color w:val="030305"/>
            <w:spacing w:val="-5"/>
            <w:sz w:val="15"/>
          </w:rPr>
          <w:delText xml:space="preserve"> </w:delText>
        </w:r>
        <w:r w:rsidDel="00D50867">
          <w:rPr>
            <w:color w:val="030305"/>
            <w:sz w:val="15"/>
          </w:rPr>
          <w:delText>the</w:delText>
        </w:r>
        <w:r w:rsidDel="00D50867">
          <w:rPr>
            <w:color w:val="030305"/>
            <w:spacing w:val="-3"/>
            <w:sz w:val="15"/>
          </w:rPr>
          <w:delText xml:space="preserve"> </w:delText>
        </w:r>
        <w:r w:rsidDel="00D50867">
          <w:rPr>
            <w:color w:val="030305"/>
            <w:sz w:val="15"/>
          </w:rPr>
          <w:delText>required approvals and</w:delText>
        </w:r>
        <w:r w:rsidDel="00D50867">
          <w:rPr>
            <w:color w:val="030305"/>
            <w:spacing w:val="-10"/>
            <w:sz w:val="15"/>
          </w:rPr>
          <w:delText xml:space="preserve"> </w:delText>
        </w:r>
        <w:r w:rsidDel="00D50867">
          <w:rPr>
            <w:color w:val="030305"/>
            <w:sz w:val="15"/>
          </w:rPr>
          <w:delText>certifications have been given</w:delText>
        </w:r>
        <w:r w:rsidDel="00D50867">
          <w:rPr>
            <w:color w:val="4B3D3F"/>
            <w:sz w:val="15"/>
          </w:rPr>
          <w:delText xml:space="preserve">, </w:delText>
        </w:r>
        <w:r w:rsidDel="00D50867">
          <w:rPr>
            <w:color w:val="030305"/>
            <w:sz w:val="15"/>
          </w:rPr>
          <w:delText>including</w:delText>
        </w:r>
        <w:r w:rsidDel="00D50867">
          <w:rPr>
            <w:color w:val="4B3D3F"/>
            <w:sz w:val="15"/>
          </w:rPr>
          <w:delText xml:space="preserve">, </w:delText>
        </w:r>
        <w:r w:rsidDel="00D50867">
          <w:rPr>
            <w:color w:val="030305"/>
            <w:sz w:val="15"/>
          </w:rPr>
          <w:delText>but not limited to</w:delText>
        </w:r>
        <w:r w:rsidDel="00D50867">
          <w:rPr>
            <w:color w:val="382A36"/>
            <w:sz w:val="15"/>
          </w:rPr>
          <w:delText xml:space="preserve">, </w:delText>
        </w:r>
        <w:r w:rsidDel="00D50867">
          <w:rPr>
            <w:color w:val="030305"/>
            <w:sz w:val="15"/>
          </w:rPr>
          <w:delText>the signature of an authorized representative of the University as defined in the Universit</w:delText>
        </w:r>
        <w:r w:rsidDel="00D50867">
          <w:rPr>
            <w:color w:val="1C1621"/>
            <w:sz w:val="15"/>
          </w:rPr>
          <w:delText xml:space="preserve">y </w:delText>
        </w:r>
        <w:r w:rsidDel="00D50867">
          <w:rPr>
            <w:color w:val="030305"/>
            <w:sz w:val="15"/>
          </w:rPr>
          <w:delText xml:space="preserve">Contracts Policy: </w:delText>
        </w:r>
        <w:r w:rsidR="00D50867" w:rsidDel="00D50867">
          <w:fldChar w:fldCharType="begin"/>
        </w:r>
        <w:r w:rsidR="00D50867" w:rsidDel="00D50867">
          <w:delInstrText xml:space="preserve"> HYPERLINK "https://www.k-state.edu/policies/ppm/3000/3070.html" \h </w:delInstrText>
        </w:r>
        <w:r w:rsidR="00D50867" w:rsidDel="00D50867">
          <w:fldChar w:fldCharType="separate"/>
        </w:r>
        <w:r w:rsidDel="00D50867">
          <w:rPr>
            <w:color w:val="0303FF"/>
            <w:spacing w:val="-2"/>
            <w:sz w:val="15"/>
            <w:u w:val="thick" w:color="0E2B66"/>
          </w:rPr>
          <w:delText>https:</w:delText>
        </w:r>
        <w:r w:rsidDel="00D50867">
          <w:rPr>
            <w:color w:val="2F28FF"/>
            <w:spacing w:val="-2"/>
            <w:sz w:val="15"/>
            <w:u w:val="thick" w:color="0E2B66"/>
          </w:rPr>
          <w:delText>//www</w:delText>
        </w:r>
        <w:r w:rsidDel="00D50867">
          <w:rPr>
            <w:color w:val="0303FF"/>
            <w:spacing w:val="-2"/>
            <w:sz w:val="15"/>
            <w:u w:val="thick" w:color="0E2B66"/>
          </w:rPr>
          <w:delText>.k-state.edu</w:delText>
        </w:r>
        <w:r w:rsidDel="00D50867">
          <w:rPr>
            <w:color w:val="2F28FF"/>
            <w:spacing w:val="-2"/>
            <w:sz w:val="15"/>
            <w:u w:val="thick" w:color="0E2B66"/>
          </w:rPr>
          <w:delText>/</w:delText>
        </w:r>
        <w:r w:rsidDel="00D50867">
          <w:rPr>
            <w:color w:val="0303FF"/>
            <w:spacing w:val="-2"/>
            <w:sz w:val="15"/>
            <w:u w:val="thick" w:color="0E2B66"/>
          </w:rPr>
          <w:delText>policies</w:delText>
        </w:r>
        <w:r w:rsidDel="00D50867">
          <w:rPr>
            <w:color w:val="2F28FF"/>
            <w:spacing w:val="-2"/>
            <w:sz w:val="15"/>
            <w:u w:val="thick" w:color="0E2B66"/>
          </w:rPr>
          <w:delText>/</w:delText>
        </w:r>
        <w:r w:rsidDel="00D50867">
          <w:rPr>
            <w:color w:val="0303FF"/>
            <w:spacing w:val="-2"/>
            <w:sz w:val="15"/>
            <w:u w:val="thick" w:color="0E2B66"/>
          </w:rPr>
          <w:delText>ppm</w:delText>
        </w:r>
        <w:r w:rsidDel="00D50867">
          <w:rPr>
            <w:color w:val="2F28FF"/>
            <w:spacing w:val="-2"/>
            <w:sz w:val="15"/>
            <w:u w:val="thick" w:color="0E2B66"/>
          </w:rPr>
          <w:delText>/</w:delText>
        </w:r>
        <w:r w:rsidDel="00D50867">
          <w:rPr>
            <w:color w:val="0303FF"/>
            <w:spacing w:val="-2"/>
            <w:sz w:val="15"/>
            <w:u w:val="thick" w:color="0E2B66"/>
          </w:rPr>
          <w:delText>3000</w:delText>
        </w:r>
        <w:r w:rsidDel="00D50867">
          <w:rPr>
            <w:color w:val="2F28FF"/>
            <w:spacing w:val="-2"/>
            <w:sz w:val="15"/>
            <w:u w:val="thick" w:color="0E2B66"/>
          </w:rPr>
          <w:delText>/</w:delText>
        </w:r>
        <w:r w:rsidDel="00D50867">
          <w:rPr>
            <w:color w:val="0303FF"/>
            <w:spacing w:val="-2"/>
            <w:sz w:val="15"/>
            <w:u w:val="thick" w:color="0E2B66"/>
          </w:rPr>
          <w:delText>3070.html</w:delText>
        </w:r>
        <w:r w:rsidDel="00D50867">
          <w:rPr>
            <w:color w:val="0E2B66"/>
            <w:spacing w:val="-2"/>
            <w:sz w:val="15"/>
          </w:rPr>
          <w:delText>.</w:delText>
        </w:r>
        <w:r w:rsidR="00D50867" w:rsidDel="00D50867">
          <w:rPr>
            <w:color w:val="0E2B66"/>
            <w:spacing w:val="-2"/>
            <w:sz w:val="15"/>
          </w:rPr>
          <w:fldChar w:fldCharType="end"/>
        </w:r>
      </w:del>
    </w:p>
    <w:p w14:paraId="46862BD3" w14:textId="3CAC36F2" w:rsidR="00D46A21" w:rsidDel="00D50867" w:rsidRDefault="000B705F">
      <w:pPr>
        <w:spacing w:before="65"/>
        <w:ind w:left="696"/>
        <w:jc w:val="center"/>
        <w:rPr>
          <w:del w:id="407" w:author="Morgan Wills" w:date="2026-10-01T09:51:00Z"/>
          <w:sz w:val="15"/>
        </w:rPr>
        <w:pPrChange w:id="408" w:author="Morgan Wills" w:date="2026-10-01T09:51:00Z">
          <w:pPr>
            <w:pStyle w:val="ListParagraph"/>
            <w:numPr>
              <w:numId w:val="1"/>
            </w:numPr>
            <w:tabs>
              <w:tab w:val="left" w:pos="1084"/>
            </w:tabs>
            <w:spacing w:before="4" w:line="247" w:lineRule="auto"/>
            <w:ind w:left="359" w:right="327" w:firstLine="360"/>
            <w:jc w:val="left"/>
          </w:pPr>
        </w:pPrChange>
      </w:pPr>
      <w:del w:id="409" w:author="Morgan Wills" w:date="2026-10-01T09:51:00Z">
        <w:r w:rsidDel="00D50867">
          <w:rPr>
            <w:color w:val="030305"/>
            <w:sz w:val="15"/>
            <w:u w:val="thick" w:color="030305"/>
          </w:rPr>
          <w:delText>Authority To Contract:</w:delText>
        </w:r>
        <w:r w:rsidDel="00D50867">
          <w:rPr>
            <w:color w:val="030305"/>
            <w:spacing w:val="40"/>
            <w:sz w:val="15"/>
          </w:rPr>
          <w:delText xml:space="preserve"> </w:delText>
        </w:r>
        <w:r w:rsidDel="00D50867">
          <w:rPr>
            <w:color w:val="030305"/>
            <w:sz w:val="15"/>
          </w:rPr>
          <w:delText>By signing this contract</w:delText>
        </w:r>
        <w:r w:rsidDel="00D50867">
          <w:rPr>
            <w:color w:val="382A36"/>
            <w:sz w:val="15"/>
          </w:rPr>
          <w:delText xml:space="preserve">, </w:delText>
        </w:r>
        <w:r w:rsidDel="00D50867">
          <w:rPr>
            <w:color w:val="030305"/>
            <w:sz w:val="15"/>
          </w:rPr>
          <w:delText>the representative of the contractor thereby represents that such person is duly authorized by the contractor to</w:delText>
        </w:r>
        <w:r w:rsidDel="00D50867">
          <w:rPr>
            <w:color w:val="030305"/>
            <w:spacing w:val="-1"/>
            <w:sz w:val="15"/>
          </w:rPr>
          <w:delText xml:space="preserve"> </w:delText>
        </w:r>
        <w:r w:rsidDel="00D50867">
          <w:rPr>
            <w:color w:val="030305"/>
            <w:sz w:val="15"/>
          </w:rPr>
          <w:delText>e</w:delText>
        </w:r>
        <w:r w:rsidDel="00D50867">
          <w:rPr>
            <w:color w:val="1C1621"/>
            <w:sz w:val="15"/>
          </w:rPr>
          <w:delText>x</w:delText>
        </w:r>
        <w:r w:rsidDel="00D50867">
          <w:rPr>
            <w:color w:val="030305"/>
            <w:sz w:val="15"/>
          </w:rPr>
          <w:delText>ecute</w:delText>
        </w:r>
        <w:r w:rsidDel="00D50867">
          <w:rPr>
            <w:color w:val="030305"/>
            <w:spacing w:val="-3"/>
            <w:sz w:val="15"/>
          </w:rPr>
          <w:delText xml:space="preserve"> </w:delText>
        </w:r>
        <w:r w:rsidDel="00D50867">
          <w:rPr>
            <w:color w:val="030305"/>
            <w:sz w:val="15"/>
          </w:rPr>
          <w:delText>this</w:delText>
        </w:r>
        <w:r w:rsidDel="00D50867">
          <w:rPr>
            <w:color w:val="030305"/>
            <w:spacing w:val="-2"/>
            <w:sz w:val="15"/>
          </w:rPr>
          <w:delText xml:space="preserve"> </w:delText>
        </w:r>
        <w:r w:rsidDel="00D50867">
          <w:rPr>
            <w:color w:val="030305"/>
            <w:sz w:val="15"/>
          </w:rPr>
          <w:delText>contract on behalf of</w:delText>
        </w:r>
        <w:r w:rsidDel="00D50867">
          <w:rPr>
            <w:color w:val="030305"/>
            <w:spacing w:val="-4"/>
            <w:sz w:val="15"/>
          </w:rPr>
          <w:delText xml:space="preserve"> </w:delText>
        </w:r>
        <w:r w:rsidDel="00D50867">
          <w:rPr>
            <w:color w:val="030305"/>
            <w:sz w:val="15"/>
          </w:rPr>
          <w:delText>the contractor and</w:delText>
        </w:r>
        <w:r w:rsidDel="00D50867">
          <w:rPr>
            <w:color w:val="030305"/>
            <w:spacing w:val="-1"/>
            <w:sz w:val="15"/>
          </w:rPr>
          <w:delText xml:space="preserve"> </w:delText>
        </w:r>
        <w:r w:rsidDel="00D50867">
          <w:rPr>
            <w:color w:val="030305"/>
            <w:sz w:val="15"/>
          </w:rPr>
          <w:delText>that</w:delText>
        </w:r>
        <w:r w:rsidDel="00D50867">
          <w:rPr>
            <w:color w:val="030305"/>
            <w:spacing w:val="-3"/>
            <w:sz w:val="15"/>
          </w:rPr>
          <w:delText xml:space="preserve"> </w:delText>
        </w:r>
        <w:r w:rsidDel="00D50867">
          <w:rPr>
            <w:color w:val="030305"/>
            <w:sz w:val="15"/>
          </w:rPr>
          <w:delText>the contractor agrees to</w:delText>
        </w:r>
        <w:r w:rsidDel="00D50867">
          <w:rPr>
            <w:color w:val="030305"/>
            <w:spacing w:val="-5"/>
            <w:sz w:val="15"/>
          </w:rPr>
          <w:delText xml:space="preserve"> </w:delText>
        </w:r>
        <w:r w:rsidDel="00D50867">
          <w:rPr>
            <w:color w:val="030305"/>
            <w:sz w:val="15"/>
          </w:rPr>
          <w:delText>be bound by the provisions thereof.</w:delText>
        </w:r>
      </w:del>
    </w:p>
    <w:p w14:paraId="244C1ED6" w14:textId="44FAB2B9" w:rsidR="00D46A21" w:rsidDel="00D50867" w:rsidRDefault="000B705F">
      <w:pPr>
        <w:spacing w:before="65"/>
        <w:ind w:left="696"/>
        <w:jc w:val="center"/>
        <w:rPr>
          <w:del w:id="410" w:author="Morgan Wills" w:date="2026-10-01T09:51:00Z"/>
          <w:sz w:val="15"/>
        </w:rPr>
        <w:pPrChange w:id="411" w:author="Morgan Wills" w:date="2026-10-01T09:51:00Z">
          <w:pPr>
            <w:pStyle w:val="ListParagraph"/>
            <w:numPr>
              <w:numId w:val="1"/>
            </w:numPr>
            <w:tabs>
              <w:tab w:val="left" w:pos="1068"/>
            </w:tabs>
            <w:ind w:right="315" w:hanging="356"/>
            <w:jc w:val="left"/>
          </w:pPr>
        </w:pPrChange>
      </w:pPr>
      <w:del w:id="412" w:author="Morgan Wills" w:date="2026-10-01T09:51:00Z">
        <w:r w:rsidDel="00D50867">
          <w:rPr>
            <w:b/>
            <w:color w:val="030305"/>
            <w:sz w:val="14"/>
            <w:u w:val="thick" w:color="030305"/>
          </w:rPr>
          <w:delText>Export Control:</w:delText>
        </w:r>
        <w:r w:rsidDel="00D50867">
          <w:rPr>
            <w:b/>
            <w:color w:val="030305"/>
            <w:spacing w:val="40"/>
            <w:sz w:val="14"/>
          </w:rPr>
          <w:delText xml:space="preserve"> </w:delText>
        </w:r>
        <w:r w:rsidDel="00D50867">
          <w:rPr>
            <w:color w:val="030305"/>
            <w:sz w:val="15"/>
          </w:rPr>
          <w:delText>Prior</w:delText>
        </w:r>
        <w:r w:rsidDel="00D50867">
          <w:rPr>
            <w:color w:val="030305"/>
            <w:spacing w:val="-5"/>
            <w:sz w:val="15"/>
          </w:rPr>
          <w:delText xml:space="preserve"> </w:delText>
        </w:r>
        <w:r w:rsidDel="00D50867">
          <w:rPr>
            <w:color w:val="030305"/>
            <w:sz w:val="15"/>
          </w:rPr>
          <w:delText>to</w:delText>
        </w:r>
        <w:r w:rsidDel="00D50867">
          <w:rPr>
            <w:color w:val="030305"/>
            <w:spacing w:val="-1"/>
            <w:sz w:val="15"/>
          </w:rPr>
          <w:delText xml:space="preserve"> </w:delText>
        </w:r>
        <w:r w:rsidDel="00D50867">
          <w:rPr>
            <w:color w:val="030305"/>
            <w:sz w:val="15"/>
          </w:rPr>
          <w:delText xml:space="preserve">providing University </w:delText>
        </w:r>
        <w:r w:rsidDel="00D50867">
          <w:rPr>
            <w:color w:val="1C1621"/>
            <w:sz w:val="15"/>
          </w:rPr>
          <w:delText>w</w:delText>
        </w:r>
        <w:r w:rsidDel="00D50867">
          <w:rPr>
            <w:color w:val="030305"/>
            <w:sz w:val="15"/>
          </w:rPr>
          <w:delText>ith</w:delText>
        </w:r>
        <w:r w:rsidDel="00D50867">
          <w:rPr>
            <w:color w:val="030305"/>
            <w:spacing w:val="-2"/>
            <w:sz w:val="15"/>
          </w:rPr>
          <w:delText xml:space="preserve"> </w:delText>
        </w:r>
        <w:r w:rsidDel="00D50867">
          <w:rPr>
            <w:color w:val="030305"/>
            <w:sz w:val="15"/>
          </w:rPr>
          <w:delText>any items under this</w:delText>
        </w:r>
        <w:r w:rsidDel="00D50867">
          <w:rPr>
            <w:color w:val="030305"/>
            <w:spacing w:val="-4"/>
            <w:sz w:val="15"/>
          </w:rPr>
          <w:delText xml:space="preserve"> </w:delText>
        </w:r>
        <w:r w:rsidDel="00D50867">
          <w:rPr>
            <w:color w:val="030305"/>
            <w:sz w:val="15"/>
          </w:rPr>
          <w:delText>contract that are</w:delText>
        </w:r>
        <w:r w:rsidDel="00D50867">
          <w:rPr>
            <w:color w:val="030305"/>
            <w:spacing w:val="-4"/>
            <w:sz w:val="15"/>
          </w:rPr>
          <w:delText xml:space="preserve"> </w:delText>
        </w:r>
        <w:r w:rsidDel="00D50867">
          <w:rPr>
            <w:color w:val="030305"/>
            <w:sz w:val="15"/>
          </w:rPr>
          <w:delText>subject to</w:delText>
        </w:r>
        <w:r w:rsidDel="00D50867">
          <w:rPr>
            <w:color w:val="030305"/>
            <w:spacing w:val="-2"/>
            <w:sz w:val="15"/>
          </w:rPr>
          <w:delText xml:space="preserve"> </w:delText>
        </w:r>
        <w:r w:rsidDel="00D50867">
          <w:rPr>
            <w:color w:val="030305"/>
            <w:sz w:val="15"/>
          </w:rPr>
          <w:delText>e</w:delText>
        </w:r>
        <w:r w:rsidDel="00D50867">
          <w:rPr>
            <w:color w:val="1C1621"/>
            <w:sz w:val="15"/>
          </w:rPr>
          <w:delText>x</w:delText>
        </w:r>
        <w:r w:rsidDel="00D50867">
          <w:rPr>
            <w:color w:val="030305"/>
            <w:sz w:val="15"/>
          </w:rPr>
          <w:delText>port</w:delText>
        </w:r>
        <w:r w:rsidDel="00D50867">
          <w:rPr>
            <w:color w:val="030305"/>
            <w:spacing w:val="-11"/>
            <w:sz w:val="15"/>
          </w:rPr>
          <w:delText xml:space="preserve"> </w:delText>
        </w:r>
        <w:r w:rsidDel="00D50867">
          <w:rPr>
            <w:color w:val="030305"/>
            <w:sz w:val="15"/>
          </w:rPr>
          <w:delText>controls regulations</w:delText>
        </w:r>
        <w:r w:rsidDel="00D50867">
          <w:rPr>
            <w:color w:val="4B3D3F"/>
            <w:sz w:val="15"/>
          </w:rPr>
          <w:delText>,</w:delText>
        </w:r>
        <w:r w:rsidDel="00D50867">
          <w:rPr>
            <w:color w:val="4B3D3F"/>
            <w:spacing w:val="-4"/>
            <w:sz w:val="15"/>
          </w:rPr>
          <w:delText xml:space="preserve"> </w:delText>
        </w:r>
        <w:r w:rsidDel="00D50867">
          <w:rPr>
            <w:color w:val="030305"/>
            <w:sz w:val="15"/>
          </w:rPr>
          <w:delText>including items controlled under</w:delText>
        </w:r>
        <w:r w:rsidDel="00D50867">
          <w:rPr>
            <w:color w:val="030305"/>
            <w:spacing w:val="-11"/>
            <w:sz w:val="15"/>
          </w:rPr>
          <w:delText xml:space="preserve"> </w:delText>
        </w:r>
        <w:r w:rsidDel="00D50867">
          <w:rPr>
            <w:color w:val="030305"/>
            <w:sz w:val="15"/>
          </w:rPr>
          <w:delText>the</w:delText>
        </w:r>
        <w:r w:rsidDel="00D50867">
          <w:rPr>
            <w:color w:val="030305"/>
            <w:spacing w:val="-9"/>
            <w:sz w:val="15"/>
          </w:rPr>
          <w:delText xml:space="preserve"> </w:delText>
        </w:r>
        <w:r w:rsidDel="00D50867">
          <w:rPr>
            <w:color w:val="030305"/>
            <w:sz w:val="15"/>
          </w:rPr>
          <w:delText>International Traffic in</w:delText>
        </w:r>
        <w:r w:rsidDel="00D50867">
          <w:rPr>
            <w:color w:val="030305"/>
            <w:spacing w:val="-11"/>
            <w:sz w:val="15"/>
          </w:rPr>
          <w:delText xml:space="preserve"> </w:delText>
        </w:r>
        <w:r w:rsidDel="00D50867">
          <w:rPr>
            <w:color w:val="030305"/>
            <w:sz w:val="15"/>
          </w:rPr>
          <w:delText>Arms</w:delText>
        </w:r>
        <w:r w:rsidDel="00D50867">
          <w:rPr>
            <w:color w:val="030305"/>
            <w:spacing w:val="-3"/>
            <w:sz w:val="15"/>
          </w:rPr>
          <w:delText xml:space="preserve"> </w:delText>
        </w:r>
        <w:r w:rsidDel="00D50867">
          <w:rPr>
            <w:color w:val="030305"/>
            <w:sz w:val="15"/>
          </w:rPr>
          <w:delText>Regulations</w:delText>
        </w:r>
        <w:r w:rsidDel="00D50867">
          <w:rPr>
            <w:color w:val="030305"/>
            <w:spacing w:val="16"/>
            <w:sz w:val="15"/>
          </w:rPr>
          <w:delText xml:space="preserve"> </w:delText>
        </w:r>
        <w:r w:rsidDel="00D50867">
          <w:rPr>
            <w:color w:val="030305"/>
            <w:sz w:val="15"/>
          </w:rPr>
          <w:delText>(ITAR</w:delText>
        </w:r>
        <w:r w:rsidDel="00D50867">
          <w:rPr>
            <w:color w:val="1C1621"/>
            <w:sz w:val="15"/>
          </w:rPr>
          <w:delText>}</w:delText>
        </w:r>
        <w:r w:rsidDel="00D50867">
          <w:rPr>
            <w:color w:val="4B3D3F"/>
            <w:sz w:val="15"/>
          </w:rPr>
          <w:delText>,</w:delText>
        </w:r>
        <w:r w:rsidDel="00D50867">
          <w:rPr>
            <w:color w:val="4B3D3F"/>
            <w:spacing w:val="-8"/>
            <w:sz w:val="15"/>
          </w:rPr>
          <w:delText xml:space="preserve"> </w:delText>
        </w:r>
        <w:r w:rsidDel="00D50867">
          <w:rPr>
            <w:color w:val="030305"/>
            <w:sz w:val="15"/>
          </w:rPr>
          <w:delText>22</w:delText>
        </w:r>
        <w:r w:rsidDel="00D50867">
          <w:rPr>
            <w:color w:val="030305"/>
            <w:spacing w:val="-11"/>
            <w:sz w:val="15"/>
          </w:rPr>
          <w:delText xml:space="preserve"> </w:delText>
        </w:r>
        <w:r w:rsidDel="00D50867">
          <w:rPr>
            <w:color w:val="030305"/>
            <w:sz w:val="15"/>
          </w:rPr>
          <w:delText>C.F</w:delText>
        </w:r>
        <w:r w:rsidDel="00D50867">
          <w:rPr>
            <w:color w:val="153F66"/>
            <w:sz w:val="15"/>
          </w:rPr>
          <w:delText>.</w:delText>
        </w:r>
        <w:r w:rsidDel="00D50867">
          <w:rPr>
            <w:color w:val="030305"/>
            <w:sz w:val="15"/>
          </w:rPr>
          <w:delText>R.</w:delText>
        </w:r>
        <w:r w:rsidDel="00D50867">
          <w:rPr>
            <w:color w:val="030305"/>
            <w:spacing w:val="-9"/>
            <w:sz w:val="15"/>
          </w:rPr>
          <w:delText xml:space="preserve"> </w:delText>
        </w:r>
        <w:r w:rsidDel="00D50867">
          <w:rPr>
            <w:color w:val="030305"/>
            <w:sz w:val="15"/>
          </w:rPr>
          <w:delText>§§</w:delText>
        </w:r>
        <w:r w:rsidDel="00D50867">
          <w:rPr>
            <w:color w:val="030305"/>
            <w:spacing w:val="-2"/>
            <w:sz w:val="15"/>
          </w:rPr>
          <w:delText xml:space="preserve"> </w:delText>
        </w:r>
        <w:r w:rsidDel="00D50867">
          <w:rPr>
            <w:color w:val="030305"/>
            <w:sz w:val="15"/>
          </w:rPr>
          <w:delText>120-130</w:delText>
        </w:r>
        <w:r w:rsidDel="00D50867">
          <w:rPr>
            <w:color w:val="1C1621"/>
            <w:sz w:val="15"/>
          </w:rPr>
          <w:delText>,</w:delText>
        </w:r>
        <w:r w:rsidDel="00D50867">
          <w:rPr>
            <w:color w:val="1C1621"/>
            <w:spacing w:val="-11"/>
            <w:sz w:val="15"/>
          </w:rPr>
          <w:delText xml:space="preserve"> </w:delText>
        </w:r>
        <w:r w:rsidDel="00D50867">
          <w:rPr>
            <w:color w:val="030305"/>
            <w:sz w:val="15"/>
          </w:rPr>
          <w:delText>or</w:delText>
        </w:r>
        <w:r w:rsidDel="00D50867">
          <w:rPr>
            <w:color w:val="030305"/>
            <w:spacing w:val="-3"/>
            <w:sz w:val="15"/>
          </w:rPr>
          <w:delText xml:space="preserve"> </w:delText>
        </w:r>
        <w:r w:rsidDel="00D50867">
          <w:rPr>
            <w:color w:val="030305"/>
            <w:sz w:val="15"/>
          </w:rPr>
          <w:delText>the E</w:delText>
        </w:r>
        <w:r w:rsidDel="00D50867">
          <w:rPr>
            <w:color w:val="1C1621"/>
            <w:sz w:val="15"/>
          </w:rPr>
          <w:delText>x</w:delText>
        </w:r>
        <w:r w:rsidDel="00D50867">
          <w:rPr>
            <w:color w:val="030305"/>
            <w:sz w:val="15"/>
          </w:rPr>
          <w:delText>port</w:delText>
        </w:r>
        <w:r w:rsidDel="00D50867">
          <w:rPr>
            <w:color w:val="030305"/>
            <w:spacing w:val="-3"/>
            <w:sz w:val="15"/>
          </w:rPr>
          <w:delText xml:space="preserve"> </w:delText>
        </w:r>
        <w:r w:rsidDel="00D50867">
          <w:rPr>
            <w:color w:val="030305"/>
            <w:sz w:val="15"/>
          </w:rPr>
          <w:delText>Administration</w:delText>
        </w:r>
        <w:r w:rsidDel="00D50867">
          <w:rPr>
            <w:color w:val="030305"/>
            <w:spacing w:val="-11"/>
            <w:sz w:val="15"/>
          </w:rPr>
          <w:delText xml:space="preserve"> </w:delText>
        </w:r>
        <w:r w:rsidDel="00D50867">
          <w:rPr>
            <w:color w:val="030305"/>
            <w:sz w:val="15"/>
          </w:rPr>
          <w:delText>Regulations</w:delText>
        </w:r>
        <w:r w:rsidDel="00D50867">
          <w:rPr>
            <w:color w:val="030305"/>
            <w:spacing w:val="17"/>
            <w:sz w:val="15"/>
          </w:rPr>
          <w:delText xml:space="preserve"> </w:delText>
        </w:r>
        <w:r w:rsidDel="00D50867">
          <w:rPr>
            <w:color w:val="030305"/>
            <w:sz w:val="15"/>
          </w:rPr>
          <w:delText>(EAR</w:delText>
        </w:r>
        <w:r w:rsidDel="00D50867">
          <w:rPr>
            <w:color w:val="1C1621"/>
            <w:sz w:val="15"/>
          </w:rPr>
          <w:delText>},</w:delText>
        </w:r>
        <w:r w:rsidDel="00D50867">
          <w:rPr>
            <w:color w:val="1C1621"/>
            <w:spacing w:val="-10"/>
            <w:sz w:val="15"/>
          </w:rPr>
          <w:delText xml:space="preserve"> </w:delText>
        </w:r>
        <w:r w:rsidDel="00D50867">
          <w:rPr>
            <w:color w:val="030305"/>
            <w:sz w:val="15"/>
          </w:rPr>
          <w:delText>15</w:delText>
        </w:r>
        <w:r w:rsidDel="00D50867">
          <w:rPr>
            <w:color w:val="030305"/>
            <w:spacing w:val="-8"/>
            <w:sz w:val="15"/>
          </w:rPr>
          <w:delText xml:space="preserve"> </w:delText>
        </w:r>
        <w:r w:rsidDel="00D50867">
          <w:rPr>
            <w:color w:val="030305"/>
            <w:sz w:val="15"/>
          </w:rPr>
          <w:delText>C.F.R.</w:delText>
        </w:r>
        <w:r w:rsidDel="00D50867">
          <w:rPr>
            <w:color w:val="030305"/>
            <w:spacing w:val="-3"/>
            <w:sz w:val="15"/>
          </w:rPr>
          <w:delText xml:space="preserve"> </w:delText>
        </w:r>
        <w:r w:rsidDel="00D50867">
          <w:rPr>
            <w:color w:val="030305"/>
            <w:sz w:val="15"/>
          </w:rPr>
          <w:delText>§§</w:delText>
        </w:r>
        <w:r w:rsidDel="00D50867">
          <w:rPr>
            <w:color w:val="030305"/>
            <w:spacing w:val="-2"/>
            <w:sz w:val="15"/>
          </w:rPr>
          <w:delText xml:space="preserve"> </w:delText>
        </w:r>
        <w:r w:rsidDel="00D50867">
          <w:rPr>
            <w:color w:val="030305"/>
            <w:sz w:val="15"/>
          </w:rPr>
          <w:delText>730-774</w:delText>
        </w:r>
        <w:r w:rsidDel="00D50867">
          <w:rPr>
            <w:color w:val="1C1621"/>
            <w:sz w:val="15"/>
          </w:rPr>
          <w:delText>,</w:delText>
        </w:r>
        <w:r w:rsidDel="00D50867">
          <w:rPr>
            <w:color w:val="1C1621"/>
            <w:spacing w:val="-11"/>
            <w:sz w:val="15"/>
          </w:rPr>
          <w:delText xml:space="preserve"> </w:delText>
        </w:r>
        <w:r w:rsidDel="00D50867">
          <w:rPr>
            <w:color w:val="030305"/>
            <w:sz w:val="15"/>
          </w:rPr>
          <w:delText xml:space="preserve">Contractor </w:delText>
        </w:r>
        <w:r w:rsidDel="00D50867">
          <w:rPr>
            <w:color w:val="1C1621"/>
            <w:sz w:val="15"/>
          </w:rPr>
          <w:delText>w</w:delText>
        </w:r>
        <w:r w:rsidDel="00D50867">
          <w:rPr>
            <w:color w:val="030305"/>
            <w:sz w:val="15"/>
          </w:rPr>
          <w:delText>ill notify University and identif</w:delText>
        </w:r>
        <w:r w:rsidDel="00D50867">
          <w:rPr>
            <w:color w:val="1C1621"/>
            <w:sz w:val="15"/>
          </w:rPr>
          <w:delText xml:space="preserve">y </w:delText>
        </w:r>
        <w:r w:rsidDel="00D50867">
          <w:rPr>
            <w:color w:val="030305"/>
            <w:sz w:val="15"/>
          </w:rPr>
          <w:delText>the e</w:delText>
        </w:r>
        <w:r w:rsidDel="00D50867">
          <w:rPr>
            <w:color w:val="1C1621"/>
            <w:sz w:val="15"/>
          </w:rPr>
          <w:delText>x</w:delText>
        </w:r>
        <w:r w:rsidDel="00D50867">
          <w:rPr>
            <w:color w:val="030305"/>
            <w:sz w:val="15"/>
          </w:rPr>
          <w:delText>port controlled items at issue and the applicable categories and subcategories of the United States Munitions List and</w:delText>
        </w:r>
        <w:r w:rsidDel="00D50867">
          <w:rPr>
            <w:color w:val="382A36"/>
            <w:sz w:val="15"/>
          </w:rPr>
          <w:delText>/</w:delText>
        </w:r>
        <w:r w:rsidDel="00D50867">
          <w:rPr>
            <w:color w:val="030305"/>
            <w:sz w:val="15"/>
          </w:rPr>
          <w:delText>or E</w:delText>
        </w:r>
        <w:r w:rsidDel="00D50867">
          <w:rPr>
            <w:color w:val="1C1621"/>
            <w:sz w:val="15"/>
          </w:rPr>
          <w:delText>x</w:delText>
        </w:r>
        <w:r w:rsidDel="00D50867">
          <w:rPr>
            <w:color w:val="030305"/>
            <w:sz w:val="15"/>
          </w:rPr>
          <w:delText>port</w:delText>
        </w:r>
        <w:r w:rsidDel="00D50867">
          <w:rPr>
            <w:color w:val="030305"/>
            <w:spacing w:val="-11"/>
            <w:sz w:val="15"/>
          </w:rPr>
          <w:delText xml:space="preserve"> </w:delText>
        </w:r>
        <w:r w:rsidDel="00D50867">
          <w:rPr>
            <w:color w:val="030305"/>
            <w:sz w:val="15"/>
          </w:rPr>
          <w:delText>Control</w:delText>
        </w:r>
        <w:r w:rsidDel="00D50867">
          <w:rPr>
            <w:color w:val="030305"/>
            <w:spacing w:val="-10"/>
            <w:sz w:val="15"/>
          </w:rPr>
          <w:delText xml:space="preserve"> </w:delText>
        </w:r>
        <w:r w:rsidDel="00D50867">
          <w:rPr>
            <w:color w:val="030305"/>
            <w:sz w:val="15"/>
          </w:rPr>
          <w:delText>Classification</w:delText>
        </w:r>
        <w:r w:rsidDel="00D50867">
          <w:rPr>
            <w:color w:val="030305"/>
            <w:spacing w:val="-11"/>
            <w:sz w:val="15"/>
          </w:rPr>
          <w:delText xml:space="preserve"> </w:delText>
        </w:r>
        <w:r w:rsidDel="00D50867">
          <w:rPr>
            <w:color w:val="030305"/>
            <w:sz w:val="15"/>
          </w:rPr>
          <w:delText>Number</w:delText>
        </w:r>
        <w:r w:rsidDel="00D50867">
          <w:rPr>
            <w:color w:val="1C1621"/>
            <w:sz w:val="15"/>
          </w:rPr>
          <w:delText>(</w:delText>
        </w:r>
        <w:r w:rsidDel="00D50867">
          <w:rPr>
            <w:color w:val="030305"/>
            <w:sz w:val="15"/>
          </w:rPr>
          <w:delText>s</w:delText>
        </w:r>
        <w:r w:rsidDel="00D50867">
          <w:rPr>
            <w:color w:val="1C1621"/>
            <w:sz w:val="15"/>
          </w:rPr>
          <w:delText>)</w:delText>
        </w:r>
        <w:r w:rsidDel="00D50867">
          <w:rPr>
            <w:color w:val="030305"/>
            <w:sz w:val="15"/>
          </w:rPr>
          <w:delText>.</w:delText>
        </w:r>
        <w:r w:rsidDel="00D50867">
          <w:rPr>
            <w:color w:val="030305"/>
            <w:spacing w:val="-10"/>
            <w:sz w:val="15"/>
          </w:rPr>
          <w:delText xml:space="preserve"> </w:delText>
        </w:r>
        <w:r w:rsidDel="00D50867">
          <w:rPr>
            <w:color w:val="030305"/>
            <w:sz w:val="15"/>
          </w:rPr>
          <w:delText>University</w:delText>
        </w:r>
        <w:r w:rsidDel="00D50867">
          <w:rPr>
            <w:color w:val="030305"/>
            <w:spacing w:val="-11"/>
            <w:sz w:val="15"/>
          </w:rPr>
          <w:delText xml:space="preserve"> </w:delText>
        </w:r>
        <w:r w:rsidDel="00D50867">
          <w:rPr>
            <w:color w:val="030305"/>
            <w:sz w:val="15"/>
          </w:rPr>
          <w:delText>reserves</w:delText>
        </w:r>
        <w:r w:rsidDel="00D50867">
          <w:rPr>
            <w:color w:val="030305"/>
            <w:spacing w:val="-10"/>
            <w:sz w:val="15"/>
          </w:rPr>
          <w:delText xml:space="preserve"> </w:delText>
        </w:r>
        <w:r w:rsidDel="00D50867">
          <w:rPr>
            <w:color w:val="030305"/>
            <w:sz w:val="15"/>
          </w:rPr>
          <w:delText>the</w:delText>
        </w:r>
        <w:r w:rsidDel="00D50867">
          <w:rPr>
            <w:color w:val="030305"/>
            <w:spacing w:val="-10"/>
            <w:sz w:val="15"/>
          </w:rPr>
          <w:delText xml:space="preserve"> </w:delText>
        </w:r>
        <w:r w:rsidDel="00D50867">
          <w:rPr>
            <w:color w:val="030305"/>
            <w:sz w:val="15"/>
          </w:rPr>
          <w:delText>right</w:delText>
        </w:r>
        <w:r w:rsidDel="00D50867">
          <w:rPr>
            <w:color w:val="030305"/>
            <w:spacing w:val="-11"/>
            <w:sz w:val="15"/>
          </w:rPr>
          <w:delText xml:space="preserve"> </w:delText>
        </w:r>
        <w:r w:rsidDel="00D50867">
          <w:rPr>
            <w:color w:val="030305"/>
            <w:sz w:val="15"/>
          </w:rPr>
          <w:delText>to</w:delText>
        </w:r>
        <w:r w:rsidDel="00D50867">
          <w:rPr>
            <w:color w:val="030305"/>
            <w:spacing w:val="-10"/>
            <w:sz w:val="15"/>
          </w:rPr>
          <w:delText xml:space="preserve"> </w:delText>
        </w:r>
        <w:r w:rsidDel="00D50867">
          <w:rPr>
            <w:color w:val="030305"/>
            <w:sz w:val="15"/>
          </w:rPr>
          <w:delText>decline</w:delText>
        </w:r>
        <w:r w:rsidDel="00D50867">
          <w:rPr>
            <w:color w:val="030305"/>
            <w:spacing w:val="-11"/>
            <w:sz w:val="15"/>
          </w:rPr>
          <w:delText xml:space="preserve"> </w:delText>
        </w:r>
        <w:r w:rsidDel="00D50867">
          <w:rPr>
            <w:color w:val="030305"/>
            <w:sz w:val="15"/>
          </w:rPr>
          <w:delText>to</w:delText>
        </w:r>
        <w:r w:rsidDel="00D50867">
          <w:rPr>
            <w:color w:val="030305"/>
            <w:spacing w:val="-10"/>
            <w:sz w:val="15"/>
          </w:rPr>
          <w:delText xml:space="preserve"> </w:delText>
        </w:r>
        <w:r w:rsidDel="00D50867">
          <w:rPr>
            <w:color w:val="030305"/>
            <w:sz w:val="15"/>
          </w:rPr>
          <w:delText>accept</w:delText>
        </w:r>
        <w:r w:rsidDel="00D50867">
          <w:rPr>
            <w:color w:val="030305"/>
            <w:spacing w:val="-11"/>
            <w:sz w:val="15"/>
          </w:rPr>
          <w:delText xml:space="preserve"> </w:delText>
        </w:r>
        <w:r w:rsidDel="00D50867">
          <w:rPr>
            <w:color w:val="030305"/>
            <w:sz w:val="15"/>
          </w:rPr>
          <w:delText>an</w:delText>
        </w:r>
        <w:r w:rsidDel="00D50867">
          <w:rPr>
            <w:color w:val="1C1621"/>
            <w:sz w:val="15"/>
          </w:rPr>
          <w:delText>y</w:delText>
        </w:r>
        <w:r w:rsidDel="00D50867">
          <w:rPr>
            <w:color w:val="1C1621"/>
            <w:spacing w:val="-10"/>
            <w:sz w:val="15"/>
          </w:rPr>
          <w:delText xml:space="preserve"> </w:delText>
        </w:r>
        <w:r w:rsidDel="00D50867">
          <w:rPr>
            <w:color w:val="030305"/>
            <w:sz w:val="15"/>
          </w:rPr>
          <w:delText>items</w:delText>
        </w:r>
        <w:r w:rsidDel="00D50867">
          <w:rPr>
            <w:color w:val="030305"/>
            <w:spacing w:val="-10"/>
            <w:sz w:val="15"/>
          </w:rPr>
          <w:delText xml:space="preserve"> </w:delText>
        </w:r>
        <w:r w:rsidDel="00D50867">
          <w:rPr>
            <w:color w:val="030305"/>
            <w:sz w:val="15"/>
          </w:rPr>
          <w:delText>or</w:delText>
        </w:r>
        <w:r w:rsidDel="00D50867">
          <w:rPr>
            <w:color w:val="030305"/>
            <w:spacing w:val="-11"/>
            <w:sz w:val="15"/>
          </w:rPr>
          <w:delText xml:space="preserve"> </w:delText>
        </w:r>
        <w:r w:rsidDel="00D50867">
          <w:rPr>
            <w:color w:val="030305"/>
            <w:sz w:val="15"/>
          </w:rPr>
          <w:delText>information</w:delText>
        </w:r>
        <w:r w:rsidDel="00D50867">
          <w:rPr>
            <w:color w:val="030305"/>
            <w:spacing w:val="-9"/>
            <w:sz w:val="15"/>
          </w:rPr>
          <w:delText xml:space="preserve"> </w:delText>
        </w:r>
        <w:r w:rsidDel="00D50867">
          <w:rPr>
            <w:color w:val="030305"/>
            <w:sz w:val="15"/>
          </w:rPr>
          <w:delText>controlled</w:delText>
        </w:r>
        <w:r w:rsidDel="00D50867">
          <w:rPr>
            <w:color w:val="030305"/>
            <w:spacing w:val="-4"/>
            <w:sz w:val="15"/>
          </w:rPr>
          <w:delText xml:space="preserve"> </w:delText>
        </w:r>
        <w:r w:rsidDel="00D50867">
          <w:rPr>
            <w:color w:val="030305"/>
            <w:sz w:val="15"/>
          </w:rPr>
          <w:delText>under</w:delText>
        </w:r>
        <w:r w:rsidDel="00D50867">
          <w:rPr>
            <w:color w:val="030305"/>
            <w:spacing w:val="-9"/>
            <w:sz w:val="15"/>
          </w:rPr>
          <w:delText xml:space="preserve"> </w:delText>
        </w:r>
        <w:r w:rsidDel="00D50867">
          <w:rPr>
            <w:color w:val="030305"/>
            <w:sz w:val="15"/>
          </w:rPr>
          <w:delText>ITAR</w:delText>
        </w:r>
        <w:r w:rsidDel="00D50867">
          <w:rPr>
            <w:color w:val="030305"/>
            <w:spacing w:val="-4"/>
            <w:sz w:val="15"/>
          </w:rPr>
          <w:delText xml:space="preserve"> </w:delText>
        </w:r>
        <w:r w:rsidDel="00D50867">
          <w:rPr>
            <w:color w:val="030305"/>
            <w:sz w:val="15"/>
          </w:rPr>
          <w:delText>or</w:delText>
        </w:r>
        <w:r w:rsidDel="00D50867">
          <w:rPr>
            <w:color w:val="030305"/>
            <w:spacing w:val="-11"/>
            <w:sz w:val="15"/>
          </w:rPr>
          <w:delText xml:space="preserve"> </w:delText>
        </w:r>
        <w:r w:rsidDel="00D50867">
          <w:rPr>
            <w:color w:val="030305"/>
            <w:sz w:val="15"/>
          </w:rPr>
          <w:delText>EAR.</w:delText>
        </w:r>
        <w:r w:rsidDel="00D50867">
          <w:rPr>
            <w:color w:val="030305"/>
            <w:spacing w:val="-9"/>
            <w:sz w:val="15"/>
          </w:rPr>
          <w:delText xml:space="preserve"> </w:delText>
        </w:r>
        <w:r w:rsidDel="00D50867">
          <w:rPr>
            <w:color w:val="030305"/>
            <w:sz w:val="15"/>
          </w:rPr>
          <w:delText>Contractor</w:delText>
        </w:r>
        <w:r w:rsidDel="00D50867">
          <w:rPr>
            <w:color w:val="030305"/>
            <w:spacing w:val="-4"/>
            <w:sz w:val="15"/>
          </w:rPr>
          <w:delText xml:space="preserve"> </w:delText>
        </w:r>
        <w:r w:rsidDel="00D50867">
          <w:rPr>
            <w:color w:val="1C1621"/>
            <w:sz w:val="15"/>
          </w:rPr>
          <w:delText>w</w:delText>
        </w:r>
        <w:r w:rsidDel="00D50867">
          <w:rPr>
            <w:color w:val="030305"/>
            <w:sz w:val="15"/>
          </w:rPr>
          <w:delText>ill</w:delText>
        </w:r>
        <w:r w:rsidDel="00D50867">
          <w:rPr>
            <w:color w:val="030305"/>
            <w:spacing w:val="-11"/>
            <w:sz w:val="15"/>
          </w:rPr>
          <w:delText xml:space="preserve"> </w:delText>
        </w:r>
        <w:r w:rsidDel="00D50867">
          <w:rPr>
            <w:color w:val="030305"/>
            <w:sz w:val="15"/>
          </w:rPr>
          <w:delText>direct all notices under this section to the appropriate Universit</w:delText>
        </w:r>
        <w:r w:rsidDel="00D50867">
          <w:rPr>
            <w:color w:val="1C1621"/>
            <w:sz w:val="15"/>
          </w:rPr>
          <w:delText xml:space="preserve">y </w:delText>
        </w:r>
        <w:r w:rsidDel="00D50867">
          <w:rPr>
            <w:color w:val="030305"/>
            <w:sz w:val="15"/>
          </w:rPr>
          <w:delText>contact as follo</w:delText>
        </w:r>
        <w:r w:rsidDel="00D50867">
          <w:rPr>
            <w:color w:val="1C1621"/>
            <w:sz w:val="15"/>
          </w:rPr>
          <w:delText>w</w:delText>
        </w:r>
        <w:r w:rsidDel="00D50867">
          <w:rPr>
            <w:color w:val="030305"/>
            <w:sz w:val="15"/>
          </w:rPr>
          <w:delText>s</w:delText>
        </w:r>
        <w:r w:rsidDel="00D50867">
          <w:rPr>
            <w:color w:val="153F66"/>
            <w:sz w:val="15"/>
          </w:rPr>
          <w:delText>:</w:delText>
        </w:r>
        <w:r w:rsidDel="00D50867">
          <w:rPr>
            <w:color w:val="153F66"/>
            <w:spacing w:val="-8"/>
            <w:sz w:val="15"/>
          </w:rPr>
          <w:delText xml:space="preserve"> </w:delText>
        </w:r>
        <w:r w:rsidR="00D50867" w:rsidDel="00D50867">
          <w:fldChar w:fldCharType="begin"/>
        </w:r>
        <w:r w:rsidR="00D50867" w:rsidDel="00D50867">
          <w:delInstrText xml:space="preserve"> HYPERLINK "mailto:comply@k-state.edu" \h </w:delInstrText>
        </w:r>
        <w:r w:rsidR="00D50867" w:rsidDel="00D50867">
          <w:fldChar w:fldCharType="separate"/>
        </w:r>
        <w:r w:rsidDel="00D50867">
          <w:rPr>
            <w:color w:val="030305"/>
            <w:sz w:val="15"/>
          </w:rPr>
          <w:delText>comply@k-state.edu.</w:delText>
        </w:r>
        <w:r w:rsidR="00D50867" w:rsidDel="00D50867">
          <w:rPr>
            <w:color w:val="030305"/>
            <w:sz w:val="15"/>
          </w:rPr>
          <w:fldChar w:fldCharType="end"/>
        </w:r>
      </w:del>
    </w:p>
    <w:p w14:paraId="1747C1C6" w14:textId="1DA2AC38" w:rsidR="00D46A21" w:rsidDel="00D50867" w:rsidRDefault="000B705F">
      <w:pPr>
        <w:spacing w:before="65"/>
        <w:ind w:left="696"/>
        <w:jc w:val="center"/>
        <w:rPr>
          <w:del w:id="413" w:author="Morgan Wills" w:date="2026-10-01T09:51:00Z"/>
          <w:sz w:val="15"/>
        </w:rPr>
        <w:pPrChange w:id="414" w:author="Morgan Wills" w:date="2026-10-01T09:51:00Z">
          <w:pPr>
            <w:pStyle w:val="ListParagraph"/>
            <w:numPr>
              <w:numId w:val="1"/>
            </w:numPr>
            <w:tabs>
              <w:tab w:val="left" w:pos="1067"/>
            </w:tabs>
            <w:ind w:right="318" w:firstLine="363"/>
            <w:jc w:val="left"/>
          </w:pPr>
        </w:pPrChange>
      </w:pPr>
      <w:del w:id="415" w:author="Morgan Wills" w:date="2026-10-01T09:51:00Z">
        <w:r w:rsidDel="00D50867">
          <w:rPr>
            <w:b/>
            <w:color w:val="030305"/>
            <w:sz w:val="14"/>
            <w:u w:val="thick" w:color="030305"/>
          </w:rPr>
          <w:delText>Privacy of Student Records:</w:delText>
        </w:r>
        <w:r w:rsidDel="00D50867">
          <w:rPr>
            <w:b/>
            <w:color w:val="030305"/>
            <w:spacing w:val="40"/>
            <w:sz w:val="14"/>
          </w:rPr>
          <w:delText xml:space="preserve"> </w:delText>
        </w:r>
        <w:r w:rsidDel="00D50867">
          <w:rPr>
            <w:color w:val="030305"/>
            <w:sz w:val="15"/>
          </w:rPr>
          <w:delText>Contractor understands that the University is subject to</w:delText>
        </w:r>
        <w:r w:rsidDel="00D50867">
          <w:rPr>
            <w:color w:val="030305"/>
            <w:spacing w:val="-3"/>
            <w:sz w:val="15"/>
          </w:rPr>
          <w:delText xml:space="preserve"> </w:delText>
        </w:r>
        <w:r w:rsidDel="00D50867">
          <w:rPr>
            <w:color w:val="030305"/>
            <w:sz w:val="15"/>
          </w:rPr>
          <w:delText xml:space="preserve">FERPA </w:delText>
        </w:r>
        <w:r w:rsidDel="00D50867">
          <w:rPr>
            <w:color w:val="1C1621"/>
            <w:sz w:val="15"/>
          </w:rPr>
          <w:delText>(</w:delText>
        </w:r>
        <w:r w:rsidDel="00D50867">
          <w:rPr>
            <w:color w:val="030305"/>
            <w:sz w:val="15"/>
          </w:rPr>
          <w:delText>Family Educational Rights and Privacy Act</w:delText>
        </w:r>
        <w:r w:rsidDel="00D50867">
          <w:rPr>
            <w:color w:val="1C1621"/>
            <w:sz w:val="15"/>
          </w:rPr>
          <w:delText>,</w:delText>
        </w:r>
        <w:r w:rsidDel="00D50867">
          <w:rPr>
            <w:color w:val="1C1621"/>
            <w:spacing w:val="-8"/>
            <w:sz w:val="15"/>
          </w:rPr>
          <w:delText xml:space="preserve"> </w:delText>
        </w:r>
        <w:r w:rsidDel="00D50867">
          <w:rPr>
            <w:color w:val="030305"/>
            <w:sz w:val="15"/>
          </w:rPr>
          <w:delText>20</w:delText>
        </w:r>
        <w:r w:rsidDel="00D50867">
          <w:rPr>
            <w:color w:val="030305"/>
            <w:spacing w:val="-3"/>
            <w:sz w:val="15"/>
          </w:rPr>
          <w:delText xml:space="preserve"> </w:delText>
        </w:r>
        <w:r w:rsidDel="00D50867">
          <w:rPr>
            <w:color w:val="030305"/>
            <w:sz w:val="15"/>
          </w:rPr>
          <w:delText>U.S.C. § 1232g</w:delText>
        </w:r>
        <w:r w:rsidDel="00D50867">
          <w:rPr>
            <w:color w:val="1C1621"/>
            <w:sz w:val="15"/>
          </w:rPr>
          <w:delText>)</w:delText>
        </w:r>
        <w:r w:rsidDel="00D50867">
          <w:rPr>
            <w:color w:val="0E2A44"/>
            <w:sz w:val="15"/>
          </w:rPr>
          <w:delText>.</w:delText>
        </w:r>
        <w:r w:rsidDel="00D50867">
          <w:rPr>
            <w:color w:val="0E2A44"/>
            <w:spacing w:val="-4"/>
            <w:sz w:val="15"/>
          </w:rPr>
          <w:delText xml:space="preserve"> </w:delText>
        </w:r>
        <w:r w:rsidDel="00D50867">
          <w:rPr>
            <w:color w:val="030305"/>
            <w:sz w:val="15"/>
          </w:rPr>
          <w:delText>To</w:delText>
        </w:r>
        <w:r w:rsidDel="00D50867">
          <w:rPr>
            <w:color w:val="030305"/>
            <w:spacing w:val="-4"/>
            <w:sz w:val="15"/>
          </w:rPr>
          <w:delText xml:space="preserve"> </w:delText>
        </w:r>
        <w:r w:rsidDel="00D50867">
          <w:rPr>
            <w:color w:val="030305"/>
            <w:sz w:val="15"/>
          </w:rPr>
          <w:delText>the e</w:delText>
        </w:r>
        <w:r w:rsidDel="00D50867">
          <w:rPr>
            <w:color w:val="1C1621"/>
            <w:sz w:val="15"/>
          </w:rPr>
          <w:delText>x</w:delText>
        </w:r>
        <w:r w:rsidDel="00D50867">
          <w:rPr>
            <w:color w:val="030305"/>
            <w:sz w:val="15"/>
          </w:rPr>
          <w:delText>tent Contractor possesses any education records of University</w:delText>
        </w:r>
        <w:r w:rsidDel="00D50867">
          <w:rPr>
            <w:color w:val="1C1621"/>
            <w:sz w:val="15"/>
          </w:rPr>
          <w:delText>'</w:delText>
        </w:r>
        <w:r w:rsidDel="00D50867">
          <w:rPr>
            <w:color w:val="030305"/>
            <w:sz w:val="15"/>
          </w:rPr>
          <w:delText>s students under this contract</w:delText>
        </w:r>
        <w:r w:rsidDel="00D50867">
          <w:rPr>
            <w:color w:val="1C1621"/>
            <w:sz w:val="15"/>
          </w:rPr>
          <w:delText>,</w:delText>
        </w:r>
        <w:r w:rsidDel="00D50867">
          <w:rPr>
            <w:color w:val="1C1621"/>
            <w:spacing w:val="-9"/>
            <w:sz w:val="15"/>
          </w:rPr>
          <w:delText xml:space="preserve"> </w:delText>
        </w:r>
        <w:r w:rsidDel="00D50867">
          <w:rPr>
            <w:color w:val="030305"/>
            <w:sz w:val="15"/>
          </w:rPr>
          <w:delText>Contractor is deemed to</w:delText>
        </w:r>
        <w:r w:rsidDel="00D50867">
          <w:rPr>
            <w:color w:val="030305"/>
            <w:spacing w:val="-3"/>
            <w:sz w:val="15"/>
          </w:rPr>
          <w:delText xml:space="preserve"> </w:delText>
        </w:r>
        <w:r w:rsidDel="00D50867">
          <w:rPr>
            <w:color w:val="030305"/>
            <w:sz w:val="15"/>
          </w:rPr>
          <w:delText xml:space="preserve">be a school official </w:delText>
        </w:r>
        <w:r w:rsidDel="00D50867">
          <w:rPr>
            <w:color w:val="1C1621"/>
            <w:sz w:val="15"/>
          </w:rPr>
          <w:delText>w</w:delText>
        </w:r>
        <w:r w:rsidDel="00D50867">
          <w:rPr>
            <w:color w:val="030305"/>
            <w:sz w:val="15"/>
          </w:rPr>
          <w:delText>ith</w:delText>
        </w:r>
        <w:r w:rsidDel="00D50867">
          <w:rPr>
            <w:color w:val="030305"/>
            <w:spacing w:val="-4"/>
            <w:sz w:val="15"/>
          </w:rPr>
          <w:delText xml:space="preserve"> </w:delText>
        </w:r>
        <w:r w:rsidDel="00D50867">
          <w:rPr>
            <w:color w:val="030305"/>
            <w:sz w:val="15"/>
          </w:rPr>
          <w:delText xml:space="preserve">a legitimate educational interest in the records and Contractor agrees to comply </w:delText>
        </w:r>
        <w:r w:rsidDel="00D50867">
          <w:rPr>
            <w:color w:val="1C1621"/>
            <w:sz w:val="15"/>
          </w:rPr>
          <w:delText>w</w:delText>
        </w:r>
        <w:r w:rsidDel="00D50867">
          <w:rPr>
            <w:color w:val="030305"/>
            <w:sz w:val="15"/>
          </w:rPr>
          <w:delText>ith FERPA and its regulations</w:delText>
        </w:r>
        <w:r w:rsidDel="00D50867">
          <w:rPr>
            <w:color w:val="0E2A44"/>
            <w:sz w:val="15"/>
          </w:rPr>
          <w:delText xml:space="preserve">. </w:delText>
        </w:r>
        <w:r w:rsidDel="00D50867">
          <w:rPr>
            <w:color w:val="030305"/>
            <w:sz w:val="15"/>
          </w:rPr>
          <w:delText>Contractor specificall</w:delText>
        </w:r>
        <w:r w:rsidDel="00D50867">
          <w:rPr>
            <w:color w:val="1C1621"/>
            <w:sz w:val="15"/>
          </w:rPr>
          <w:delText xml:space="preserve">y </w:delText>
        </w:r>
        <w:r w:rsidDel="00D50867">
          <w:rPr>
            <w:color w:val="030305"/>
            <w:sz w:val="15"/>
          </w:rPr>
          <w:delText>agrees that it shall use personally</w:delText>
        </w:r>
        <w:r w:rsidDel="00D50867">
          <w:rPr>
            <w:color w:val="030305"/>
            <w:spacing w:val="12"/>
            <w:sz w:val="15"/>
          </w:rPr>
          <w:delText xml:space="preserve"> </w:delText>
        </w:r>
        <w:r w:rsidDel="00D50867">
          <w:rPr>
            <w:color w:val="030305"/>
            <w:sz w:val="15"/>
          </w:rPr>
          <w:delText>identifiable education records onl</w:delText>
        </w:r>
        <w:r w:rsidDel="00D50867">
          <w:rPr>
            <w:color w:val="1C1621"/>
            <w:sz w:val="15"/>
          </w:rPr>
          <w:delText xml:space="preserve">y </w:delText>
        </w:r>
        <w:r w:rsidDel="00D50867">
          <w:rPr>
            <w:color w:val="030305"/>
            <w:sz w:val="15"/>
          </w:rPr>
          <w:delText>for purposes related to</w:delText>
        </w:r>
        <w:r w:rsidDel="00D50867">
          <w:rPr>
            <w:color w:val="030305"/>
            <w:spacing w:val="-2"/>
            <w:sz w:val="15"/>
          </w:rPr>
          <w:delText xml:space="preserve"> </w:delText>
        </w:r>
        <w:r w:rsidDel="00D50867">
          <w:rPr>
            <w:color w:val="030305"/>
            <w:sz w:val="15"/>
          </w:rPr>
          <w:delText>this contract</w:delText>
        </w:r>
        <w:r w:rsidDel="00D50867">
          <w:rPr>
            <w:color w:val="1C1621"/>
            <w:sz w:val="15"/>
          </w:rPr>
          <w:delText>,</w:delText>
        </w:r>
        <w:r w:rsidDel="00D50867">
          <w:rPr>
            <w:color w:val="1C1621"/>
            <w:spacing w:val="-11"/>
            <w:sz w:val="15"/>
          </w:rPr>
          <w:delText xml:space="preserve"> </w:delText>
        </w:r>
        <w:r w:rsidDel="00D50867">
          <w:rPr>
            <w:color w:val="030305"/>
            <w:sz w:val="15"/>
          </w:rPr>
          <w:delText>and</w:delText>
        </w:r>
        <w:r w:rsidDel="00D50867">
          <w:rPr>
            <w:color w:val="030305"/>
            <w:spacing w:val="-2"/>
            <w:sz w:val="15"/>
          </w:rPr>
          <w:delText xml:space="preserve"> </w:delText>
        </w:r>
        <w:r w:rsidDel="00D50867">
          <w:rPr>
            <w:color w:val="030305"/>
            <w:sz w:val="15"/>
          </w:rPr>
          <w:delText>shall not disclose such records to any third</w:delText>
        </w:r>
        <w:r w:rsidDel="00D50867">
          <w:rPr>
            <w:color w:val="030305"/>
            <w:spacing w:val="-3"/>
            <w:sz w:val="15"/>
          </w:rPr>
          <w:delText xml:space="preserve"> </w:delText>
        </w:r>
        <w:r w:rsidDel="00D50867">
          <w:rPr>
            <w:color w:val="030305"/>
            <w:sz w:val="15"/>
          </w:rPr>
          <w:delText xml:space="preserve">party </w:delText>
        </w:r>
        <w:r w:rsidDel="00D50867">
          <w:rPr>
            <w:color w:val="1C1621"/>
            <w:sz w:val="15"/>
          </w:rPr>
          <w:delText>w</w:delText>
        </w:r>
        <w:r w:rsidDel="00D50867">
          <w:rPr>
            <w:color w:val="030305"/>
            <w:sz w:val="15"/>
          </w:rPr>
          <w:delText>ithout authorization from the</w:delText>
        </w:r>
        <w:r w:rsidDel="00D50867">
          <w:rPr>
            <w:color w:val="030305"/>
            <w:spacing w:val="-8"/>
            <w:sz w:val="15"/>
          </w:rPr>
          <w:delText xml:space="preserve"> </w:delText>
        </w:r>
        <w:r w:rsidDel="00D50867">
          <w:rPr>
            <w:color w:val="030305"/>
            <w:sz w:val="15"/>
          </w:rPr>
          <w:delText>University. Contractor shall promptl</w:delText>
        </w:r>
        <w:r w:rsidDel="00D50867">
          <w:rPr>
            <w:color w:val="1C1621"/>
            <w:sz w:val="15"/>
          </w:rPr>
          <w:delText xml:space="preserve">y </w:delText>
        </w:r>
        <w:r w:rsidDel="00D50867">
          <w:rPr>
            <w:color w:val="030305"/>
            <w:sz w:val="15"/>
          </w:rPr>
          <w:delText>report to</w:delText>
        </w:r>
        <w:r w:rsidDel="00D50867">
          <w:rPr>
            <w:color w:val="030305"/>
            <w:spacing w:val="-4"/>
            <w:sz w:val="15"/>
          </w:rPr>
          <w:delText xml:space="preserve"> </w:delText>
        </w:r>
        <w:r w:rsidDel="00D50867">
          <w:rPr>
            <w:color w:val="030305"/>
            <w:sz w:val="15"/>
          </w:rPr>
          <w:delText>the</w:delText>
        </w:r>
        <w:r w:rsidDel="00D50867">
          <w:rPr>
            <w:color w:val="030305"/>
            <w:spacing w:val="-8"/>
            <w:sz w:val="15"/>
          </w:rPr>
          <w:delText xml:space="preserve"> </w:delText>
        </w:r>
        <w:r w:rsidDel="00D50867">
          <w:rPr>
            <w:color w:val="030305"/>
            <w:sz w:val="15"/>
          </w:rPr>
          <w:delText>Universit</w:delText>
        </w:r>
        <w:r w:rsidDel="00D50867">
          <w:rPr>
            <w:color w:val="1C1621"/>
            <w:sz w:val="15"/>
          </w:rPr>
          <w:delText xml:space="preserve">y </w:delText>
        </w:r>
        <w:r w:rsidDel="00D50867">
          <w:rPr>
            <w:color w:val="030305"/>
            <w:sz w:val="15"/>
          </w:rPr>
          <w:delText>any request for</w:delText>
        </w:r>
        <w:r w:rsidDel="00D50867">
          <w:rPr>
            <w:color w:val="382A36"/>
            <w:sz w:val="15"/>
          </w:rPr>
          <w:delText>,</w:delText>
        </w:r>
        <w:r w:rsidDel="00D50867">
          <w:rPr>
            <w:color w:val="382A36"/>
            <w:spacing w:val="-11"/>
            <w:sz w:val="15"/>
          </w:rPr>
          <w:delText xml:space="preserve"> </w:delText>
        </w:r>
        <w:r w:rsidDel="00D50867">
          <w:rPr>
            <w:color w:val="030305"/>
            <w:sz w:val="15"/>
          </w:rPr>
          <w:delText>or improper disclosure of</w:delText>
        </w:r>
        <w:r w:rsidDel="00D50867">
          <w:rPr>
            <w:color w:val="1C1621"/>
            <w:sz w:val="15"/>
          </w:rPr>
          <w:delText>,</w:delText>
        </w:r>
        <w:r w:rsidDel="00D50867">
          <w:rPr>
            <w:color w:val="1C1621"/>
            <w:spacing w:val="-18"/>
            <w:sz w:val="15"/>
          </w:rPr>
          <w:delText xml:space="preserve"> </w:delText>
        </w:r>
        <w:r w:rsidDel="00D50867">
          <w:rPr>
            <w:color w:val="030305"/>
            <w:sz w:val="15"/>
          </w:rPr>
          <w:delText>University student educational records.</w:delText>
        </w:r>
      </w:del>
    </w:p>
    <w:p w14:paraId="36E18E17" w14:textId="7C03E486" w:rsidR="00D46A21" w:rsidDel="00D50867" w:rsidRDefault="000B705F">
      <w:pPr>
        <w:spacing w:before="65"/>
        <w:ind w:left="696"/>
        <w:jc w:val="center"/>
        <w:rPr>
          <w:del w:id="416" w:author="Morgan Wills" w:date="2026-10-01T09:51:00Z"/>
          <w:sz w:val="15"/>
          <w:szCs w:val="15"/>
        </w:rPr>
        <w:pPrChange w:id="417" w:author="Morgan Wills" w:date="2026-10-01T09:51:00Z">
          <w:pPr>
            <w:pStyle w:val="ListParagraph"/>
            <w:numPr>
              <w:numId w:val="1"/>
            </w:numPr>
            <w:tabs>
              <w:tab w:val="left" w:pos="1074"/>
            </w:tabs>
            <w:spacing w:before="1"/>
            <w:ind w:right="308" w:hanging="356"/>
            <w:jc w:val="left"/>
          </w:pPr>
        </w:pPrChange>
      </w:pPr>
      <w:del w:id="418" w:author="Morgan Wills" w:date="2026-10-01T09:51:00Z">
        <w:r w:rsidDel="00D50867">
          <w:rPr>
            <w:b/>
            <w:bCs/>
            <w:color w:val="030305"/>
            <w:sz w:val="14"/>
            <w:szCs w:val="14"/>
            <w:u w:val="thick" w:color="030305"/>
          </w:rPr>
          <w:delText>Anti-Discrimination Clause:</w:delText>
        </w:r>
        <w:r w:rsidDel="00D50867">
          <w:rPr>
            <w:b/>
            <w:bCs/>
            <w:color w:val="030305"/>
            <w:spacing w:val="40"/>
            <w:sz w:val="14"/>
            <w:szCs w:val="14"/>
          </w:rPr>
          <w:delText xml:space="preserve"> </w:delText>
        </w:r>
        <w:r w:rsidDel="00D50867">
          <w:rPr>
            <w:color w:val="030305"/>
            <w:sz w:val="15"/>
            <w:szCs w:val="15"/>
          </w:rPr>
          <w:delText>Contractor agrees to</w:delText>
        </w:r>
        <w:r w:rsidDel="00D50867">
          <w:rPr>
            <w:color w:val="030305"/>
            <w:spacing w:val="-3"/>
            <w:sz w:val="15"/>
            <w:szCs w:val="15"/>
          </w:rPr>
          <w:delText xml:space="preserve"> </w:delText>
        </w:r>
        <w:r w:rsidDel="00D50867">
          <w:rPr>
            <w:color w:val="030305"/>
            <w:sz w:val="15"/>
            <w:szCs w:val="15"/>
          </w:rPr>
          <w:delText>compl</w:delText>
        </w:r>
        <w:r w:rsidDel="00D50867">
          <w:rPr>
            <w:color w:val="1C1621"/>
            <w:sz w:val="15"/>
            <w:szCs w:val="15"/>
          </w:rPr>
          <w:delText>y w</w:delText>
        </w:r>
        <w:r w:rsidDel="00D50867">
          <w:rPr>
            <w:color w:val="030305"/>
            <w:sz w:val="15"/>
            <w:szCs w:val="15"/>
          </w:rPr>
          <w:delText>ith all applicable state and</w:delText>
        </w:r>
        <w:r w:rsidDel="00D50867">
          <w:rPr>
            <w:color w:val="030305"/>
            <w:spacing w:val="-2"/>
            <w:sz w:val="15"/>
            <w:szCs w:val="15"/>
          </w:rPr>
          <w:delText xml:space="preserve"> </w:delText>
        </w:r>
        <w:r w:rsidDel="00D50867">
          <w:rPr>
            <w:color w:val="030305"/>
            <w:sz w:val="15"/>
            <w:szCs w:val="15"/>
          </w:rPr>
          <w:delText>federal anti-discrimination</w:delText>
        </w:r>
        <w:r w:rsidDel="00D50867">
          <w:rPr>
            <w:color w:val="030305"/>
            <w:spacing w:val="-9"/>
            <w:sz w:val="15"/>
            <w:szCs w:val="15"/>
          </w:rPr>
          <w:delText xml:space="preserve"> </w:delText>
        </w:r>
        <w:r w:rsidDel="00D50867">
          <w:rPr>
            <w:color w:val="030305"/>
            <w:sz w:val="15"/>
            <w:szCs w:val="15"/>
          </w:rPr>
          <w:delText>la</w:delText>
        </w:r>
        <w:r w:rsidDel="00D50867">
          <w:rPr>
            <w:color w:val="1C1621"/>
            <w:sz w:val="15"/>
            <w:szCs w:val="15"/>
          </w:rPr>
          <w:delText>w</w:delText>
        </w:r>
        <w:r w:rsidDel="00D50867">
          <w:rPr>
            <w:color w:val="030305"/>
            <w:sz w:val="15"/>
            <w:szCs w:val="15"/>
          </w:rPr>
          <w:delText>s.</w:delText>
        </w:r>
        <w:r w:rsidDel="00D50867">
          <w:rPr>
            <w:color w:val="030305"/>
            <w:spacing w:val="40"/>
            <w:sz w:val="15"/>
            <w:szCs w:val="15"/>
          </w:rPr>
          <w:delText xml:space="preserve"> </w:delText>
        </w:r>
        <w:r w:rsidDel="00D50867">
          <w:rPr>
            <w:color w:val="030305"/>
            <w:sz w:val="15"/>
            <w:szCs w:val="15"/>
          </w:rPr>
          <w:delText>When requested by University</w:delText>
        </w:r>
        <w:r w:rsidDel="00D50867">
          <w:rPr>
            <w:color w:val="4B3D3F"/>
            <w:sz w:val="15"/>
            <w:szCs w:val="15"/>
          </w:rPr>
          <w:delText xml:space="preserve">, </w:delText>
        </w:r>
        <w:r w:rsidDel="00D50867">
          <w:rPr>
            <w:color w:val="030305"/>
            <w:sz w:val="15"/>
            <w:szCs w:val="15"/>
          </w:rPr>
          <w:delText xml:space="preserve">Contractor shall cooperate </w:delText>
        </w:r>
        <w:r w:rsidDel="00D50867">
          <w:rPr>
            <w:color w:val="1C1621"/>
            <w:sz w:val="15"/>
            <w:szCs w:val="15"/>
          </w:rPr>
          <w:delText>w</w:delText>
        </w:r>
        <w:r w:rsidDel="00D50867">
          <w:rPr>
            <w:color w:val="030305"/>
            <w:sz w:val="15"/>
            <w:szCs w:val="15"/>
          </w:rPr>
          <w:delText>ith Universit</w:delText>
        </w:r>
        <w:r w:rsidDel="00D50867">
          <w:rPr>
            <w:color w:val="1C1621"/>
            <w:sz w:val="15"/>
            <w:szCs w:val="15"/>
          </w:rPr>
          <w:delText xml:space="preserve">y </w:delText>
        </w:r>
        <w:r w:rsidDel="00D50867">
          <w:rPr>
            <w:color w:val="030305"/>
            <w:sz w:val="15"/>
            <w:szCs w:val="15"/>
          </w:rPr>
          <w:delText>in</w:delText>
        </w:r>
        <w:r w:rsidDel="00D50867">
          <w:rPr>
            <w:color w:val="030305"/>
            <w:spacing w:val="-3"/>
            <w:sz w:val="15"/>
            <w:szCs w:val="15"/>
          </w:rPr>
          <w:delText xml:space="preserve"> </w:delText>
        </w:r>
        <w:r w:rsidDel="00D50867">
          <w:rPr>
            <w:color w:val="030305"/>
            <w:sz w:val="15"/>
            <w:szCs w:val="15"/>
          </w:rPr>
          <w:delText>meeting obligations under Universit</w:delText>
        </w:r>
        <w:r w:rsidDel="00D50867">
          <w:rPr>
            <w:color w:val="1C1621"/>
            <w:sz w:val="15"/>
            <w:szCs w:val="15"/>
          </w:rPr>
          <w:delText>y</w:delText>
        </w:r>
        <w:r w:rsidDel="00D50867">
          <w:rPr>
            <w:color w:val="4B3D3F"/>
            <w:sz w:val="15"/>
            <w:szCs w:val="15"/>
          </w:rPr>
          <w:delText>'</w:delText>
        </w:r>
        <w:r w:rsidDel="00D50867">
          <w:rPr>
            <w:color w:val="030305"/>
            <w:sz w:val="15"/>
            <w:szCs w:val="15"/>
          </w:rPr>
          <w:delText>s o</w:delText>
        </w:r>
        <w:r w:rsidDel="00D50867">
          <w:rPr>
            <w:color w:val="1C1621"/>
            <w:sz w:val="15"/>
            <w:szCs w:val="15"/>
          </w:rPr>
          <w:delText>w</w:delText>
        </w:r>
        <w:r w:rsidDel="00D50867">
          <w:rPr>
            <w:color w:val="030305"/>
            <w:sz w:val="15"/>
            <w:szCs w:val="15"/>
          </w:rPr>
          <w:delText>n policies and procedures</w:delText>
        </w:r>
        <w:r w:rsidDel="00D50867">
          <w:rPr>
            <w:color w:val="4B3D3F"/>
            <w:sz w:val="15"/>
            <w:szCs w:val="15"/>
          </w:rPr>
          <w:delText xml:space="preserve">, </w:delText>
        </w:r>
        <w:r w:rsidDel="00D50867">
          <w:rPr>
            <w:color w:val="030305"/>
            <w:sz w:val="15"/>
            <w:szCs w:val="15"/>
          </w:rPr>
          <w:delText>including but not limited to the University</w:delText>
        </w:r>
        <w:r w:rsidDel="00D50867">
          <w:rPr>
            <w:color w:val="382A36"/>
            <w:sz w:val="15"/>
            <w:szCs w:val="15"/>
          </w:rPr>
          <w:delText>'</w:delText>
        </w:r>
        <w:r w:rsidDel="00D50867">
          <w:rPr>
            <w:color w:val="030305"/>
            <w:sz w:val="15"/>
            <w:szCs w:val="15"/>
          </w:rPr>
          <w:delText>s anti</w:delText>
        </w:r>
        <w:r w:rsidDel="00D50867">
          <w:rPr>
            <w:color w:val="1C1621"/>
            <w:sz w:val="15"/>
            <w:szCs w:val="15"/>
          </w:rPr>
          <w:delText>-</w:delText>
        </w:r>
        <w:r w:rsidDel="00D50867">
          <w:rPr>
            <w:color w:val="030305"/>
            <w:sz w:val="15"/>
            <w:szCs w:val="15"/>
          </w:rPr>
          <w:delText>discrimination</w:delText>
        </w:r>
        <w:r w:rsidDel="00D50867">
          <w:rPr>
            <w:color w:val="030305"/>
            <w:spacing w:val="-2"/>
            <w:sz w:val="15"/>
            <w:szCs w:val="15"/>
          </w:rPr>
          <w:delText xml:space="preserve"> </w:delText>
        </w:r>
        <w:r w:rsidDel="00D50867">
          <w:rPr>
            <w:color w:val="030305"/>
            <w:sz w:val="15"/>
            <w:szCs w:val="15"/>
          </w:rPr>
          <w:delText>polic</w:delText>
        </w:r>
        <w:r w:rsidDel="00D50867">
          <w:rPr>
            <w:color w:val="1C1621"/>
            <w:sz w:val="15"/>
            <w:szCs w:val="15"/>
          </w:rPr>
          <w:delText>y</w:delText>
        </w:r>
        <w:r w:rsidDel="00D50867">
          <w:rPr>
            <w:color w:val="030305"/>
            <w:sz w:val="15"/>
            <w:szCs w:val="15"/>
          </w:rPr>
          <w:delText>:</w:delText>
        </w:r>
        <w:r w:rsidDel="00D50867">
          <w:rPr>
            <w:color w:val="030305"/>
            <w:spacing w:val="-5"/>
            <w:sz w:val="15"/>
            <w:szCs w:val="15"/>
          </w:rPr>
          <w:delText xml:space="preserve"> </w:delText>
        </w:r>
        <w:r w:rsidR="00D50867" w:rsidDel="00D50867">
          <w:fldChar w:fldCharType="begin"/>
        </w:r>
        <w:r w:rsidR="00D50867" w:rsidDel="00D50867">
          <w:delInstrText xml:space="preserve"> HYPERLINK "http://www.k-state.edu/policies/ppm/3000/3010.html" \h </w:delInstrText>
        </w:r>
        <w:r w:rsidR="00D50867" w:rsidDel="00D50867">
          <w:fldChar w:fldCharType="separate"/>
        </w:r>
        <w:r w:rsidDel="00D50867">
          <w:rPr>
            <w:color w:val="0303FF"/>
            <w:sz w:val="15"/>
            <w:szCs w:val="15"/>
            <w:u w:val="thick" w:color="0000D8"/>
          </w:rPr>
          <w:delText>http</w:delText>
        </w:r>
        <w:r w:rsidDel="00D50867">
          <w:rPr>
            <w:color w:val="2F28FF"/>
            <w:sz w:val="15"/>
            <w:szCs w:val="15"/>
            <w:u w:val="thick" w:color="0000D8"/>
          </w:rPr>
          <w:delText>://www</w:delText>
        </w:r>
        <w:r w:rsidDel="00D50867">
          <w:rPr>
            <w:color w:val="0303FF"/>
            <w:sz w:val="15"/>
            <w:szCs w:val="15"/>
            <w:u w:val="thick" w:color="0000D8"/>
          </w:rPr>
          <w:delText>.k-state.edu</w:delText>
        </w:r>
        <w:r w:rsidDel="00D50867">
          <w:rPr>
            <w:color w:val="2F28FF"/>
            <w:sz w:val="15"/>
            <w:szCs w:val="15"/>
            <w:u w:val="thick" w:color="0000D8"/>
          </w:rPr>
          <w:delText>/</w:delText>
        </w:r>
        <w:r w:rsidDel="00D50867">
          <w:rPr>
            <w:color w:val="0303FF"/>
            <w:sz w:val="15"/>
            <w:szCs w:val="15"/>
            <w:u w:val="thick" w:color="0000D8"/>
          </w:rPr>
          <w:delText>policies</w:delText>
        </w:r>
        <w:r w:rsidDel="00D50867">
          <w:rPr>
            <w:color w:val="2F28FF"/>
            <w:sz w:val="15"/>
            <w:szCs w:val="15"/>
            <w:u w:val="thick" w:color="0000D8"/>
          </w:rPr>
          <w:delText>/</w:delText>
        </w:r>
        <w:r w:rsidDel="00D50867">
          <w:rPr>
            <w:color w:val="0303FF"/>
            <w:sz w:val="15"/>
            <w:szCs w:val="15"/>
            <w:u w:val="thick" w:color="0000D8"/>
          </w:rPr>
          <w:delText>ppm</w:delText>
        </w:r>
        <w:r w:rsidDel="00D50867">
          <w:rPr>
            <w:color w:val="2F28FF"/>
            <w:sz w:val="15"/>
            <w:szCs w:val="15"/>
            <w:u w:val="thick" w:color="0000D8"/>
          </w:rPr>
          <w:delText>/</w:delText>
        </w:r>
        <w:r w:rsidDel="00D50867">
          <w:rPr>
            <w:color w:val="0303FF"/>
            <w:sz w:val="15"/>
            <w:szCs w:val="15"/>
            <w:u w:val="thick" w:color="0000D8"/>
          </w:rPr>
          <w:delText>3000</w:delText>
        </w:r>
        <w:r w:rsidDel="00D50867">
          <w:rPr>
            <w:color w:val="2F28FF"/>
            <w:sz w:val="15"/>
            <w:szCs w:val="15"/>
            <w:u w:val="thick" w:color="0000D8"/>
          </w:rPr>
          <w:delText>/</w:delText>
        </w:r>
        <w:r w:rsidDel="00D50867">
          <w:rPr>
            <w:color w:val="0303FF"/>
            <w:sz w:val="15"/>
            <w:szCs w:val="15"/>
            <w:u w:val="thick" w:color="0000D8"/>
          </w:rPr>
          <w:delText>3010.htm</w:delText>
        </w:r>
        <w:r w:rsidDel="00D50867">
          <w:rPr>
            <w:color w:val="0000D8"/>
            <w:sz w:val="15"/>
            <w:szCs w:val="15"/>
            <w:u w:val="thick" w:color="0000D8"/>
          </w:rPr>
          <w:delText>l</w:delText>
        </w:r>
        <w:r w:rsidDel="00D50867">
          <w:rPr>
            <w:color w:val="0000D8"/>
            <w:sz w:val="15"/>
            <w:szCs w:val="15"/>
          </w:rPr>
          <w:delText>.</w:delText>
        </w:r>
        <w:r w:rsidR="00D50867" w:rsidDel="00D50867">
          <w:rPr>
            <w:color w:val="0000D8"/>
            <w:sz w:val="15"/>
            <w:szCs w:val="15"/>
          </w:rPr>
          <w:fldChar w:fldCharType="end"/>
        </w:r>
        <w:r w:rsidDel="00D50867">
          <w:rPr>
            <w:color w:val="0000D8"/>
            <w:spacing w:val="-2"/>
            <w:sz w:val="15"/>
            <w:szCs w:val="15"/>
          </w:rPr>
          <w:delText xml:space="preserve"> </w:delText>
        </w:r>
        <w:r w:rsidDel="00D50867">
          <w:rPr>
            <w:color w:val="030305"/>
            <w:sz w:val="15"/>
            <w:szCs w:val="15"/>
          </w:rPr>
          <w:delText>Contractor specificall</w:delText>
        </w:r>
        <w:r w:rsidDel="00D50867">
          <w:rPr>
            <w:color w:val="1C1621"/>
            <w:sz w:val="15"/>
            <w:szCs w:val="15"/>
          </w:rPr>
          <w:delText xml:space="preserve">y </w:delText>
        </w:r>
        <w:r w:rsidDel="00D50867">
          <w:rPr>
            <w:color w:val="030305"/>
            <w:sz w:val="15"/>
            <w:szCs w:val="15"/>
          </w:rPr>
          <w:delText>ackno</w:delText>
        </w:r>
        <w:r w:rsidDel="00D50867">
          <w:rPr>
            <w:color w:val="1C1621"/>
            <w:sz w:val="15"/>
            <w:szCs w:val="15"/>
          </w:rPr>
          <w:delText>w</w:delText>
        </w:r>
        <w:r w:rsidDel="00D50867">
          <w:rPr>
            <w:color w:val="030305"/>
            <w:sz w:val="15"/>
            <w:szCs w:val="15"/>
          </w:rPr>
          <w:delText>ledges that its employees</w:delText>
        </w:r>
        <w:r w:rsidDel="00D50867">
          <w:rPr>
            <w:color w:val="030305"/>
            <w:spacing w:val="17"/>
            <w:sz w:val="15"/>
            <w:szCs w:val="15"/>
          </w:rPr>
          <w:delText xml:space="preserve"> </w:delText>
        </w:r>
        <w:r w:rsidDel="00D50867">
          <w:rPr>
            <w:color w:val="030305"/>
            <w:sz w:val="15"/>
            <w:szCs w:val="15"/>
          </w:rPr>
          <w:delText>on</w:delText>
        </w:r>
        <w:r w:rsidDel="00D50867">
          <w:rPr>
            <w:color w:val="030305"/>
            <w:spacing w:val="-3"/>
            <w:sz w:val="15"/>
            <w:szCs w:val="15"/>
          </w:rPr>
          <w:delText xml:space="preserve"> </w:delText>
        </w:r>
        <w:r w:rsidDel="00D50867">
          <w:rPr>
            <w:color w:val="030305"/>
            <w:sz w:val="15"/>
            <w:szCs w:val="15"/>
          </w:rPr>
          <w:delText>campus</w:delText>
        </w:r>
        <w:r w:rsidDel="00D50867">
          <w:rPr>
            <w:color w:val="030305"/>
            <w:spacing w:val="16"/>
            <w:sz w:val="15"/>
            <w:szCs w:val="15"/>
          </w:rPr>
          <w:delText xml:space="preserve"> </w:delText>
        </w:r>
        <w:r w:rsidDel="00D50867">
          <w:rPr>
            <w:color w:val="030305"/>
            <w:sz w:val="15"/>
            <w:szCs w:val="15"/>
          </w:rPr>
          <w:delText>and</w:delText>
        </w:r>
        <w:r w:rsidDel="00D50867">
          <w:rPr>
            <w:color w:val="382A36"/>
            <w:sz w:val="15"/>
            <w:szCs w:val="15"/>
          </w:rPr>
          <w:delText>/</w:delText>
        </w:r>
        <w:r w:rsidDel="00D50867">
          <w:rPr>
            <w:color w:val="030305"/>
            <w:sz w:val="15"/>
            <w:szCs w:val="15"/>
          </w:rPr>
          <w:delText>or</w:delText>
        </w:r>
        <w:r w:rsidDel="00D50867">
          <w:rPr>
            <w:color w:val="030305"/>
            <w:spacing w:val="-3"/>
            <w:sz w:val="15"/>
            <w:szCs w:val="15"/>
          </w:rPr>
          <w:delText xml:space="preserve"> </w:delText>
        </w:r>
        <w:r w:rsidDel="00D50867">
          <w:rPr>
            <w:color w:val="030305"/>
            <w:sz w:val="15"/>
            <w:szCs w:val="15"/>
          </w:rPr>
          <w:delText>participating in</w:delText>
        </w:r>
        <w:r w:rsidDel="00D50867">
          <w:rPr>
            <w:color w:val="030305"/>
            <w:spacing w:val="-11"/>
            <w:sz w:val="15"/>
            <w:szCs w:val="15"/>
          </w:rPr>
          <w:delText xml:space="preserve"> </w:delText>
        </w:r>
        <w:r w:rsidDel="00D50867">
          <w:rPr>
            <w:color w:val="030305"/>
            <w:sz w:val="15"/>
            <w:szCs w:val="15"/>
          </w:rPr>
          <w:delText>University</w:delText>
        </w:r>
        <w:r w:rsidDel="00D50867">
          <w:rPr>
            <w:color w:val="030305"/>
            <w:spacing w:val="18"/>
            <w:sz w:val="15"/>
            <w:szCs w:val="15"/>
          </w:rPr>
          <w:delText xml:space="preserve"> </w:delText>
        </w:r>
        <w:r w:rsidDel="00D50867">
          <w:rPr>
            <w:color w:val="030305"/>
            <w:sz w:val="15"/>
            <w:szCs w:val="15"/>
          </w:rPr>
          <w:delText>programs</w:delText>
        </w:r>
        <w:r w:rsidDel="00D50867">
          <w:rPr>
            <w:color w:val="030305"/>
            <w:spacing w:val="12"/>
            <w:sz w:val="15"/>
            <w:szCs w:val="15"/>
          </w:rPr>
          <w:delText xml:space="preserve"> </w:delText>
        </w:r>
        <w:r w:rsidDel="00D50867">
          <w:rPr>
            <w:color w:val="030305"/>
            <w:sz w:val="15"/>
            <w:szCs w:val="15"/>
          </w:rPr>
          <w:delText>or activities have</w:delText>
        </w:r>
        <w:r w:rsidDel="00D50867">
          <w:rPr>
            <w:color w:val="030305"/>
            <w:spacing w:val="-3"/>
            <w:sz w:val="15"/>
            <w:szCs w:val="15"/>
          </w:rPr>
          <w:delText xml:space="preserve"> </w:delText>
        </w:r>
        <w:r w:rsidDel="00D50867">
          <w:rPr>
            <w:color w:val="030305"/>
            <w:sz w:val="15"/>
            <w:szCs w:val="15"/>
          </w:rPr>
          <w:delText>revie</w:delText>
        </w:r>
        <w:r w:rsidDel="00D50867">
          <w:rPr>
            <w:color w:val="1C1621"/>
            <w:sz w:val="15"/>
            <w:szCs w:val="15"/>
          </w:rPr>
          <w:delText>w</w:delText>
        </w:r>
        <w:r w:rsidDel="00D50867">
          <w:rPr>
            <w:color w:val="030305"/>
            <w:sz w:val="15"/>
            <w:szCs w:val="15"/>
          </w:rPr>
          <w:delText>ed</w:delText>
        </w:r>
        <w:r w:rsidDel="00D50867">
          <w:rPr>
            <w:color w:val="382A36"/>
            <w:sz w:val="15"/>
            <w:szCs w:val="15"/>
          </w:rPr>
          <w:delText>,</w:delText>
        </w:r>
        <w:r w:rsidDel="00D50867">
          <w:rPr>
            <w:color w:val="382A36"/>
            <w:spacing w:val="-3"/>
            <w:sz w:val="15"/>
            <w:szCs w:val="15"/>
          </w:rPr>
          <w:delText xml:space="preserve"> </w:delText>
        </w:r>
        <w:r w:rsidDel="00D50867">
          <w:rPr>
            <w:color w:val="030305"/>
            <w:sz w:val="15"/>
            <w:szCs w:val="15"/>
          </w:rPr>
          <w:delText>understand</w:delText>
        </w:r>
        <w:r w:rsidDel="00D50867">
          <w:rPr>
            <w:color w:val="382A36"/>
            <w:sz w:val="15"/>
            <w:szCs w:val="15"/>
          </w:rPr>
          <w:delText>,</w:delText>
        </w:r>
        <w:r w:rsidDel="00D50867">
          <w:rPr>
            <w:color w:val="382A36"/>
            <w:spacing w:val="-9"/>
            <w:sz w:val="15"/>
            <w:szCs w:val="15"/>
          </w:rPr>
          <w:delText xml:space="preserve"> </w:delText>
        </w:r>
        <w:r w:rsidDel="00D50867">
          <w:rPr>
            <w:color w:val="030305"/>
            <w:sz w:val="15"/>
            <w:szCs w:val="15"/>
          </w:rPr>
          <w:delText xml:space="preserve">and </w:delText>
        </w:r>
        <w:r w:rsidDel="00D50867">
          <w:rPr>
            <w:color w:val="1C1621"/>
            <w:sz w:val="15"/>
            <w:szCs w:val="15"/>
          </w:rPr>
          <w:delText>w</w:delText>
        </w:r>
        <w:r w:rsidDel="00D50867">
          <w:rPr>
            <w:color w:val="030305"/>
            <w:sz w:val="15"/>
            <w:szCs w:val="15"/>
          </w:rPr>
          <w:delText>ill</w:delText>
        </w:r>
        <w:r w:rsidDel="00D50867">
          <w:rPr>
            <w:color w:val="030305"/>
            <w:spacing w:val="-10"/>
            <w:sz w:val="15"/>
            <w:szCs w:val="15"/>
          </w:rPr>
          <w:delText xml:space="preserve"> </w:delText>
        </w:r>
        <w:r w:rsidDel="00D50867">
          <w:rPr>
            <w:color w:val="030305"/>
            <w:sz w:val="15"/>
            <w:szCs w:val="15"/>
          </w:rPr>
          <w:delText xml:space="preserve">comply </w:delText>
        </w:r>
        <w:r w:rsidDel="00D50867">
          <w:rPr>
            <w:color w:val="1C1621"/>
            <w:sz w:val="15"/>
            <w:szCs w:val="15"/>
          </w:rPr>
          <w:delText>w</w:delText>
        </w:r>
        <w:r w:rsidDel="00D50867">
          <w:rPr>
            <w:color w:val="030305"/>
            <w:sz w:val="15"/>
            <w:szCs w:val="15"/>
          </w:rPr>
          <w:delText>ith</w:delText>
        </w:r>
        <w:r w:rsidDel="00D50867">
          <w:rPr>
            <w:color w:val="030305"/>
            <w:spacing w:val="-11"/>
            <w:sz w:val="15"/>
            <w:szCs w:val="15"/>
          </w:rPr>
          <w:delText xml:space="preserve"> </w:delText>
        </w:r>
        <w:r w:rsidDel="00D50867">
          <w:rPr>
            <w:color w:val="030305"/>
            <w:sz w:val="15"/>
            <w:szCs w:val="15"/>
          </w:rPr>
          <w:delText>University</w:delText>
        </w:r>
        <w:r w:rsidDel="00D50867">
          <w:rPr>
            <w:color w:val="382A36"/>
            <w:sz w:val="15"/>
            <w:szCs w:val="15"/>
          </w:rPr>
          <w:delText>'</w:delText>
        </w:r>
        <w:r w:rsidDel="00D50867">
          <w:rPr>
            <w:color w:val="030305"/>
            <w:sz w:val="15"/>
            <w:szCs w:val="15"/>
          </w:rPr>
          <w:delText>s</w:delText>
        </w:r>
        <w:r w:rsidDel="00D50867">
          <w:rPr>
            <w:color w:val="030305"/>
            <w:spacing w:val="-1"/>
            <w:sz w:val="15"/>
            <w:szCs w:val="15"/>
          </w:rPr>
          <w:delText xml:space="preserve"> </w:delText>
        </w:r>
        <w:r w:rsidDel="00D50867">
          <w:rPr>
            <w:color w:val="030305"/>
            <w:sz w:val="15"/>
            <w:szCs w:val="15"/>
          </w:rPr>
          <w:delText>anti-discrimination</w:delText>
        </w:r>
        <w:r w:rsidDel="00D50867">
          <w:rPr>
            <w:color w:val="030305"/>
            <w:spacing w:val="-11"/>
            <w:sz w:val="15"/>
            <w:szCs w:val="15"/>
          </w:rPr>
          <w:delText xml:space="preserve"> </w:delText>
        </w:r>
        <w:r w:rsidDel="00D50867">
          <w:rPr>
            <w:color w:val="030305"/>
            <w:sz w:val="15"/>
            <w:szCs w:val="15"/>
          </w:rPr>
          <w:delText>policy and</w:delText>
        </w:r>
        <w:r w:rsidDel="00D50867">
          <w:rPr>
            <w:color w:val="030305"/>
            <w:spacing w:val="-4"/>
            <w:sz w:val="15"/>
            <w:szCs w:val="15"/>
          </w:rPr>
          <w:delText xml:space="preserve"> </w:delText>
        </w:r>
        <w:r w:rsidDel="00D50867">
          <w:rPr>
            <w:color w:val="030305"/>
            <w:sz w:val="15"/>
            <w:szCs w:val="15"/>
          </w:rPr>
          <w:delText>its</w:delText>
        </w:r>
        <w:r w:rsidDel="00D50867">
          <w:rPr>
            <w:color w:val="030305"/>
            <w:spacing w:val="-4"/>
            <w:sz w:val="15"/>
            <w:szCs w:val="15"/>
          </w:rPr>
          <w:delText xml:space="preserve"> </w:delText>
        </w:r>
        <w:r w:rsidDel="00D50867">
          <w:rPr>
            <w:color w:val="030305"/>
            <w:sz w:val="15"/>
            <w:szCs w:val="15"/>
          </w:rPr>
          <w:delText xml:space="preserve">reporting </w:delText>
        </w:r>
        <w:r w:rsidDel="00D50867">
          <w:rPr>
            <w:color w:val="1C1621"/>
            <w:sz w:val="15"/>
            <w:szCs w:val="15"/>
          </w:rPr>
          <w:delText>w</w:delText>
        </w:r>
        <w:r w:rsidDel="00D50867">
          <w:rPr>
            <w:color w:val="030305"/>
            <w:sz w:val="15"/>
            <w:szCs w:val="15"/>
          </w:rPr>
          <w:delText>ebsite</w:delText>
        </w:r>
        <w:r w:rsidDel="00D50867">
          <w:rPr>
            <w:color w:val="030305"/>
            <w:spacing w:val="-11"/>
            <w:sz w:val="15"/>
            <w:szCs w:val="15"/>
          </w:rPr>
          <w:delText xml:space="preserve"> </w:delText>
        </w:r>
        <w:r w:rsidDel="00D50867">
          <w:rPr>
            <w:color w:val="030305"/>
            <w:sz w:val="15"/>
            <w:szCs w:val="15"/>
          </w:rPr>
          <w:delText>at https:</w:delText>
        </w:r>
        <w:r w:rsidDel="00D50867">
          <w:rPr>
            <w:color w:val="382A36"/>
            <w:sz w:val="15"/>
            <w:szCs w:val="15"/>
          </w:rPr>
          <w:delText>//</w:delText>
        </w:r>
        <w:r w:rsidDel="00D50867">
          <w:rPr>
            <w:color w:val="1C1621"/>
            <w:sz w:val="15"/>
            <w:szCs w:val="15"/>
          </w:rPr>
          <w:delText>www</w:delText>
        </w:r>
        <w:r w:rsidDel="00D50867">
          <w:rPr>
            <w:color w:val="663D16"/>
            <w:sz w:val="15"/>
            <w:szCs w:val="15"/>
          </w:rPr>
          <w:delText>.</w:delText>
        </w:r>
        <w:r w:rsidDel="00D50867">
          <w:rPr>
            <w:color w:val="030305"/>
            <w:sz w:val="15"/>
            <w:szCs w:val="15"/>
          </w:rPr>
          <w:delText>k</w:delText>
        </w:r>
        <w:r w:rsidDel="00D50867">
          <w:rPr>
            <w:color w:val="1C1621"/>
            <w:sz w:val="15"/>
            <w:szCs w:val="15"/>
          </w:rPr>
          <w:delText>-</w:delText>
        </w:r>
        <w:r w:rsidDel="00D50867">
          <w:rPr>
            <w:color w:val="030305"/>
            <w:sz w:val="15"/>
            <w:szCs w:val="15"/>
          </w:rPr>
          <w:delText>state.edu</w:delText>
        </w:r>
        <w:r w:rsidDel="00D50867">
          <w:rPr>
            <w:color w:val="382A36"/>
            <w:sz w:val="15"/>
            <w:szCs w:val="15"/>
          </w:rPr>
          <w:delText>/</w:delText>
        </w:r>
        <w:r w:rsidDel="00D50867">
          <w:rPr>
            <w:color w:val="030305"/>
            <w:sz w:val="15"/>
            <w:szCs w:val="15"/>
          </w:rPr>
          <w:delText>report/.</w:delText>
        </w:r>
        <w:r w:rsidDel="00D50867">
          <w:rPr>
            <w:color w:val="030305"/>
            <w:spacing w:val="-11"/>
            <w:sz w:val="15"/>
            <w:szCs w:val="15"/>
          </w:rPr>
          <w:delText xml:space="preserve"> </w:delText>
        </w:r>
        <w:r w:rsidDel="00D50867">
          <w:rPr>
            <w:color w:val="030305"/>
            <w:sz w:val="15"/>
            <w:szCs w:val="15"/>
          </w:rPr>
          <w:delText xml:space="preserve">Contractor also agrees: </w:delText>
        </w:r>
        <w:r w:rsidDel="00D50867">
          <w:rPr>
            <w:color w:val="1C1621"/>
            <w:sz w:val="15"/>
            <w:szCs w:val="15"/>
          </w:rPr>
          <w:delText>(</w:delText>
        </w:r>
        <w:r w:rsidDel="00D50867">
          <w:rPr>
            <w:color w:val="030305"/>
            <w:sz w:val="15"/>
            <w:szCs w:val="15"/>
          </w:rPr>
          <w:delText>a</w:delText>
        </w:r>
        <w:r w:rsidDel="00D50867">
          <w:rPr>
            <w:color w:val="1C1621"/>
            <w:sz w:val="15"/>
            <w:szCs w:val="15"/>
          </w:rPr>
          <w:delText>)</w:delText>
        </w:r>
        <w:r w:rsidDel="00D50867">
          <w:rPr>
            <w:color w:val="1C1621"/>
            <w:spacing w:val="-5"/>
            <w:sz w:val="15"/>
            <w:szCs w:val="15"/>
          </w:rPr>
          <w:delText xml:space="preserve"> </w:delText>
        </w:r>
        <w:r w:rsidDel="00D50867">
          <w:rPr>
            <w:color w:val="030305"/>
            <w:sz w:val="15"/>
            <w:szCs w:val="15"/>
          </w:rPr>
          <w:delText>to</w:delText>
        </w:r>
        <w:r w:rsidDel="00D50867">
          <w:rPr>
            <w:color w:val="030305"/>
            <w:spacing w:val="-7"/>
            <w:sz w:val="15"/>
            <w:szCs w:val="15"/>
          </w:rPr>
          <w:delText xml:space="preserve"> </w:delText>
        </w:r>
        <w:r w:rsidDel="00D50867">
          <w:rPr>
            <w:color w:val="030305"/>
            <w:sz w:val="15"/>
            <w:szCs w:val="15"/>
          </w:rPr>
          <w:delText xml:space="preserve">comply </w:delText>
        </w:r>
        <w:r w:rsidDel="00D50867">
          <w:rPr>
            <w:color w:val="1C1621"/>
            <w:sz w:val="15"/>
            <w:szCs w:val="15"/>
          </w:rPr>
          <w:delText>w</w:delText>
        </w:r>
        <w:r w:rsidDel="00D50867">
          <w:rPr>
            <w:color w:val="030305"/>
            <w:sz w:val="15"/>
            <w:szCs w:val="15"/>
          </w:rPr>
          <w:delText>ith</w:delText>
        </w:r>
        <w:r w:rsidDel="00D50867">
          <w:rPr>
            <w:color w:val="030305"/>
            <w:spacing w:val="-4"/>
            <w:sz w:val="15"/>
            <w:szCs w:val="15"/>
          </w:rPr>
          <w:delText xml:space="preserve"> </w:delText>
        </w:r>
        <w:r w:rsidDel="00D50867">
          <w:rPr>
            <w:color w:val="030305"/>
            <w:sz w:val="15"/>
            <w:szCs w:val="15"/>
          </w:rPr>
          <w:delText xml:space="preserve">the Kansas Act Against Discrimination </w:delText>
        </w:r>
        <w:r w:rsidDel="00D50867">
          <w:rPr>
            <w:color w:val="1C1621"/>
            <w:sz w:val="15"/>
            <w:szCs w:val="15"/>
          </w:rPr>
          <w:delText>(</w:delText>
        </w:r>
        <w:r w:rsidDel="00D50867">
          <w:rPr>
            <w:color w:val="030305"/>
            <w:sz w:val="15"/>
            <w:szCs w:val="15"/>
          </w:rPr>
          <w:delText>K</w:delText>
        </w:r>
        <w:r w:rsidDel="00D50867">
          <w:rPr>
            <w:color w:val="663D16"/>
            <w:sz w:val="15"/>
            <w:szCs w:val="15"/>
          </w:rPr>
          <w:delText>.</w:delText>
        </w:r>
        <w:r w:rsidDel="00D50867">
          <w:rPr>
            <w:color w:val="030305"/>
            <w:sz w:val="15"/>
            <w:szCs w:val="15"/>
          </w:rPr>
          <w:delText>S</w:delText>
        </w:r>
        <w:r w:rsidDel="00D50867">
          <w:rPr>
            <w:color w:val="0E2A44"/>
            <w:sz w:val="15"/>
            <w:szCs w:val="15"/>
          </w:rPr>
          <w:delText>.</w:delText>
        </w:r>
        <w:r w:rsidDel="00D50867">
          <w:rPr>
            <w:color w:val="030305"/>
            <w:sz w:val="15"/>
            <w:szCs w:val="15"/>
          </w:rPr>
          <w:delText>A.</w:delText>
        </w:r>
        <w:r w:rsidDel="00D50867">
          <w:rPr>
            <w:color w:val="030305"/>
            <w:spacing w:val="-1"/>
            <w:sz w:val="15"/>
            <w:szCs w:val="15"/>
          </w:rPr>
          <w:delText xml:space="preserve"> </w:delText>
        </w:r>
        <w:r w:rsidDel="00D50867">
          <w:rPr>
            <w:color w:val="030305"/>
            <w:sz w:val="15"/>
            <w:szCs w:val="15"/>
          </w:rPr>
          <w:delText>44-1001</w:delText>
        </w:r>
        <w:r w:rsidDel="00D50867">
          <w:rPr>
            <w:color w:val="4B3D3F"/>
            <w:sz w:val="15"/>
            <w:szCs w:val="15"/>
          </w:rPr>
          <w:delText>,</w:delText>
        </w:r>
        <w:r w:rsidDel="00D50867">
          <w:rPr>
            <w:color w:val="4B3D3F"/>
            <w:spacing w:val="-5"/>
            <w:sz w:val="15"/>
            <w:szCs w:val="15"/>
          </w:rPr>
          <w:delText xml:space="preserve"> </w:delText>
        </w:r>
        <w:r w:rsidDel="00D50867">
          <w:rPr>
            <w:color w:val="030305"/>
            <w:sz w:val="15"/>
            <w:szCs w:val="15"/>
            <w:u w:val="thick" w:color="1C1621"/>
          </w:rPr>
          <w:delText>et</w:delText>
        </w:r>
        <w:r w:rsidDel="00D50867">
          <w:rPr>
            <w:color w:val="030305"/>
            <w:spacing w:val="-1"/>
            <w:sz w:val="15"/>
            <w:szCs w:val="15"/>
            <w:u w:val="thick" w:color="1C1621"/>
          </w:rPr>
          <w:delText xml:space="preserve"> </w:delText>
        </w:r>
        <w:r w:rsidDel="00D50867">
          <w:rPr>
            <w:color w:val="030305"/>
            <w:sz w:val="15"/>
            <w:szCs w:val="15"/>
            <w:u w:val="thick" w:color="1C1621"/>
          </w:rPr>
          <w:delText>seq</w:delText>
        </w:r>
        <w:r w:rsidDel="00D50867">
          <w:rPr>
            <w:color w:val="663D16"/>
            <w:sz w:val="15"/>
            <w:szCs w:val="15"/>
            <w:u w:val="thick" w:color="1C1621"/>
          </w:rPr>
          <w:delText>.</w:delText>
        </w:r>
        <w:r w:rsidDel="00D50867">
          <w:rPr>
            <w:color w:val="1C1621"/>
            <w:sz w:val="15"/>
            <w:szCs w:val="15"/>
          </w:rPr>
          <w:delText>)</w:delText>
        </w:r>
        <w:r w:rsidDel="00D50867">
          <w:rPr>
            <w:color w:val="1C1621"/>
            <w:spacing w:val="-3"/>
            <w:sz w:val="15"/>
            <w:szCs w:val="15"/>
          </w:rPr>
          <w:delText xml:space="preserve"> </w:delText>
        </w:r>
        <w:r w:rsidDel="00D50867">
          <w:rPr>
            <w:color w:val="030305"/>
            <w:sz w:val="15"/>
            <w:szCs w:val="15"/>
          </w:rPr>
          <w:delText>and the Kansas Age Discrimination</w:delText>
        </w:r>
        <w:r w:rsidDel="00D50867">
          <w:rPr>
            <w:color w:val="030305"/>
            <w:spacing w:val="-1"/>
            <w:sz w:val="15"/>
            <w:szCs w:val="15"/>
          </w:rPr>
          <w:delText xml:space="preserve"> </w:delText>
        </w:r>
        <w:r w:rsidDel="00D50867">
          <w:rPr>
            <w:color w:val="030305"/>
            <w:sz w:val="15"/>
            <w:szCs w:val="15"/>
          </w:rPr>
          <w:delText xml:space="preserve">in </w:delText>
        </w:r>
        <w:r w:rsidDel="00D50867">
          <w:rPr>
            <w:color w:val="030305"/>
            <w:spacing w:val="-2"/>
            <w:sz w:val="15"/>
            <w:szCs w:val="15"/>
          </w:rPr>
          <w:delText>Employment</w:delText>
        </w:r>
        <w:r w:rsidDel="00D50867">
          <w:rPr>
            <w:color w:val="030305"/>
            <w:spacing w:val="-9"/>
            <w:sz w:val="15"/>
            <w:szCs w:val="15"/>
          </w:rPr>
          <w:delText xml:space="preserve"> </w:delText>
        </w:r>
        <w:r w:rsidDel="00D50867">
          <w:rPr>
            <w:color w:val="030305"/>
            <w:spacing w:val="-2"/>
            <w:sz w:val="15"/>
            <w:szCs w:val="15"/>
          </w:rPr>
          <w:delText>Act</w:delText>
        </w:r>
        <w:r w:rsidDel="00D50867">
          <w:rPr>
            <w:color w:val="030305"/>
            <w:spacing w:val="-8"/>
            <w:sz w:val="15"/>
            <w:szCs w:val="15"/>
          </w:rPr>
          <w:delText xml:space="preserve"> </w:delText>
        </w:r>
        <w:r w:rsidDel="00D50867">
          <w:rPr>
            <w:color w:val="1C1621"/>
            <w:spacing w:val="-2"/>
            <w:sz w:val="15"/>
            <w:szCs w:val="15"/>
          </w:rPr>
          <w:delText>(</w:delText>
        </w:r>
        <w:r w:rsidDel="00D50867">
          <w:rPr>
            <w:color w:val="030305"/>
            <w:spacing w:val="-2"/>
            <w:sz w:val="15"/>
            <w:szCs w:val="15"/>
          </w:rPr>
          <w:delText>K</w:delText>
        </w:r>
        <w:r w:rsidDel="00D50867">
          <w:rPr>
            <w:color w:val="663D16"/>
            <w:spacing w:val="-2"/>
            <w:sz w:val="15"/>
            <w:szCs w:val="15"/>
          </w:rPr>
          <w:delText>.</w:delText>
        </w:r>
        <w:r w:rsidDel="00D50867">
          <w:rPr>
            <w:color w:val="030305"/>
            <w:spacing w:val="-2"/>
            <w:sz w:val="15"/>
            <w:szCs w:val="15"/>
          </w:rPr>
          <w:delText>S.A.</w:delText>
        </w:r>
        <w:r w:rsidDel="00D50867">
          <w:rPr>
            <w:color w:val="030305"/>
            <w:spacing w:val="-9"/>
            <w:sz w:val="15"/>
            <w:szCs w:val="15"/>
          </w:rPr>
          <w:delText xml:space="preserve"> </w:delText>
        </w:r>
        <w:r w:rsidDel="00D50867">
          <w:rPr>
            <w:color w:val="030305"/>
            <w:spacing w:val="-2"/>
            <w:sz w:val="15"/>
            <w:szCs w:val="15"/>
          </w:rPr>
          <w:delText>44-1111</w:delText>
        </w:r>
        <w:r w:rsidDel="00D50867">
          <w:rPr>
            <w:color w:val="4B3D3F"/>
            <w:spacing w:val="-2"/>
            <w:sz w:val="15"/>
            <w:szCs w:val="15"/>
          </w:rPr>
          <w:delText>,</w:delText>
        </w:r>
        <w:r w:rsidDel="00D50867">
          <w:rPr>
            <w:color w:val="4B3D3F"/>
            <w:spacing w:val="-8"/>
            <w:sz w:val="15"/>
            <w:szCs w:val="15"/>
          </w:rPr>
          <w:delText xml:space="preserve"> </w:delText>
        </w:r>
        <w:r w:rsidDel="00D50867">
          <w:rPr>
            <w:color w:val="030305"/>
            <w:spacing w:val="-2"/>
            <w:w w:val="155"/>
            <w:sz w:val="15"/>
            <w:szCs w:val="15"/>
          </w:rPr>
          <w:delText>fil</w:delText>
        </w:r>
        <w:r w:rsidDel="00D50867">
          <w:rPr>
            <w:rFonts w:ascii="Tahoma" w:hAnsi="Tahoma" w:cs="Tahoma"/>
            <w:color w:val="030305"/>
            <w:spacing w:val="-2"/>
            <w:w w:val="155"/>
            <w:sz w:val="15"/>
            <w:szCs w:val="15"/>
          </w:rPr>
          <w:delText>�</w:delText>
        </w:r>
        <w:r w:rsidDel="00D50867">
          <w:rPr>
            <w:color w:val="1C1621"/>
            <w:spacing w:val="-2"/>
            <w:w w:val="155"/>
            <w:sz w:val="15"/>
            <w:szCs w:val="15"/>
          </w:rPr>
          <w:delText>}</w:delText>
        </w:r>
        <w:r w:rsidDel="00D50867">
          <w:rPr>
            <w:color w:val="1C1621"/>
            <w:spacing w:val="-14"/>
            <w:w w:val="155"/>
            <w:sz w:val="15"/>
            <w:szCs w:val="15"/>
          </w:rPr>
          <w:delText xml:space="preserve"> </w:delText>
        </w:r>
        <w:r w:rsidDel="00D50867">
          <w:rPr>
            <w:color w:val="030305"/>
            <w:spacing w:val="-2"/>
            <w:sz w:val="15"/>
            <w:szCs w:val="15"/>
          </w:rPr>
          <w:delText>and</w:delText>
        </w:r>
        <w:r w:rsidDel="00D50867">
          <w:rPr>
            <w:color w:val="030305"/>
            <w:spacing w:val="-9"/>
            <w:sz w:val="15"/>
            <w:szCs w:val="15"/>
          </w:rPr>
          <w:delText xml:space="preserve"> </w:delText>
        </w:r>
        <w:r w:rsidDel="00D50867">
          <w:rPr>
            <w:color w:val="030305"/>
            <w:spacing w:val="-2"/>
            <w:sz w:val="15"/>
            <w:szCs w:val="15"/>
          </w:rPr>
          <w:delText>the</w:delText>
        </w:r>
        <w:r w:rsidDel="00D50867">
          <w:rPr>
            <w:color w:val="030305"/>
            <w:spacing w:val="-8"/>
            <w:sz w:val="15"/>
            <w:szCs w:val="15"/>
          </w:rPr>
          <w:delText xml:space="preserve"> </w:delText>
        </w:r>
        <w:r w:rsidDel="00D50867">
          <w:rPr>
            <w:color w:val="030305"/>
            <w:spacing w:val="-2"/>
            <w:sz w:val="15"/>
            <w:szCs w:val="15"/>
          </w:rPr>
          <w:delText>applicable</w:delText>
        </w:r>
        <w:r w:rsidDel="00D50867">
          <w:rPr>
            <w:color w:val="030305"/>
            <w:spacing w:val="-9"/>
            <w:sz w:val="15"/>
            <w:szCs w:val="15"/>
          </w:rPr>
          <w:delText xml:space="preserve"> </w:delText>
        </w:r>
        <w:r w:rsidDel="00D50867">
          <w:rPr>
            <w:color w:val="030305"/>
            <w:spacing w:val="-2"/>
            <w:sz w:val="15"/>
            <w:szCs w:val="15"/>
          </w:rPr>
          <w:delText>provisions</w:delText>
        </w:r>
        <w:r w:rsidDel="00D50867">
          <w:rPr>
            <w:color w:val="030305"/>
            <w:spacing w:val="10"/>
            <w:sz w:val="15"/>
            <w:szCs w:val="15"/>
          </w:rPr>
          <w:delText xml:space="preserve"> </w:delText>
        </w:r>
        <w:r w:rsidDel="00D50867">
          <w:rPr>
            <w:color w:val="030305"/>
            <w:spacing w:val="-2"/>
            <w:sz w:val="15"/>
            <w:szCs w:val="15"/>
          </w:rPr>
          <w:delText>of the Americans</w:delText>
        </w:r>
        <w:r w:rsidDel="00D50867">
          <w:rPr>
            <w:color w:val="030305"/>
            <w:spacing w:val="18"/>
            <w:sz w:val="15"/>
            <w:szCs w:val="15"/>
          </w:rPr>
          <w:delText xml:space="preserve"> </w:delText>
        </w:r>
        <w:r w:rsidDel="00D50867">
          <w:rPr>
            <w:color w:val="030305"/>
            <w:spacing w:val="-2"/>
            <w:sz w:val="15"/>
            <w:szCs w:val="15"/>
          </w:rPr>
          <w:delText>With</w:delText>
        </w:r>
        <w:r w:rsidDel="00D50867">
          <w:rPr>
            <w:color w:val="030305"/>
            <w:spacing w:val="-3"/>
            <w:sz w:val="15"/>
            <w:szCs w:val="15"/>
          </w:rPr>
          <w:delText xml:space="preserve"> </w:delText>
        </w:r>
        <w:r w:rsidDel="00D50867">
          <w:rPr>
            <w:color w:val="030305"/>
            <w:spacing w:val="-2"/>
            <w:sz w:val="15"/>
            <w:szCs w:val="15"/>
          </w:rPr>
          <w:delText>Disabilities</w:delText>
        </w:r>
        <w:r w:rsidDel="00D50867">
          <w:rPr>
            <w:color w:val="030305"/>
            <w:spacing w:val="16"/>
            <w:sz w:val="15"/>
            <w:szCs w:val="15"/>
          </w:rPr>
          <w:delText xml:space="preserve"> </w:delText>
        </w:r>
        <w:r w:rsidDel="00D50867">
          <w:rPr>
            <w:color w:val="030305"/>
            <w:spacing w:val="-2"/>
            <w:sz w:val="15"/>
            <w:szCs w:val="15"/>
          </w:rPr>
          <w:delText xml:space="preserve">Act </w:delText>
        </w:r>
        <w:r w:rsidDel="00D50867">
          <w:rPr>
            <w:color w:val="1C1621"/>
            <w:spacing w:val="-2"/>
            <w:sz w:val="15"/>
            <w:szCs w:val="15"/>
          </w:rPr>
          <w:delText>(</w:delText>
        </w:r>
        <w:r w:rsidDel="00D50867">
          <w:rPr>
            <w:color w:val="030305"/>
            <w:spacing w:val="-2"/>
            <w:sz w:val="15"/>
            <w:szCs w:val="15"/>
          </w:rPr>
          <w:delText>42</w:delText>
        </w:r>
        <w:r w:rsidDel="00D50867">
          <w:rPr>
            <w:color w:val="030305"/>
            <w:spacing w:val="-4"/>
            <w:sz w:val="15"/>
            <w:szCs w:val="15"/>
          </w:rPr>
          <w:delText xml:space="preserve"> </w:delText>
        </w:r>
        <w:r w:rsidDel="00D50867">
          <w:rPr>
            <w:color w:val="030305"/>
            <w:spacing w:val="-2"/>
            <w:sz w:val="15"/>
            <w:szCs w:val="15"/>
          </w:rPr>
          <w:delText>U.S.C.</w:delText>
        </w:r>
        <w:r w:rsidDel="00D50867">
          <w:rPr>
            <w:color w:val="030305"/>
            <w:spacing w:val="7"/>
            <w:sz w:val="15"/>
            <w:szCs w:val="15"/>
          </w:rPr>
          <w:delText xml:space="preserve"> </w:delText>
        </w:r>
        <w:r w:rsidDel="00D50867">
          <w:rPr>
            <w:color w:val="030305"/>
            <w:spacing w:val="-2"/>
            <w:sz w:val="15"/>
            <w:szCs w:val="15"/>
          </w:rPr>
          <w:delText>12101</w:delText>
        </w:r>
        <w:r w:rsidDel="00D50867">
          <w:rPr>
            <w:color w:val="382A36"/>
            <w:spacing w:val="-2"/>
            <w:sz w:val="15"/>
            <w:szCs w:val="15"/>
          </w:rPr>
          <w:delText>,</w:delText>
        </w:r>
        <w:r w:rsidDel="00D50867">
          <w:rPr>
            <w:color w:val="382A36"/>
            <w:spacing w:val="-9"/>
            <w:sz w:val="15"/>
            <w:szCs w:val="15"/>
          </w:rPr>
          <w:delText xml:space="preserve"> </w:delText>
        </w:r>
        <w:r w:rsidDel="00D50867">
          <w:rPr>
            <w:color w:val="030305"/>
            <w:spacing w:val="-2"/>
            <w:sz w:val="15"/>
            <w:szCs w:val="15"/>
          </w:rPr>
          <w:delText xml:space="preserve">fil </w:delText>
        </w:r>
        <w:r w:rsidDel="00D50867">
          <w:rPr>
            <w:rFonts w:ascii="Tahoma" w:hAnsi="Tahoma" w:cs="Tahoma"/>
            <w:color w:val="030305"/>
            <w:spacing w:val="-2"/>
            <w:w w:val="195"/>
            <w:sz w:val="15"/>
            <w:szCs w:val="15"/>
          </w:rPr>
          <w:delText>�</w:delText>
        </w:r>
        <w:r w:rsidDel="00D50867">
          <w:rPr>
            <w:color w:val="1C1621"/>
            <w:spacing w:val="-2"/>
            <w:w w:val="195"/>
            <w:sz w:val="15"/>
            <w:szCs w:val="15"/>
          </w:rPr>
          <w:delText>)</w:delText>
        </w:r>
        <w:r w:rsidDel="00D50867">
          <w:rPr>
            <w:color w:val="1C1621"/>
            <w:spacing w:val="-19"/>
            <w:w w:val="195"/>
            <w:sz w:val="15"/>
            <w:szCs w:val="15"/>
          </w:rPr>
          <w:delText xml:space="preserve"> </w:delText>
        </w:r>
        <w:r w:rsidDel="00D50867">
          <w:rPr>
            <w:color w:val="1C1621"/>
            <w:spacing w:val="-2"/>
            <w:sz w:val="15"/>
            <w:szCs w:val="15"/>
          </w:rPr>
          <w:delText>(</w:delText>
        </w:r>
        <w:r w:rsidDel="00D50867">
          <w:rPr>
            <w:color w:val="030305"/>
            <w:spacing w:val="-2"/>
            <w:sz w:val="15"/>
            <w:szCs w:val="15"/>
          </w:rPr>
          <w:delText>ADA</w:delText>
        </w:r>
        <w:r w:rsidDel="00D50867">
          <w:rPr>
            <w:color w:val="1C1621"/>
            <w:spacing w:val="-2"/>
            <w:sz w:val="15"/>
            <w:szCs w:val="15"/>
          </w:rPr>
          <w:delText>)</w:delText>
        </w:r>
        <w:r w:rsidDel="00D50867">
          <w:rPr>
            <w:color w:val="1C1621"/>
            <w:spacing w:val="-8"/>
            <w:sz w:val="15"/>
            <w:szCs w:val="15"/>
          </w:rPr>
          <w:delText xml:space="preserve"> </w:delText>
        </w:r>
        <w:r w:rsidDel="00D50867">
          <w:rPr>
            <w:color w:val="030305"/>
            <w:spacing w:val="-2"/>
            <w:sz w:val="15"/>
            <w:szCs w:val="15"/>
          </w:rPr>
          <w:delText>and</w:delText>
        </w:r>
        <w:r w:rsidDel="00D50867">
          <w:rPr>
            <w:color w:val="030305"/>
            <w:spacing w:val="-8"/>
            <w:sz w:val="15"/>
            <w:szCs w:val="15"/>
          </w:rPr>
          <w:delText xml:space="preserve"> </w:delText>
        </w:r>
        <w:r w:rsidDel="00D50867">
          <w:rPr>
            <w:color w:val="030305"/>
            <w:spacing w:val="-2"/>
            <w:sz w:val="15"/>
            <w:szCs w:val="15"/>
          </w:rPr>
          <w:delText>to</w:delText>
        </w:r>
        <w:r w:rsidDel="00D50867">
          <w:rPr>
            <w:color w:val="030305"/>
            <w:spacing w:val="-9"/>
            <w:sz w:val="15"/>
            <w:szCs w:val="15"/>
          </w:rPr>
          <w:delText xml:space="preserve"> </w:delText>
        </w:r>
        <w:r w:rsidDel="00D50867">
          <w:rPr>
            <w:color w:val="030305"/>
            <w:spacing w:val="-2"/>
            <w:sz w:val="15"/>
            <w:szCs w:val="15"/>
          </w:rPr>
          <w:delText>not discriminate</w:delText>
        </w:r>
        <w:r w:rsidDel="00D50867">
          <w:rPr>
            <w:color w:val="030305"/>
            <w:sz w:val="15"/>
            <w:szCs w:val="15"/>
          </w:rPr>
          <w:delText xml:space="preserve"> against</w:delText>
        </w:r>
        <w:r w:rsidDel="00D50867">
          <w:rPr>
            <w:color w:val="030305"/>
            <w:spacing w:val="10"/>
            <w:sz w:val="15"/>
            <w:szCs w:val="15"/>
          </w:rPr>
          <w:delText xml:space="preserve"> </w:delText>
        </w:r>
        <w:r w:rsidDel="00D50867">
          <w:rPr>
            <w:color w:val="030305"/>
            <w:sz w:val="15"/>
            <w:szCs w:val="15"/>
          </w:rPr>
          <w:delText>any person because</w:delText>
        </w:r>
        <w:r w:rsidDel="00D50867">
          <w:rPr>
            <w:color w:val="030305"/>
            <w:spacing w:val="8"/>
            <w:sz w:val="15"/>
            <w:szCs w:val="15"/>
          </w:rPr>
          <w:delText xml:space="preserve"> </w:delText>
        </w:r>
        <w:r w:rsidDel="00D50867">
          <w:rPr>
            <w:color w:val="030305"/>
            <w:sz w:val="15"/>
            <w:szCs w:val="15"/>
          </w:rPr>
          <w:delText>of race</w:delText>
        </w:r>
        <w:r w:rsidDel="00D50867">
          <w:rPr>
            <w:color w:val="1C1621"/>
            <w:sz w:val="15"/>
            <w:szCs w:val="15"/>
          </w:rPr>
          <w:delText>,</w:delText>
        </w:r>
        <w:r w:rsidDel="00D50867">
          <w:rPr>
            <w:color w:val="1C1621"/>
            <w:spacing w:val="-4"/>
            <w:sz w:val="15"/>
            <w:szCs w:val="15"/>
          </w:rPr>
          <w:delText xml:space="preserve"> </w:delText>
        </w:r>
        <w:r w:rsidDel="00D50867">
          <w:rPr>
            <w:color w:val="030305"/>
            <w:sz w:val="15"/>
            <w:szCs w:val="15"/>
          </w:rPr>
          <w:delText>religion</w:delText>
        </w:r>
        <w:r w:rsidDel="00D50867">
          <w:rPr>
            <w:color w:val="382A36"/>
            <w:sz w:val="15"/>
            <w:szCs w:val="15"/>
          </w:rPr>
          <w:delText>,</w:delText>
        </w:r>
        <w:r w:rsidDel="00D50867">
          <w:rPr>
            <w:color w:val="382A36"/>
            <w:spacing w:val="-11"/>
            <w:sz w:val="15"/>
            <w:szCs w:val="15"/>
          </w:rPr>
          <w:delText xml:space="preserve"> </w:delText>
        </w:r>
        <w:r w:rsidDel="00D50867">
          <w:rPr>
            <w:color w:val="030305"/>
            <w:sz w:val="15"/>
            <w:szCs w:val="15"/>
          </w:rPr>
          <w:delText>color</w:delText>
        </w:r>
        <w:r w:rsidDel="00D50867">
          <w:rPr>
            <w:color w:val="382A36"/>
            <w:sz w:val="15"/>
            <w:szCs w:val="15"/>
          </w:rPr>
          <w:delText>,</w:delText>
        </w:r>
        <w:r w:rsidDel="00D50867">
          <w:rPr>
            <w:color w:val="382A36"/>
            <w:spacing w:val="-9"/>
            <w:sz w:val="15"/>
            <w:szCs w:val="15"/>
          </w:rPr>
          <w:delText xml:space="preserve"> </w:delText>
        </w:r>
        <w:r w:rsidDel="00D50867">
          <w:rPr>
            <w:color w:val="030305"/>
            <w:sz w:val="15"/>
            <w:szCs w:val="15"/>
          </w:rPr>
          <w:delText>se</w:delText>
        </w:r>
        <w:r w:rsidDel="00D50867">
          <w:rPr>
            <w:color w:val="1C1621"/>
            <w:sz w:val="15"/>
            <w:szCs w:val="15"/>
          </w:rPr>
          <w:delText>x,</w:delText>
        </w:r>
        <w:r w:rsidDel="00D50867">
          <w:rPr>
            <w:color w:val="1C1621"/>
            <w:spacing w:val="-4"/>
            <w:sz w:val="15"/>
            <w:szCs w:val="15"/>
          </w:rPr>
          <w:delText xml:space="preserve"> </w:delText>
        </w:r>
        <w:r w:rsidDel="00D50867">
          <w:rPr>
            <w:color w:val="030305"/>
            <w:sz w:val="15"/>
            <w:szCs w:val="15"/>
          </w:rPr>
          <w:delText>disabilit</w:delText>
        </w:r>
        <w:r w:rsidDel="00D50867">
          <w:rPr>
            <w:color w:val="1C1621"/>
            <w:sz w:val="15"/>
            <w:szCs w:val="15"/>
          </w:rPr>
          <w:delText>y</w:delText>
        </w:r>
        <w:r w:rsidDel="00D50867">
          <w:rPr>
            <w:color w:val="4B3D3F"/>
            <w:sz w:val="15"/>
            <w:szCs w:val="15"/>
          </w:rPr>
          <w:delText>,</w:delText>
        </w:r>
        <w:r w:rsidDel="00D50867">
          <w:rPr>
            <w:color w:val="4B3D3F"/>
            <w:spacing w:val="-10"/>
            <w:sz w:val="15"/>
            <w:szCs w:val="15"/>
          </w:rPr>
          <w:delText xml:space="preserve"> </w:delText>
        </w:r>
        <w:r w:rsidDel="00D50867">
          <w:rPr>
            <w:color w:val="030305"/>
            <w:sz w:val="15"/>
            <w:szCs w:val="15"/>
          </w:rPr>
          <w:delText>national origin or ancestry</w:delText>
        </w:r>
        <w:r w:rsidDel="00D50867">
          <w:rPr>
            <w:color w:val="1C1621"/>
            <w:sz w:val="15"/>
            <w:szCs w:val="15"/>
          </w:rPr>
          <w:delText>,</w:delText>
        </w:r>
        <w:r w:rsidDel="00D50867">
          <w:rPr>
            <w:color w:val="1C1621"/>
            <w:spacing w:val="-10"/>
            <w:sz w:val="15"/>
            <w:szCs w:val="15"/>
          </w:rPr>
          <w:delText xml:space="preserve"> </w:delText>
        </w:r>
        <w:r w:rsidDel="00D50867">
          <w:rPr>
            <w:color w:val="030305"/>
            <w:sz w:val="15"/>
            <w:szCs w:val="15"/>
          </w:rPr>
          <w:delText>or age in</w:delText>
        </w:r>
        <w:r w:rsidDel="00D50867">
          <w:rPr>
            <w:color w:val="030305"/>
            <w:spacing w:val="-4"/>
            <w:sz w:val="15"/>
            <w:szCs w:val="15"/>
          </w:rPr>
          <w:delText xml:space="preserve"> </w:delText>
        </w:r>
        <w:r w:rsidDel="00D50867">
          <w:rPr>
            <w:color w:val="030305"/>
            <w:sz w:val="15"/>
            <w:szCs w:val="15"/>
          </w:rPr>
          <w:delText>the admission</w:delText>
        </w:r>
        <w:r w:rsidDel="00D50867">
          <w:rPr>
            <w:color w:val="030305"/>
            <w:spacing w:val="13"/>
            <w:sz w:val="15"/>
            <w:szCs w:val="15"/>
          </w:rPr>
          <w:delText xml:space="preserve"> </w:delText>
        </w:r>
        <w:r w:rsidDel="00D50867">
          <w:rPr>
            <w:color w:val="030305"/>
            <w:sz w:val="15"/>
            <w:szCs w:val="15"/>
          </w:rPr>
          <w:delText>or access</w:delText>
        </w:r>
        <w:r w:rsidDel="00D50867">
          <w:rPr>
            <w:color w:val="030305"/>
            <w:spacing w:val="10"/>
            <w:sz w:val="15"/>
            <w:szCs w:val="15"/>
          </w:rPr>
          <w:delText xml:space="preserve"> </w:delText>
        </w:r>
        <w:r w:rsidDel="00D50867">
          <w:rPr>
            <w:color w:val="030305"/>
            <w:sz w:val="15"/>
            <w:szCs w:val="15"/>
          </w:rPr>
          <w:delText>to</w:delText>
        </w:r>
        <w:r w:rsidDel="00D50867">
          <w:rPr>
            <w:color w:val="382A36"/>
            <w:sz w:val="15"/>
            <w:szCs w:val="15"/>
          </w:rPr>
          <w:delText>,</w:delText>
        </w:r>
        <w:r w:rsidDel="00D50867">
          <w:rPr>
            <w:color w:val="382A36"/>
            <w:spacing w:val="-10"/>
            <w:sz w:val="15"/>
            <w:szCs w:val="15"/>
          </w:rPr>
          <w:delText xml:space="preserve"> </w:delText>
        </w:r>
        <w:r w:rsidDel="00D50867">
          <w:rPr>
            <w:color w:val="030305"/>
            <w:sz w:val="15"/>
            <w:szCs w:val="15"/>
          </w:rPr>
          <w:delText>or treatment</w:delText>
        </w:r>
        <w:r w:rsidDel="00D50867">
          <w:rPr>
            <w:color w:val="030305"/>
            <w:spacing w:val="8"/>
            <w:sz w:val="15"/>
            <w:szCs w:val="15"/>
          </w:rPr>
          <w:delText xml:space="preserve"> </w:delText>
        </w:r>
        <w:r w:rsidDel="00D50867">
          <w:rPr>
            <w:color w:val="030305"/>
            <w:sz w:val="15"/>
            <w:szCs w:val="15"/>
          </w:rPr>
          <w:delText>or employment</w:delText>
        </w:r>
        <w:r w:rsidDel="00D50867">
          <w:rPr>
            <w:color w:val="030305"/>
            <w:spacing w:val="13"/>
            <w:sz w:val="15"/>
            <w:szCs w:val="15"/>
          </w:rPr>
          <w:delText xml:space="preserve"> </w:delText>
        </w:r>
        <w:r w:rsidDel="00D50867">
          <w:rPr>
            <w:color w:val="030305"/>
            <w:sz w:val="15"/>
            <w:szCs w:val="15"/>
          </w:rPr>
          <w:delText>in</w:delText>
        </w:r>
        <w:r w:rsidDel="00D50867">
          <w:rPr>
            <w:color w:val="382A36"/>
            <w:sz w:val="15"/>
            <w:szCs w:val="15"/>
          </w:rPr>
          <w:delText xml:space="preserve">, </w:delText>
        </w:r>
        <w:r w:rsidDel="00D50867">
          <w:rPr>
            <w:color w:val="030305"/>
            <w:sz w:val="15"/>
            <w:szCs w:val="15"/>
          </w:rPr>
          <w:delText>its</w:delText>
        </w:r>
        <w:r w:rsidDel="00D50867">
          <w:rPr>
            <w:color w:val="030305"/>
            <w:spacing w:val="-9"/>
            <w:sz w:val="15"/>
            <w:szCs w:val="15"/>
          </w:rPr>
          <w:delText xml:space="preserve"> </w:delText>
        </w:r>
        <w:r w:rsidDel="00D50867">
          <w:rPr>
            <w:color w:val="030305"/>
            <w:sz w:val="15"/>
            <w:szCs w:val="15"/>
          </w:rPr>
          <w:delText>programs or</w:delText>
        </w:r>
        <w:r w:rsidDel="00D50867">
          <w:rPr>
            <w:color w:val="030305"/>
            <w:spacing w:val="-1"/>
            <w:sz w:val="15"/>
            <w:szCs w:val="15"/>
          </w:rPr>
          <w:delText xml:space="preserve"> </w:delText>
        </w:r>
        <w:r w:rsidDel="00D50867">
          <w:rPr>
            <w:color w:val="030305"/>
            <w:sz w:val="15"/>
            <w:szCs w:val="15"/>
          </w:rPr>
          <w:delText>activities</w:delText>
        </w:r>
        <w:r w:rsidDel="00D50867">
          <w:rPr>
            <w:color w:val="1C1621"/>
            <w:sz w:val="15"/>
            <w:szCs w:val="15"/>
          </w:rPr>
          <w:delText>;</w:delText>
        </w:r>
        <w:r w:rsidDel="00D50867">
          <w:rPr>
            <w:color w:val="1C1621"/>
            <w:spacing w:val="-11"/>
            <w:sz w:val="15"/>
            <w:szCs w:val="15"/>
          </w:rPr>
          <w:delText xml:space="preserve"> </w:delText>
        </w:r>
        <w:r w:rsidDel="00D50867">
          <w:rPr>
            <w:color w:val="1C1621"/>
            <w:sz w:val="15"/>
            <w:szCs w:val="15"/>
          </w:rPr>
          <w:delText>(</w:delText>
        </w:r>
        <w:r w:rsidDel="00D50867">
          <w:rPr>
            <w:color w:val="030305"/>
            <w:sz w:val="15"/>
            <w:szCs w:val="15"/>
          </w:rPr>
          <w:delText>b</w:delText>
        </w:r>
        <w:r w:rsidDel="00D50867">
          <w:rPr>
            <w:color w:val="1C1621"/>
            <w:sz w:val="15"/>
            <w:szCs w:val="15"/>
          </w:rPr>
          <w:delText>)</w:delText>
        </w:r>
        <w:r w:rsidDel="00D50867">
          <w:rPr>
            <w:color w:val="1C1621"/>
            <w:spacing w:val="-9"/>
            <w:sz w:val="15"/>
            <w:szCs w:val="15"/>
          </w:rPr>
          <w:delText xml:space="preserve"> </w:delText>
        </w:r>
        <w:r w:rsidDel="00D50867">
          <w:rPr>
            <w:color w:val="030305"/>
            <w:sz w:val="15"/>
            <w:szCs w:val="15"/>
          </w:rPr>
          <w:delText>to include in</w:delText>
        </w:r>
        <w:r w:rsidDel="00D50867">
          <w:rPr>
            <w:color w:val="030305"/>
            <w:spacing w:val="-7"/>
            <w:sz w:val="15"/>
            <w:szCs w:val="15"/>
          </w:rPr>
          <w:delText xml:space="preserve"> </w:delText>
        </w:r>
        <w:r w:rsidDel="00D50867">
          <w:rPr>
            <w:color w:val="030305"/>
            <w:sz w:val="15"/>
            <w:szCs w:val="15"/>
          </w:rPr>
          <w:delText>all</w:delText>
        </w:r>
        <w:r w:rsidDel="00D50867">
          <w:rPr>
            <w:color w:val="030305"/>
            <w:spacing w:val="-5"/>
            <w:sz w:val="15"/>
            <w:szCs w:val="15"/>
          </w:rPr>
          <w:delText xml:space="preserve"> </w:delText>
        </w:r>
        <w:r w:rsidDel="00D50867">
          <w:rPr>
            <w:color w:val="030305"/>
            <w:sz w:val="15"/>
            <w:szCs w:val="15"/>
          </w:rPr>
          <w:delText>solicitations</w:delText>
        </w:r>
        <w:r w:rsidDel="00D50867">
          <w:rPr>
            <w:color w:val="030305"/>
            <w:spacing w:val="15"/>
            <w:sz w:val="15"/>
            <w:szCs w:val="15"/>
          </w:rPr>
          <w:delText xml:space="preserve"> </w:delText>
        </w:r>
        <w:r w:rsidDel="00D50867">
          <w:rPr>
            <w:color w:val="030305"/>
            <w:sz w:val="15"/>
            <w:szCs w:val="15"/>
          </w:rPr>
          <w:delText>or advertisements</w:delText>
        </w:r>
        <w:r w:rsidDel="00D50867">
          <w:rPr>
            <w:color w:val="030305"/>
            <w:spacing w:val="-11"/>
            <w:sz w:val="15"/>
            <w:szCs w:val="15"/>
          </w:rPr>
          <w:delText xml:space="preserve"> </w:delText>
        </w:r>
        <w:r w:rsidDel="00D50867">
          <w:rPr>
            <w:color w:val="030305"/>
            <w:sz w:val="15"/>
            <w:szCs w:val="15"/>
          </w:rPr>
          <w:delText>for</w:delText>
        </w:r>
        <w:r w:rsidDel="00D50867">
          <w:rPr>
            <w:color w:val="030305"/>
            <w:spacing w:val="-1"/>
            <w:sz w:val="15"/>
            <w:szCs w:val="15"/>
          </w:rPr>
          <w:delText xml:space="preserve"> </w:delText>
        </w:r>
        <w:r w:rsidDel="00D50867">
          <w:rPr>
            <w:color w:val="030305"/>
            <w:sz w:val="15"/>
            <w:szCs w:val="15"/>
          </w:rPr>
          <w:delText>employees</w:delText>
        </w:r>
        <w:r w:rsidDel="00D50867">
          <w:rPr>
            <w:color w:val="1C1621"/>
            <w:sz w:val="15"/>
            <w:szCs w:val="15"/>
          </w:rPr>
          <w:delText>,</w:delText>
        </w:r>
        <w:r w:rsidDel="00D50867">
          <w:rPr>
            <w:color w:val="1C1621"/>
            <w:spacing w:val="-11"/>
            <w:sz w:val="15"/>
            <w:szCs w:val="15"/>
          </w:rPr>
          <w:delText xml:space="preserve"> </w:delText>
        </w:r>
        <w:r w:rsidDel="00D50867">
          <w:rPr>
            <w:color w:val="030305"/>
            <w:sz w:val="15"/>
            <w:szCs w:val="15"/>
          </w:rPr>
          <w:delText>the phrase "equal opportunity</w:delText>
        </w:r>
        <w:r w:rsidDel="00D50867">
          <w:rPr>
            <w:color w:val="030305"/>
            <w:spacing w:val="14"/>
            <w:sz w:val="15"/>
            <w:szCs w:val="15"/>
          </w:rPr>
          <w:delText xml:space="preserve"> </w:delText>
        </w:r>
        <w:r w:rsidDel="00D50867">
          <w:rPr>
            <w:color w:val="030305"/>
            <w:sz w:val="15"/>
            <w:szCs w:val="15"/>
          </w:rPr>
          <w:delText>employer"</w:delText>
        </w:r>
        <w:r w:rsidDel="00D50867">
          <w:rPr>
            <w:color w:val="1C1621"/>
            <w:sz w:val="15"/>
            <w:szCs w:val="15"/>
          </w:rPr>
          <w:delText>;</w:delText>
        </w:r>
        <w:r w:rsidDel="00D50867">
          <w:rPr>
            <w:color w:val="1C1621"/>
            <w:spacing w:val="-8"/>
            <w:sz w:val="15"/>
            <w:szCs w:val="15"/>
          </w:rPr>
          <w:delText xml:space="preserve"> </w:delText>
        </w:r>
        <w:r w:rsidDel="00D50867">
          <w:rPr>
            <w:color w:val="1C1621"/>
            <w:sz w:val="15"/>
            <w:szCs w:val="15"/>
          </w:rPr>
          <w:delText>(</w:delText>
        </w:r>
        <w:r w:rsidDel="00D50867">
          <w:rPr>
            <w:color w:val="030305"/>
            <w:sz w:val="15"/>
            <w:szCs w:val="15"/>
          </w:rPr>
          <w:delText>c</w:delText>
        </w:r>
        <w:r w:rsidDel="00D50867">
          <w:rPr>
            <w:color w:val="1C1621"/>
            <w:sz w:val="15"/>
            <w:szCs w:val="15"/>
          </w:rPr>
          <w:delText>)</w:delText>
        </w:r>
        <w:r w:rsidDel="00D50867">
          <w:rPr>
            <w:color w:val="1C1621"/>
            <w:spacing w:val="-10"/>
            <w:sz w:val="15"/>
            <w:szCs w:val="15"/>
          </w:rPr>
          <w:delText xml:space="preserve"> </w:delText>
        </w:r>
        <w:r w:rsidDel="00D50867">
          <w:rPr>
            <w:color w:val="030305"/>
            <w:sz w:val="15"/>
            <w:szCs w:val="15"/>
          </w:rPr>
          <w:delText>to</w:delText>
        </w:r>
        <w:r w:rsidDel="00D50867">
          <w:rPr>
            <w:color w:val="030305"/>
            <w:spacing w:val="-7"/>
            <w:sz w:val="15"/>
            <w:szCs w:val="15"/>
          </w:rPr>
          <w:delText xml:space="preserve"> </w:delText>
        </w:r>
        <w:r w:rsidDel="00D50867">
          <w:rPr>
            <w:color w:val="030305"/>
            <w:sz w:val="15"/>
            <w:szCs w:val="15"/>
          </w:rPr>
          <w:delText xml:space="preserve">comply </w:delText>
        </w:r>
        <w:r w:rsidDel="00D50867">
          <w:rPr>
            <w:color w:val="1C1621"/>
            <w:sz w:val="15"/>
            <w:szCs w:val="15"/>
          </w:rPr>
          <w:delText>w</w:delText>
        </w:r>
        <w:r w:rsidDel="00D50867">
          <w:rPr>
            <w:color w:val="030305"/>
            <w:sz w:val="15"/>
            <w:szCs w:val="15"/>
          </w:rPr>
          <w:delText>ith</w:delText>
        </w:r>
        <w:r w:rsidDel="00D50867">
          <w:rPr>
            <w:color w:val="030305"/>
            <w:spacing w:val="-9"/>
            <w:sz w:val="15"/>
            <w:szCs w:val="15"/>
          </w:rPr>
          <w:delText xml:space="preserve"> </w:delText>
        </w:r>
        <w:r w:rsidDel="00D50867">
          <w:rPr>
            <w:color w:val="030305"/>
            <w:sz w:val="15"/>
            <w:szCs w:val="15"/>
          </w:rPr>
          <w:delText>the reporting requirements</w:delText>
        </w:r>
        <w:r w:rsidDel="00D50867">
          <w:rPr>
            <w:color w:val="030305"/>
            <w:spacing w:val="17"/>
            <w:sz w:val="15"/>
            <w:szCs w:val="15"/>
          </w:rPr>
          <w:delText xml:space="preserve"> </w:delText>
        </w:r>
        <w:r w:rsidDel="00D50867">
          <w:rPr>
            <w:color w:val="030305"/>
            <w:sz w:val="15"/>
            <w:szCs w:val="15"/>
          </w:rPr>
          <w:delText>set out at K.S.A</w:delText>
        </w:r>
        <w:r w:rsidDel="00D50867">
          <w:rPr>
            <w:color w:val="153F66"/>
            <w:sz w:val="15"/>
            <w:szCs w:val="15"/>
          </w:rPr>
          <w:delText>.</w:delText>
        </w:r>
        <w:r w:rsidDel="00D50867">
          <w:rPr>
            <w:color w:val="153F66"/>
            <w:spacing w:val="-4"/>
            <w:sz w:val="15"/>
            <w:szCs w:val="15"/>
          </w:rPr>
          <w:delText xml:space="preserve"> </w:delText>
        </w:r>
        <w:r w:rsidDel="00D50867">
          <w:rPr>
            <w:color w:val="030305"/>
            <w:sz w:val="15"/>
            <w:szCs w:val="15"/>
          </w:rPr>
          <w:delText>44-1031 and K.S.A. 44-1116</w:delText>
        </w:r>
        <w:r w:rsidDel="00D50867">
          <w:rPr>
            <w:color w:val="1C1621"/>
            <w:sz w:val="15"/>
            <w:szCs w:val="15"/>
          </w:rPr>
          <w:delText>;</w:delText>
        </w:r>
        <w:r w:rsidDel="00D50867">
          <w:rPr>
            <w:color w:val="1C1621"/>
            <w:spacing w:val="-2"/>
            <w:sz w:val="15"/>
            <w:szCs w:val="15"/>
          </w:rPr>
          <w:delText xml:space="preserve"> </w:delText>
        </w:r>
        <w:r w:rsidDel="00D50867">
          <w:rPr>
            <w:color w:val="1C1621"/>
            <w:sz w:val="15"/>
            <w:szCs w:val="15"/>
          </w:rPr>
          <w:delText>(</w:delText>
        </w:r>
        <w:r w:rsidDel="00D50867">
          <w:rPr>
            <w:color w:val="030305"/>
            <w:sz w:val="15"/>
            <w:szCs w:val="15"/>
          </w:rPr>
          <w:delText>d</w:delText>
        </w:r>
        <w:r w:rsidDel="00D50867">
          <w:rPr>
            <w:color w:val="1C1621"/>
            <w:sz w:val="15"/>
            <w:szCs w:val="15"/>
          </w:rPr>
          <w:delText xml:space="preserve">) </w:delText>
        </w:r>
        <w:r w:rsidDel="00D50867">
          <w:rPr>
            <w:color w:val="030305"/>
            <w:sz w:val="15"/>
            <w:szCs w:val="15"/>
          </w:rPr>
          <w:delText>to include</w:delText>
        </w:r>
        <w:r w:rsidDel="00D50867">
          <w:rPr>
            <w:color w:val="030305"/>
            <w:spacing w:val="17"/>
            <w:sz w:val="15"/>
            <w:szCs w:val="15"/>
          </w:rPr>
          <w:delText xml:space="preserve"> </w:delText>
        </w:r>
        <w:r w:rsidDel="00D50867">
          <w:rPr>
            <w:color w:val="030305"/>
            <w:sz w:val="15"/>
            <w:szCs w:val="15"/>
          </w:rPr>
          <w:delText>those provisions in every subcontract</w:delText>
        </w:r>
        <w:r w:rsidDel="00D50867">
          <w:rPr>
            <w:color w:val="030305"/>
            <w:spacing w:val="19"/>
            <w:sz w:val="15"/>
            <w:szCs w:val="15"/>
          </w:rPr>
          <w:delText xml:space="preserve"> </w:delText>
        </w:r>
        <w:r w:rsidDel="00D50867">
          <w:rPr>
            <w:color w:val="030305"/>
            <w:sz w:val="15"/>
            <w:szCs w:val="15"/>
          </w:rPr>
          <w:delText>or purchase order so</w:delText>
        </w:r>
        <w:r w:rsidDel="00D50867">
          <w:rPr>
            <w:color w:val="030305"/>
            <w:spacing w:val="-1"/>
            <w:sz w:val="15"/>
            <w:szCs w:val="15"/>
          </w:rPr>
          <w:delText xml:space="preserve"> </w:delText>
        </w:r>
        <w:r w:rsidDel="00D50867">
          <w:rPr>
            <w:color w:val="030305"/>
            <w:sz w:val="15"/>
            <w:szCs w:val="15"/>
          </w:rPr>
          <w:delText>that they are binding upon such</w:delText>
        </w:r>
        <w:r w:rsidDel="00D50867">
          <w:rPr>
            <w:color w:val="030305"/>
            <w:spacing w:val="-2"/>
            <w:sz w:val="15"/>
            <w:szCs w:val="15"/>
          </w:rPr>
          <w:delText xml:space="preserve"> </w:delText>
        </w:r>
        <w:r w:rsidDel="00D50867">
          <w:rPr>
            <w:color w:val="030305"/>
            <w:sz w:val="15"/>
            <w:szCs w:val="15"/>
          </w:rPr>
          <w:delText>subcontractor</w:delText>
        </w:r>
        <w:r w:rsidDel="00D50867">
          <w:rPr>
            <w:color w:val="030305"/>
            <w:spacing w:val="13"/>
            <w:sz w:val="15"/>
            <w:szCs w:val="15"/>
          </w:rPr>
          <w:delText xml:space="preserve"> </w:delText>
        </w:r>
        <w:r w:rsidDel="00D50867">
          <w:rPr>
            <w:color w:val="030305"/>
            <w:sz w:val="15"/>
            <w:szCs w:val="15"/>
          </w:rPr>
          <w:delText>or</w:delText>
        </w:r>
        <w:r w:rsidDel="00D50867">
          <w:rPr>
            <w:color w:val="030305"/>
            <w:spacing w:val="-1"/>
            <w:sz w:val="15"/>
            <w:szCs w:val="15"/>
          </w:rPr>
          <w:delText xml:space="preserve"> </w:delText>
        </w:r>
        <w:r w:rsidDel="00D50867">
          <w:rPr>
            <w:color w:val="030305"/>
            <w:sz w:val="15"/>
            <w:szCs w:val="15"/>
          </w:rPr>
          <w:delText>vendor</w:delText>
        </w:r>
        <w:r w:rsidDel="00D50867">
          <w:rPr>
            <w:color w:val="382A36"/>
            <w:sz w:val="15"/>
            <w:szCs w:val="15"/>
          </w:rPr>
          <w:delText>;</w:delText>
        </w:r>
        <w:r w:rsidDel="00D50867">
          <w:rPr>
            <w:color w:val="382A36"/>
            <w:spacing w:val="-5"/>
            <w:sz w:val="15"/>
            <w:szCs w:val="15"/>
          </w:rPr>
          <w:delText xml:space="preserve"> </w:delText>
        </w:r>
        <w:r w:rsidDel="00D50867">
          <w:rPr>
            <w:color w:val="1C1621"/>
            <w:sz w:val="15"/>
            <w:szCs w:val="15"/>
          </w:rPr>
          <w:delText>(</w:delText>
        </w:r>
        <w:r w:rsidDel="00D50867">
          <w:rPr>
            <w:color w:val="030305"/>
            <w:sz w:val="15"/>
            <w:szCs w:val="15"/>
          </w:rPr>
          <w:delText>e</w:delText>
        </w:r>
        <w:r w:rsidDel="00D50867">
          <w:rPr>
            <w:color w:val="1C1621"/>
            <w:sz w:val="15"/>
            <w:szCs w:val="15"/>
          </w:rPr>
          <w:delText>)</w:delText>
        </w:r>
        <w:r w:rsidDel="00D50867">
          <w:rPr>
            <w:color w:val="1C1621"/>
            <w:spacing w:val="-7"/>
            <w:sz w:val="15"/>
            <w:szCs w:val="15"/>
          </w:rPr>
          <w:delText xml:space="preserve"> </w:delText>
        </w:r>
        <w:r w:rsidDel="00D50867">
          <w:rPr>
            <w:color w:val="030305"/>
            <w:sz w:val="15"/>
            <w:szCs w:val="15"/>
          </w:rPr>
          <w:delText>that a</w:delText>
        </w:r>
        <w:r w:rsidDel="00D50867">
          <w:rPr>
            <w:color w:val="030305"/>
            <w:spacing w:val="-6"/>
            <w:sz w:val="15"/>
            <w:szCs w:val="15"/>
          </w:rPr>
          <w:delText xml:space="preserve"> </w:delText>
        </w:r>
        <w:r w:rsidDel="00D50867">
          <w:rPr>
            <w:color w:val="030305"/>
            <w:sz w:val="15"/>
            <w:szCs w:val="15"/>
          </w:rPr>
          <w:delText>failure to</w:delText>
        </w:r>
        <w:r w:rsidDel="00D50867">
          <w:rPr>
            <w:color w:val="030305"/>
            <w:spacing w:val="-9"/>
            <w:sz w:val="15"/>
            <w:szCs w:val="15"/>
          </w:rPr>
          <w:delText xml:space="preserve"> </w:delText>
        </w:r>
        <w:r w:rsidDel="00D50867">
          <w:rPr>
            <w:color w:val="030305"/>
            <w:sz w:val="15"/>
            <w:szCs w:val="15"/>
          </w:rPr>
          <w:delText xml:space="preserve">comply </w:delText>
        </w:r>
        <w:r w:rsidDel="00D50867">
          <w:rPr>
            <w:color w:val="1C1621"/>
            <w:sz w:val="15"/>
            <w:szCs w:val="15"/>
          </w:rPr>
          <w:delText>w</w:delText>
        </w:r>
        <w:r w:rsidDel="00D50867">
          <w:rPr>
            <w:color w:val="030305"/>
            <w:sz w:val="15"/>
            <w:szCs w:val="15"/>
          </w:rPr>
          <w:delText>ith</w:delText>
        </w:r>
        <w:r w:rsidDel="00D50867">
          <w:rPr>
            <w:color w:val="030305"/>
            <w:spacing w:val="-11"/>
            <w:sz w:val="15"/>
            <w:szCs w:val="15"/>
          </w:rPr>
          <w:delText xml:space="preserve"> </w:delText>
        </w:r>
        <w:r w:rsidDel="00D50867">
          <w:rPr>
            <w:color w:val="030305"/>
            <w:sz w:val="15"/>
            <w:szCs w:val="15"/>
          </w:rPr>
          <w:delText>the reporting requirements</w:delText>
        </w:r>
        <w:r w:rsidDel="00D50867">
          <w:rPr>
            <w:color w:val="030305"/>
            <w:spacing w:val="8"/>
            <w:sz w:val="15"/>
            <w:szCs w:val="15"/>
          </w:rPr>
          <w:delText xml:space="preserve"> </w:delText>
        </w:r>
        <w:r w:rsidDel="00D50867">
          <w:rPr>
            <w:color w:val="030305"/>
            <w:sz w:val="15"/>
            <w:szCs w:val="15"/>
          </w:rPr>
          <w:delText xml:space="preserve">of </w:delText>
        </w:r>
        <w:r w:rsidDel="00D50867">
          <w:rPr>
            <w:color w:val="1C1621"/>
            <w:sz w:val="15"/>
            <w:szCs w:val="15"/>
          </w:rPr>
          <w:delText>(</w:delText>
        </w:r>
        <w:r w:rsidDel="00D50867">
          <w:rPr>
            <w:color w:val="030305"/>
            <w:sz w:val="15"/>
            <w:szCs w:val="15"/>
          </w:rPr>
          <w:delText>c</w:delText>
        </w:r>
        <w:r w:rsidDel="00D50867">
          <w:rPr>
            <w:color w:val="1C1621"/>
            <w:sz w:val="15"/>
            <w:szCs w:val="15"/>
          </w:rPr>
          <w:delText>)</w:delText>
        </w:r>
        <w:r w:rsidDel="00D50867">
          <w:rPr>
            <w:color w:val="1C1621"/>
            <w:spacing w:val="-10"/>
            <w:sz w:val="15"/>
            <w:szCs w:val="15"/>
          </w:rPr>
          <w:delText xml:space="preserve"> </w:delText>
        </w:r>
        <w:r w:rsidDel="00D50867">
          <w:rPr>
            <w:color w:val="030305"/>
            <w:sz w:val="15"/>
            <w:szCs w:val="15"/>
          </w:rPr>
          <w:delText>above or if</w:delText>
        </w:r>
        <w:r w:rsidDel="00D50867">
          <w:rPr>
            <w:color w:val="030305"/>
            <w:spacing w:val="-4"/>
            <w:sz w:val="15"/>
            <w:szCs w:val="15"/>
          </w:rPr>
          <w:delText xml:space="preserve"> </w:delText>
        </w:r>
        <w:r w:rsidDel="00D50867">
          <w:rPr>
            <w:color w:val="030305"/>
            <w:sz w:val="15"/>
            <w:szCs w:val="15"/>
          </w:rPr>
          <w:delText>the contractor</w:delText>
        </w:r>
        <w:r w:rsidDel="00D50867">
          <w:rPr>
            <w:color w:val="030305"/>
            <w:spacing w:val="9"/>
            <w:sz w:val="15"/>
            <w:szCs w:val="15"/>
          </w:rPr>
          <w:delText xml:space="preserve"> </w:delText>
        </w:r>
        <w:r w:rsidDel="00D50867">
          <w:rPr>
            <w:color w:val="030305"/>
            <w:sz w:val="15"/>
            <w:szCs w:val="15"/>
          </w:rPr>
          <w:delText>is</w:delText>
        </w:r>
        <w:r w:rsidDel="00D50867">
          <w:rPr>
            <w:color w:val="030305"/>
            <w:spacing w:val="-5"/>
            <w:sz w:val="15"/>
            <w:szCs w:val="15"/>
          </w:rPr>
          <w:delText xml:space="preserve"> </w:delText>
        </w:r>
        <w:r w:rsidDel="00D50867">
          <w:rPr>
            <w:color w:val="030305"/>
            <w:sz w:val="15"/>
            <w:szCs w:val="15"/>
          </w:rPr>
          <w:delText>found guilty of</w:delText>
        </w:r>
        <w:r w:rsidDel="00D50867">
          <w:rPr>
            <w:color w:val="030305"/>
            <w:spacing w:val="-1"/>
            <w:sz w:val="15"/>
            <w:szCs w:val="15"/>
          </w:rPr>
          <w:delText xml:space="preserve"> </w:delText>
        </w:r>
        <w:r w:rsidDel="00D50867">
          <w:rPr>
            <w:color w:val="030305"/>
            <w:sz w:val="15"/>
            <w:szCs w:val="15"/>
          </w:rPr>
          <w:delText>any</w:delText>
        </w:r>
        <w:r w:rsidDel="00D50867">
          <w:rPr>
            <w:color w:val="030305"/>
            <w:spacing w:val="8"/>
            <w:sz w:val="15"/>
            <w:szCs w:val="15"/>
          </w:rPr>
          <w:delText xml:space="preserve"> </w:delText>
        </w:r>
        <w:r w:rsidDel="00D50867">
          <w:rPr>
            <w:color w:val="030305"/>
            <w:sz w:val="15"/>
            <w:szCs w:val="15"/>
          </w:rPr>
          <w:delText>violation of</w:delText>
        </w:r>
        <w:r w:rsidDel="00D50867">
          <w:rPr>
            <w:color w:val="030305"/>
            <w:spacing w:val="-5"/>
            <w:sz w:val="15"/>
            <w:szCs w:val="15"/>
          </w:rPr>
          <w:delText xml:space="preserve"> </w:delText>
        </w:r>
        <w:r w:rsidDel="00D50867">
          <w:rPr>
            <w:color w:val="030305"/>
            <w:sz w:val="15"/>
            <w:szCs w:val="15"/>
          </w:rPr>
          <w:delText>such</w:delText>
        </w:r>
        <w:r w:rsidDel="00D50867">
          <w:rPr>
            <w:color w:val="030305"/>
            <w:spacing w:val="-4"/>
            <w:sz w:val="15"/>
            <w:szCs w:val="15"/>
          </w:rPr>
          <w:delText xml:space="preserve"> </w:delText>
        </w:r>
        <w:r w:rsidDel="00D50867">
          <w:rPr>
            <w:color w:val="030305"/>
            <w:sz w:val="15"/>
            <w:szCs w:val="15"/>
          </w:rPr>
          <w:delText>acts by the Kansas Human Rights Commission or if it is determined that the contractor has violated applicable provisions of ADA</w:delText>
        </w:r>
        <w:r w:rsidDel="00D50867">
          <w:rPr>
            <w:color w:val="382A36"/>
            <w:sz w:val="15"/>
            <w:szCs w:val="15"/>
          </w:rPr>
          <w:delText>,</w:delText>
        </w:r>
        <w:r w:rsidDel="00D50867">
          <w:rPr>
            <w:color w:val="382A36"/>
            <w:spacing w:val="-2"/>
            <w:sz w:val="15"/>
            <w:szCs w:val="15"/>
          </w:rPr>
          <w:delText xml:space="preserve"> </w:delText>
        </w:r>
        <w:r w:rsidDel="00D50867">
          <w:rPr>
            <w:color w:val="030305"/>
            <w:sz w:val="15"/>
            <w:szCs w:val="15"/>
          </w:rPr>
          <w:delText>such violation</w:delText>
        </w:r>
        <w:r w:rsidDel="00D50867">
          <w:rPr>
            <w:color w:val="1C1621"/>
            <w:sz w:val="15"/>
            <w:szCs w:val="15"/>
          </w:rPr>
          <w:delText>(</w:delText>
        </w:r>
        <w:r w:rsidDel="00D50867">
          <w:rPr>
            <w:color w:val="030305"/>
            <w:sz w:val="15"/>
            <w:szCs w:val="15"/>
          </w:rPr>
          <w:delText>s</w:delText>
        </w:r>
        <w:r w:rsidDel="00D50867">
          <w:rPr>
            <w:color w:val="1C1621"/>
            <w:sz w:val="15"/>
            <w:szCs w:val="15"/>
          </w:rPr>
          <w:delText>)</w:delText>
        </w:r>
        <w:r w:rsidDel="00D50867">
          <w:rPr>
            <w:color w:val="1C1621"/>
            <w:spacing w:val="-1"/>
            <w:sz w:val="15"/>
            <w:szCs w:val="15"/>
          </w:rPr>
          <w:delText xml:space="preserve"> </w:delText>
        </w:r>
        <w:r w:rsidDel="00D50867">
          <w:rPr>
            <w:color w:val="030305"/>
            <w:sz w:val="15"/>
            <w:szCs w:val="15"/>
          </w:rPr>
          <w:delText>shall constitute a breach of</w:delText>
        </w:r>
        <w:r w:rsidDel="00D50867">
          <w:rPr>
            <w:color w:val="030305"/>
            <w:spacing w:val="-1"/>
            <w:sz w:val="15"/>
            <w:szCs w:val="15"/>
          </w:rPr>
          <w:delText xml:space="preserve"> </w:delText>
        </w:r>
        <w:r w:rsidDel="00D50867">
          <w:rPr>
            <w:color w:val="030305"/>
            <w:sz w:val="15"/>
            <w:szCs w:val="15"/>
          </w:rPr>
          <w:delText>contract and the contract may be cancelled</w:delText>
        </w:r>
        <w:r w:rsidDel="00D50867">
          <w:rPr>
            <w:color w:val="382A36"/>
            <w:sz w:val="15"/>
            <w:szCs w:val="15"/>
          </w:rPr>
          <w:delText>,</w:delText>
        </w:r>
        <w:r w:rsidDel="00D50867">
          <w:rPr>
            <w:color w:val="382A36"/>
            <w:spacing w:val="-9"/>
            <w:sz w:val="15"/>
            <w:szCs w:val="15"/>
          </w:rPr>
          <w:delText xml:space="preserve"> </w:delText>
        </w:r>
        <w:r w:rsidDel="00D50867">
          <w:rPr>
            <w:color w:val="030305"/>
            <w:sz w:val="15"/>
            <w:szCs w:val="15"/>
          </w:rPr>
          <w:delText>terminated or suspended</w:delText>
        </w:r>
        <w:r w:rsidDel="00D50867">
          <w:rPr>
            <w:color w:val="382A36"/>
            <w:sz w:val="15"/>
            <w:szCs w:val="15"/>
          </w:rPr>
          <w:delText>,</w:delText>
        </w:r>
        <w:r w:rsidDel="00D50867">
          <w:rPr>
            <w:color w:val="382A36"/>
            <w:spacing w:val="-6"/>
            <w:sz w:val="15"/>
            <w:szCs w:val="15"/>
          </w:rPr>
          <w:delText xml:space="preserve"> </w:delText>
        </w:r>
        <w:r w:rsidDel="00D50867">
          <w:rPr>
            <w:color w:val="030305"/>
            <w:sz w:val="15"/>
            <w:szCs w:val="15"/>
          </w:rPr>
          <w:delText>in</w:delText>
        </w:r>
        <w:r w:rsidDel="00D50867">
          <w:rPr>
            <w:color w:val="030305"/>
            <w:spacing w:val="-4"/>
            <w:sz w:val="15"/>
            <w:szCs w:val="15"/>
          </w:rPr>
          <w:delText xml:space="preserve"> </w:delText>
        </w:r>
        <w:r w:rsidDel="00D50867">
          <w:rPr>
            <w:color w:val="1C1621"/>
            <w:sz w:val="15"/>
            <w:szCs w:val="15"/>
          </w:rPr>
          <w:delText>w</w:delText>
        </w:r>
        <w:r w:rsidDel="00D50867">
          <w:rPr>
            <w:color w:val="030305"/>
            <w:sz w:val="15"/>
            <w:szCs w:val="15"/>
          </w:rPr>
          <w:delText>hole</w:delText>
        </w:r>
        <w:r w:rsidDel="00D50867">
          <w:rPr>
            <w:color w:val="030305"/>
            <w:spacing w:val="-3"/>
            <w:sz w:val="15"/>
            <w:szCs w:val="15"/>
          </w:rPr>
          <w:delText xml:space="preserve"> </w:delText>
        </w:r>
        <w:r w:rsidDel="00D50867">
          <w:rPr>
            <w:color w:val="030305"/>
            <w:sz w:val="15"/>
            <w:szCs w:val="15"/>
          </w:rPr>
          <w:delText>or in</w:delText>
        </w:r>
        <w:r w:rsidDel="00D50867">
          <w:rPr>
            <w:color w:val="030305"/>
            <w:spacing w:val="-4"/>
            <w:sz w:val="15"/>
            <w:szCs w:val="15"/>
          </w:rPr>
          <w:delText xml:space="preserve"> </w:delText>
        </w:r>
        <w:r w:rsidDel="00D50867">
          <w:rPr>
            <w:color w:val="030305"/>
            <w:sz w:val="15"/>
            <w:szCs w:val="15"/>
          </w:rPr>
          <w:delText>part</w:delText>
        </w:r>
        <w:r w:rsidDel="00D50867">
          <w:rPr>
            <w:color w:val="1C1621"/>
            <w:sz w:val="15"/>
            <w:szCs w:val="15"/>
          </w:rPr>
          <w:delText>,</w:delText>
        </w:r>
        <w:r w:rsidDel="00D50867">
          <w:rPr>
            <w:color w:val="1C1621"/>
            <w:spacing w:val="-6"/>
            <w:sz w:val="15"/>
            <w:szCs w:val="15"/>
          </w:rPr>
          <w:delText xml:space="preserve"> </w:delText>
        </w:r>
        <w:r w:rsidDel="00D50867">
          <w:rPr>
            <w:color w:val="030305"/>
            <w:sz w:val="15"/>
            <w:szCs w:val="15"/>
          </w:rPr>
          <w:delText>by the University.</w:delText>
        </w:r>
      </w:del>
    </w:p>
    <w:p w14:paraId="0614D4F0" w14:textId="606F87AB" w:rsidR="00D46A21" w:rsidDel="00D50867" w:rsidRDefault="000B705F">
      <w:pPr>
        <w:spacing w:before="65"/>
        <w:ind w:left="696"/>
        <w:jc w:val="center"/>
        <w:rPr>
          <w:del w:id="419" w:author="Morgan Wills" w:date="2026-10-01T09:51:00Z"/>
          <w:sz w:val="15"/>
        </w:rPr>
        <w:pPrChange w:id="420" w:author="Morgan Wills" w:date="2026-10-01T09:51:00Z">
          <w:pPr>
            <w:pStyle w:val="ListParagraph"/>
            <w:numPr>
              <w:numId w:val="1"/>
            </w:numPr>
            <w:tabs>
              <w:tab w:val="left" w:pos="1073"/>
            </w:tabs>
            <w:spacing w:before="1"/>
            <w:ind w:left="359" w:right="316" w:hanging="356"/>
            <w:jc w:val="left"/>
          </w:pPr>
        </w:pPrChange>
      </w:pPr>
      <w:del w:id="421" w:author="Morgan Wills" w:date="2026-10-01T09:51:00Z">
        <w:r w:rsidDel="00D50867">
          <w:rPr>
            <w:b/>
            <w:color w:val="030305"/>
            <w:w w:val="105"/>
            <w:sz w:val="14"/>
            <w:u w:val="thick" w:color="0E2A44"/>
          </w:rPr>
          <w:delText>Information/Confidentiality</w:delText>
        </w:r>
        <w:r w:rsidDel="00D50867">
          <w:rPr>
            <w:b/>
            <w:color w:val="0E2A44"/>
            <w:w w:val="105"/>
            <w:sz w:val="14"/>
          </w:rPr>
          <w:delText>:</w:delText>
        </w:r>
        <w:r w:rsidDel="00D50867">
          <w:rPr>
            <w:b/>
            <w:color w:val="0E2A44"/>
            <w:spacing w:val="27"/>
            <w:w w:val="105"/>
            <w:sz w:val="14"/>
          </w:rPr>
          <w:delText xml:space="preserve"> </w:delText>
        </w:r>
        <w:r w:rsidDel="00D50867">
          <w:rPr>
            <w:color w:val="030305"/>
            <w:w w:val="105"/>
            <w:sz w:val="15"/>
          </w:rPr>
          <w:delText>As</w:delText>
        </w:r>
        <w:r w:rsidDel="00D50867">
          <w:rPr>
            <w:color w:val="030305"/>
            <w:spacing w:val="-4"/>
            <w:w w:val="105"/>
            <w:sz w:val="15"/>
          </w:rPr>
          <w:delText xml:space="preserve"> </w:delText>
        </w:r>
        <w:r w:rsidDel="00D50867">
          <w:rPr>
            <w:color w:val="030305"/>
            <w:w w:val="105"/>
            <w:sz w:val="15"/>
          </w:rPr>
          <w:delText>a</w:delText>
        </w:r>
        <w:r w:rsidDel="00D50867">
          <w:rPr>
            <w:color w:val="030305"/>
            <w:spacing w:val="-6"/>
            <w:w w:val="105"/>
            <w:sz w:val="15"/>
          </w:rPr>
          <w:delText xml:space="preserve"> </w:delText>
        </w:r>
        <w:r w:rsidDel="00D50867">
          <w:rPr>
            <w:color w:val="030305"/>
            <w:w w:val="105"/>
            <w:sz w:val="15"/>
          </w:rPr>
          <w:delText>state</w:delText>
        </w:r>
        <w:r w:rsidDel="00D50867">
          <w:rPr>
            <w:color w:val="030305"/>
            <w:spacing w:val="-1"/>
            <w:w w:val="105"/>
            <w:sz w:val="15"/>
          </w:rPr>
          <w:delText xml:space="preserve"> </w:delText>
        </w:r>
        <w:r w:rsidDel="00D50867">
          <w:rPr>
            <w:color w:val="030305"/>
            <w:w w:val="105"/>
            <w:sz w:val="15"/>
          </w:rPr>
          <w:delText>agency</w:delText>
        </w:r>
        <w:r w:rsidDel="00D50867">
          <w:rPr>
            <w:color w:val="382A36"/>
            <w:w w:val="105"/>
            <w:sz w:val="15"/>
          </w:rPr>
          <w:delText>,</w:delText>
        </w:r>
        <w:r w:rsidDel="00D50867">
          <w:rPr>
            <w:color w:val="382A36"/>
            <w:spacing w:val="-11"/>
            <w:w w:val="105"/>
            <w:sz w:val="15"/>
          </w:rPr>
          <w:delText xml:space="preserve"> </w:delText>
        </w:r>
        <w:r w:rsidDel="00D50867">
          <w:rPr>
            <w:color w:val="030305"/>
            <w:w w:val="105"/>
            <w:sz w:val="15"/>
          </w:rPr>
          <w:delText>the</w:delText>
        </w:r>
        <w:r w:rsidDel="00D50867">
          <w:rPr>
            <w:color w:val="030305"/>
            <w:spacing w:val="-4"/>
            <w:w w:val="105"/>
            <w:sz w:val="15"/>
          </w:rPr>
          <w:delText xml:space="preserve"> </w:delText>
        </w:r>
        <w:r w:rsidDel="00D50867">
          <w:rPr>
            <w:color w:val="030305"/>
            <w:w w:val="105"/>
            <w:sz w:val="15"/>
          </w:rPr>
          <w:delText>University</w:delText>
        </w:r>
        <w:r w:rsidDel="00D50867">
          <w:rPr>
            <w:color w:val="382A36"/>
            <w:w w:val="105"/>
            <w:sz w:val="15"/>
          </w:rPr>
          <w:delText>'</w:delText>
        </w:r>
        <w:r w:rsidDel="00D50867">
          <w:rPr>
            <w:color w:val="030305"/>
            <w:w w:val="105"/>
            <w:sz w:val="15"/>
          </w:rPr>
          <w:delText>s</w:delText>
        </w:r>
        <w:r w:rsidDel="00D50867">
          <w:rPr>
            <w:color w:val="030305"/>
            <w:spacing w:val="-7"/>
            <w:w w:val="105"/>
            <w:sz w:val="15"/>
          </w:rPr>
          <w:delText xml:space="preserve"> </w:delText>
        </w:r>
        <w:r w:rsidDel="00D50867">
          <w:rPr>
            <w:color w:val="030305"/>
            <w:w w:val="105"/>
            <w:sz w:val="15"/>
          </w:rPr>
          <w:delText>contracts and</w:delText>
        </w:r>
        <w:r w:rsidDel="00D50867">
          <w:rPr>
            <w:color w:val="030305"/>
            <w:spacing w:val="-4"/>
            <w:w w:val="105"/>
            <w:sz w:val="15"/>
          </w:rPr>
          <w:delText xml:space="preserve"> </w:delText>
        </w:r>
        <w:r w:rsidDel="00D50867">
          <w:rPr>
            <w:color w:val="030305"/>
            <w:w w:val="105"/>
            <w:sz w:val="15"/>
          </w:rPr>
          <w:delText>prices paid</w:delText>
        </w:r>
        <w:r w:rsidDel="00D50867">
          <w:rPr>
            <w:color w:val="030305"/>
            <w:spacing w:val="-7"/>
            <w:w w:val="105"/>
            <w:sz w:val="15"/>
          </w:rPr>
          <w:delText xml:space="preserve"> </w:delText>
        </w:r>
        <w:r w:rsidDel="00D50867">
          <w:rPr>
            <w:color w:val="030305"/>
            <w:w w:val="105"/>
            <w:sz w:val="15"/>
          </w:rPr>
          <w:delText>for</w:delText>
        </w:r>
        <w:r w:rsidDel="00D50867">
          <w:rPr>
            <w:color w:val="030305"/>
            <w:spacing w:val="-5"/>
            <w:w w:val="105"/>
            <w:sz w:val="15"/>
          </w:rPr>
          <w:delText xml:space="preserve"> </w:delText>
        </w:r>
        <w:r w:rsidDel="00D50867">
          <w:rPr>
            <w:color w:val="030305"/>
            <w:w w:val="105"/>
            <w:sz w:val="15"/>
          </w:rPr>
          <w:delText>goods and</w:delText>
        </w:r>
        <w:r w:rsidDel="00D50867">
          <w:rPr>
            <w:color w:val="030305"/>
            <w:spacing w:val="-7"/>
            <w:w w:val="105"/>
            <w:sz w:val="15"/>
          </w:rPr>
          <w:delText xml:space="preserve"> </w:delText>
        </w:r>
        <w:r w:rsidDel="00D50867">
          <w:rPr>
            <w:color w:val="030305"/>
            <w:w w:val="105"/>
            <w:sz w:val="15"/>
          </w:rPr>
          <w:delText>services are</w:delText>
        </w:r>
        <w:r w:rsidDel="00D50867">
          <w:rPr>
            <w:color w:val="030305"/>
            <w:spacing w:val="-4"/>
            <w:w w:val="105"/>
            <w:sz w:val="15"/>
          </w:rPr>
          <w:delText xml:space="preserve"> </w:delText>
        </w:r>
        <w:r w:rsidDel="00D50867">
          <w:rPr>
            <w:color w:val="030305"/>
            <w:w w:val="105"/>
            <w:sz w:val="15"/>
          </w:rPr>
          <w:delText>generally public</w:delText>
        </w:r>
        <w:r w:rsidDel="00D50867">
          <w:rPr>
            <w:color w:val="030305"/>
            <w:spacing w:val="-1"/>
            <w:w w:val="105"/>
            <w:sz w:val="15"/>
          </w:rPr>
          <w:delText xml:space="preserve"> </w:delText>
        </w:r>
        <w:r w:rsidDel="00D50867">
          <w:rPr>
            <w:color w:val="030305"/>
            <w:w w:val="105"/>
            <w:sz w:val="15"/>
          </w:rPr>
          <w:delText>records</w:delText>
        </w:r>
        <w:r w:rsidDel="00D50867">
          <w:rPr>
            <w:color w:val="1C1621"/>
            <w:w w:val="105"/>
            <w:sz w:val="15"/>
          </w:rPr>
          <w:delText>,</w:delText>
        </w:r>
        <w:r w:rsidDel="00D50867">
          <w:rPr>
            <w:color w:val="1C1621"/>
            <w:spacing w:val="-11"/>
            <w:w w:val="105"/>
            <w:sz w:val="15"/>
          </w:rPr>
          <w:delText xml:space="preserve"> </w:delText>
        </w:r>
        <w:r w:rsidDel="00D50867">
          <w:rPr>
            <w:color w:val="030305"/>
            <w:w w:val="105"/>
            <w:sz w:val="15"/>
          </w:rPr>
          <w:delText xml:space="preserve">and </w:delText>
        </w:r>
        <w:r w:rsidDel="00D50867">
          <w:rPr>
            <w:color w:val="030305"/>
            <w:sz w:val="15"/>
          </w:rPr>
          <w:delText>therefore no</w:delText>
        </w:r>
        <w:r w:rsidDel="00D50867">
          <w:rPr>
            <w:color w:val="030305"/>
            <w:spacing w:val="-3"/>
            <w:sz w:val="15"/>
          </w:rPr>
          <w:delText xml:space="preserve"> </w:delText>
        </w:r>
        <w:r w:rsidDel="00D50867">
          <w:rPr>
            <w:color w:val="030305"/>
            <w:sz w:val="15"/>
          </w:rPr>
          <w:delText>provision of this contract</w:delText>
        </w:r>
        <w:r w:rsidDel="00D50867">
          <w:rPr>
            <w:color w:val="030305"/>
            <w:spacing w:val="13"/>
            <w:sz w:val="15"/>
          </w:rPr>
          <w:delText xml:space="preserve"> </w:delText>
        </w:r>
        <w:r w:rsidDel="00D50867">
          <w:rPr>
            <w:color w:val="030305"/>
            <w:sz w:val="15"/>
          </w:rPr>
          <w:delText>shall restrict the University</w:delText>
        </w:r>
        <w:r w:rsidDel="00D50867">
          <w:rPr>
            <w:color w:val="382A36"/>
            <w:sz w:val="15"/>
          </w:rPr>
          <w:delText>'</w:delText>
        </w:r>
        <w:r w:rsidDel="00D50867">
          <w:rPr>
            <w:color w:val="030305"/>
            <w:sz w:val="15"/>
          </w:rPr>
          <w:delText>s</w:delText>
        </w:r>
        <w:r w:rsidDel="00D50867">
          <w:rPr>
            <w:color w:val="030305"/>
            <w:spacing w:val="-1"/>
            <w:sz w:val="15"/>
          </w:rPr>
          <w:delText xml:space="preserve"> </w:delText>
        </w:r>
        <w:r w:rsidDel="00D50867">
          <w:rPr>
            <w:color w:val="030305"/>
            <w:sz w:val="15"/>
          </w:rPr>
          <w:delText>ability to</w:delText>
        </w:r>
        <w:r w:rsidDel="00D50867">
          <w:rPr>
            <w:color w:val="030305"/>
            <w:spacing w:val="-3"/>
            <w:sz w:val="15"/>
          </w:rPr>
          <w:delText xml:space="preserve"> </w:delText>
        </w:r>
        <w:r w:rsidDel="00D50867">
          <w:rPr>
            <w:color w:val="030305"/>
            <w:sz w:val="15"/>
          </w:rPr>
          <w:delText>produce this contract</w:delText>
        </w:r>
        <w:r w:rsidDel="00D50867">
          <w:rPr>
            <w:color w:val="030305"/>
            <w:spacing w:val="12"/>
            <w:sz w:val="15"/>
          </w:rPr>
          <w:delText xml:space="preserve"> </w:delText>
        </w:r>
        <w:r w:rsidDel="00D50867">
          <w:rPr>
            <w:color w:val="030305"/>
            <w:sz w:val="15"/>
          </w:rPr>
          <w:delText>in response to a</w:delText>
        </w:r>
        <w:r w:rsidDel="00D50867">
          <w:rPr>
            <w:color w:val="030305"/>
            <w:spacing w:val="-4"/>
            <w:sz w:val="15"/>
          </w:rPr>
          <w:delText xml:space="preserve"> </w:delText>
        </w:r>
        <w:r w:rsidDel="00D50867">
          <w:rPr>
            <w:color w:val="030305"/>
            <w:sz w:val="15"/>
          </w:rPr>
          <w:delText>la</w:delText>
        </w:r>
        <w:r w:rsidDel="00D50867">
          <w:rPr>
            <w:color w:val="1C1621"/>
            <w:sz w:val="15"/>
          </w:rPr>
          <w:delText>wf</w:delText>
        </w:r>
        <w:r w:rsidDel="00D50867">
          <w:rPr>
            <w:color w:val="030305"/>
            <w:sz w:val="15"/>
          </w:rPr>
          <w:delText>ul</w:delText>
        </w:r>
        <w:r w:rsidDel="00D50867">
          <w:rPr>
            <w:color w:val="030305"/>
            <w:spacing w:val="-7"/>
            <w:sz w:val="15"/>
          </w:rPr>
          <w:delText xml:space="preserve"> </w:delText>
        </w:r>
        <w:r w:rsidDel="00D50867">
          <w:rPr>
            <w:color w:val="030305"/>
            <w:sz w:val="15"/>
          </w:rPr>
          <w:delText>request</w:delText>
        </w:r>
        <w:r w:rsidDel="00D50867">
          <w:rPr>
            <w:color w:val="030305"/>
            <w:spacing w:val="11"/>
            <w:sz w:val="15"/>
          </w:rPr>
          <w:delText xml:space="preserve"> </w:delText>
        </w:r>
        <w:r w:rsidDel="00D50867">
          <w:rPr>
            <w:color w:val="030305"/>
            <w:sz w:val="15"/>
          </w:rPr>
          <w:delText>or from othe</w:delText>
        </w:r>
        <w:r w:rsidDel="00D50867">
          <w:rPr>
            <w:color w:val="1C1621"/>
            <w:sz w:val="15"/>
          </w:rPr>
          <w:delText>rw</w:delText>
        </w:r>
        <w:r w:rsidDel="00D50867">
          <w:rPr>
            <w:color w:val="030305"/>
            <w:sz w:val="15"/>
          </w:rPr>
          <w:delText xml:space="preserve">ise complying </w:delText>
        </w:r>
        <w:r w:rsidDel="00D50867">
          <w:rPr>
            <w:color w:val="1C1621"/>
            <w:sz w:val="15"/>
          </w:rPr>
          <w:delText>w</w:delText>
        </w:r>
        <w:r w:rsidDel="00D50867">
          <w:rPr>
            <w:color w:val="030305"/>
            <w:sz w:val="15"/>
          </w:rPr>
          <w:delText xml:space="preserve">ith the Kansas Open Records Act </w:delText>
        </w:r>
        <w:r w:rsidDel="00D50867">
          <w:rPr>
            <w:color w:val="1C1621"/>
            <w:sz w:val="15"/>
          </w:rPr>
          <w:delText>(</w:delText>
        </w:r>
        <w:r w:rsidDel="00D50867">
          <w:rPr>
            <w:color w:val="030305"/>
            <w:sz w:val="15"/>
          </w:rPr>
          <w:delText>K.S.A.</w:delText>
        </w:r>
        <w:r w:rsidDel="00D50867">
          <w:rPr>
            <w:color w:val="030305"/>
            <w:spacing w:val="-6"/>
            <w:sz w:val="15"/>
          </w:rPr>
          <w:delText xml:space="preserve"> </w:delText>
        </w:r>
        <w:r w:rsidDel="00D50867">
          <w:rPr>
            <w:color w:val="030305"/>
            <w:sz w:val="15"/>
          </w:rPr>
          <w:delText>45-215</w:delText>
        </w:r>
        <w:r w:rsidDel="00D50867">
          <w:rPr>
            <w:color w:val="382A36"/>
            <w:sz w:val="15"/>
          </w:rPr>
          <w:delText>,</w:delText>
        </w:r>
        <w:r w:rsidDel="00D50867">
          <w:rPr>
            <w:color w:val="382A36"/>
            <w:spacing w:val="-6"/>
            <w:sz w:val="15"/>
          </w:rPr>
          <w:delText xml:space="preserve"> </w:delText>
        </w:r>
        <w:r w:rsidDel="00D50867">
          <w:rPr>
            <w:color w:val="030305"/>
            <w:sz w:val="15"/>
            <w:u w:val="thick" w:color="030305"/>
          </w:rPr>
          <w:delText>et seq.</w:delText>
        </w:r>
        <w:r w:rsidDel="00D50867">
          <w:rPr>
            <w:color w:val="1C1621"/>
            <w:sz w:val="15"/>
            <w:u w:val="thick" w:color="030305"/>
          </w:rPr>
          <w:delText>)</w:delText>
        </w:r>
        <w:r w:rsidDel="00D50867">
          <w:rPr>
            <w:color w:val="030305"/>
            <w:sz w:val="15"/>
          </w:rPr>
          <w:delText>.</w:delText>
        </w:r>
        <w:r w:rsidDel="00D50867">
          <w:rPr>
            <w:color w:val="030305"/>
            <w:spacing w:val="33"/>
            <w:sz w:val="15"/>
          </w:rPr>
          <w:delText xml:space="preserve"> </w:delText>
        </w:r>
        <w:r w:rsidDel="00D50867">
          <w:rPr>
            <w:color w:val="030305"/>
            <w:sz w:val="15"/>
          </w:rPr>
          <w:delText>Moreover</w:delText>
        </w:r>
        <w:r w:rsidDel="00D50867">
          <w:rPr>
            <w:color w:val="382A36"/>
            <w:sz w:val="15"/>
          </w:rPr>
          <w:delText>,</w:delText>
        </w:r>
        <w:r w:rsidDel="00D50867">
          <w:rPr>
            <w:color w:val="382A36"/>
            <w:spacing w:val="-10"/>
            <w:sz w:val="15"/>
          </w:rPr>
          <w:delText xml:space="preserve"> </w:delText>
        </w:r>
        <w:r w:rsidDel="00D50867">
          <w:rPr>
            <w:color w:val="030305"/>
            <w:sz w:val="15"/>
          </w:rPr>
          <w:delText>no</w:delText>
        </w:r>
        <w:r w:rsidDel="00D50867">
          <w:rPr>
            <w:color w:val="030305"/>
            <w:spacing w:val="-7"/>
            <w:sz w:val="15"/>
          </w:rPr>
          <w:delText xml:space="preserve"> </w:delText>
        </w:r>
        <w:r w:rsidDel="00D50867">
          <w:rPr>
            <w:color w:val="030305"/>
            <w:sz w:val="15"/>
          </w:rPr>
          <w:delText>provision of this contract shall be</w:delText>
        </w:r>
        <w:r w:rsidDel="00D50867">
          <w:rPr>
            <w:color w:val="030305"/>
            <w:spacing w:val="-2"/>
            <w:sz w:val="15"/>
          </w:rPr>
          <w:delText xml:space="preserve"> </w:delText>
        </w:r>
        <w:r w:rsidDel="00D50867">
          <w:rPr>
            <w:color w:val="030305"/>
            <w:sz w:val="15"/>
          </w:rPr>
          <w:delText xml:space="preserve">construed as limiting the Legislative Division of Post Audit </w:delText>
        </w:r>
        <w:r w:rsidDel="00D50867">
          <w:rPr>
            <w:color w:val="030305"/>
            <w:w w:val="105"/>
            <w:sz w:val="15"/>
          </w:rPr>
          <w:delText>from</w:delText>
        </w:r>
        <w:r w:rsidDel="00D50867">
          <w:rPr>
            <w:color w:val="030305"/>
            <w:spacing w:val="-11"/>
            <w:w w:val="105"/>
            <w:sz w:val="15"/>
          </w:rPr>
          <w:delText xml:space="preserve"> </w:delText>
        </w:r>
        <w:r w:rsidDel="00D50867">
          <w:rPr>
            <w:color w:val="030305"/>
            <w:w w:val="105"/>
            <w:sz w:val="15"/>
          </w:rPr>
          <w:delText>having</w:delText>
        </w:r>
        <w:r w:rsidDel="00D50867">
          <w:rPr>
            <w:color w:val="030305"/>
            <w:spacing w:val="-11"/>
            <w:w w:val="105"/>
            <w:sz w:val="15"/>
          </w:rPr>
          <w:delText xml:space="preserve"> </w:delText>
        </w:r>
        <w:r w:rsidDel="00D50867">
          <w:rPr>
            <w:color w:val="030305"/>
            <w:w w:val="105"/>
            <w:sz w:val="15"/>
          </w:rPr>
          <w:delText>access</w:delText>
        </w:r>
        <w:r w:rsidDel="00D50867">
          <w:rPr>
            <w:color w:val="030305"/>
            <w:spacing w:val="-11"/>
            <w:w w:val="105"/>
            <w:sz w:val="15"/>
          </w:rPr>
          <w:delText xml:space="preserve"> </w:delText>
        </w:r>
        <w:r w:rsidDel="00D50867">
          <w:rPr>
            <w:color w:val="030305"/>
            <w:w w:val="105"/>
            <w:sz w:val="15"/>
          </w:rPr>
          <w:delText>to</w:delText>
        </w:r>
        <w:r w:rsidDel="00D50867">
          <w:rPr>
            <w:color w:val="030305"/>
            <w:spacing w:val="-11"/>
            <w:w w:val="105"/>
            <w:sz w:val="15"/>
          </w:rPr>
          <w:delText xml:space="preserve"> </w:delText>
        </w:r>
        <w:r w:rsidDel="00D50867">
          <w:rPr>
            <w:color w:val="030305"/>
            <w:w w:val="105"/>
            <w:sz w:val="15"/>
          </w:rPr>
          <w:delText>information</w:delText>
        </w:r>
        <w:r w:rsidDel="00D50867">
          <w:rPr>
            <w:color w:val="030305"/>
            <w:spacing w:val="-11"/>
            <w:w w:val="105"/>
            <w:sz w:val="15"/>
          </w:rPr>
          <w:delText xml:space="preserve"> </w:delText>
        </w:r>
        <w:r w:rsidDel="00D50867">
          <w:rPr>
            <w:color w:val="030305"/>
            <w:w w:val="105"/>
            <w:sz w:val="15"/>
          </w:rPr>
          <w:delText>pursuant</w:delText>
        </w:r>
        <w:r w:rsidDel="00D50867">
          <w:rPr>
            <w:color w:val="030305"/>
            <w:spacing w:val="-11"/>
            <w:w w:val="105"/>
            <w:sz w:val="15"/>
          </w:rPr>
          <w:delText xml:space="preserve"> </w:delText>
        </w:r>
        <w:r w:rsidDel="00D50867">
          <w:rPr>
            <w:color w:val="030305"/>
            <w:w w:val="105"/>
            <w:sz w:val="15"/>
          </w:rPr>
          <w:delText>to</w:delText>
        </w:r>
        <w:r w:rsidDel="00D50867">
          <w:rPr>
            <w:color w:val="030305"/>
            <w:spacing w:val="-11"/>
            <w:w w:val="105"/>
            <w:sz w:val="15"/>
          </w:rPr>
          <w:delText xml:space="preserve"> </w:delText>
        </w:r>
        <w:r w:rsidDel="00D50867">
          <w:rPr>
            <w:color w:val="030305"/>
            <w:w w:val="105"/>
            <w:sz w:val="15"/>
          </w:rPr>
          <w:delText>K.S.A.</w:delText>
        </w:r>
        <w:r w:rsidDel="00D50867">
          <w:rPr>
            <w:color w:val="030305"/>
            <w:spacing w:val="-11"/>
            <w:w w:val="105"/>
            <w:sz w:val="15"/>
          </w:rPr>
          <w:delText xml:space="preserve"> </w:delText>
        </w:r>
        <w:r w:rsidDel="00D50867">
          <w:rPr>
            <w:color w:val="030305"/>
            <w:w w:val="105"/>
            <w:sz w:val="15"/>
          </w:rPr>
          <w:delText>46-1101</w:delText>
        </w:r>
        <w:r w:rsidDel="00D50867">
          <w:rPr>
            <w:color w:val="382A36"/>
            <w:w w:val="105"/>
            <w:sz w:val="15"/>
          </w:rPr>
          <w:delText>,</w:delText>
        </w:r>
        <w:r w:rsidDel="00D50867">
          <w:rPr>
            <w:color w:val="382A36"/>
            <w:spacing w:val="-14"/>
            <w:w w:val="105"/>
            <w:sz w:val="15"/>
          </w:rPr>
          <w:delText xml:space="preserve"> </w:delText>
        </w:r>
        <w:r w:rsidDel="00D50867">
          <w:rPr>
            <w:color w:val="030305"/>
            <w:w w:val="105"/>
            <w:sz w:val="15"/>
            <w:u w:val="thick" w:color="153F66"/>
          </w:rPr>
          <w:delText>et</w:delText>
        </w:r>
        <w:r w:rsidDel="00D50867">
          <w:rPr>
            <w:color w:val="030305"/>
            <w:spacing w:val="-11"/>
            <w:w w:val="105"/>
            <w:sz w:val="15"/>
            <w:u w:val="thick" w:color="153F66"/>
          </w:rPr>
          <w:delText xml:space="preserve"> </w:delText>
        </w:r>
        <w:r w:rsidDel="00D50867">
          <w:rPr>
            <w:color w:val="030305"/>
            <w:w w:val="105"/>
            <w:sz w:val="15"/>
            <w:u w:val="thick" w:color="153F66"/>
          </w:rPr>
          <w:delText>seq</w:delText>
        </w:r>
        <w:r w:rsidDel="00D50867">
          <w:rPr>
            <w:color w:val="153F66"/>
            <w:w w:val="105"/>
            <w:sz w:val="15"/>
          </w:rPr>
          <w:delText>.</w:delText>
        </w:r>
      </w:del>
    </w:p>
    <w:p w14:paraId="6839A0B9" w14:textId="2EB5A3D8" w:rsidR="00D46A21" w:rsidDel="00D50867" w:rsidRDefault="000B705F">
      <w:pPr>
        <w:spacing w:before="65"/>
        <w:ind w:left="696"/>
        <w:jc w:val="center"/>
        <w:rPr>
          <w:del w:id="422" w:author="Morgan Wills" w:date="2026-10-01T09:51:00Z"/>
          <w:sz w:val="15"/>
        </w:rPr>
        <w:pPrChange w:id="423" w:author="Morgan Wills" w:date="2026-10-01T09:51:00Z">
          <w:pPr>
            <w:pStyle w:val="ListParagraph"/>
            <w:numPr>
              <w:numId w:val="1"/>
            </w:numPr>
            <w:tabs>
              <w:tab w:val="left" w:pos="1075"/>
            </w:tabs>
            <w:spacing w:before="3"/>
            <w:ind w:right="328" w:firstLine="363"/>
            <w:jc w:val="left"/>
          </w:pPr>
        </w:pPrChange>
      </w:pPr>
      <w:del w:id="424" w:author="Morgan Wills" w:date="2026-10-01T09:51:00Z">
        <w:r w:rsidDel="00D50867">
          <w:rPr>
            <w:b/>
            <w:color w:val="030305"/>
            <w:sz w:val="14"/>
            <w:u w:val="thick" w:color="030305"/>
          </w:rPr>
          <w:delText>The Eleventh Amendment:</w:delText>
        </w:r>
        <w:r w:rsidDel="00D50867">
          <w:rPr>
            <w:b/>
            <w:color w:val="030305"/>
            <w:spacing w:val="40"/>
            <w:sz w:val="14"/>
          </w:rPr>
          <w:delText xml:space="preserve"> </w:delText>
        </w:r>
        <w:r w:rsidDel="00D50867">
          <w:rPr>
            <w:color w:val="030305"/>
            <w:sz w:val="15"/>
          </w:rPr>
          <w:delText>The Eleventh Amendment is an inherent and incumbent protection of the State of Kansas and need not be reserved</w:delText>
        </w:r>
        <w:r w:rsidDel="00D50867">
          <w:rPr>
            <w:color w:val="4B3D3F"/>
            <w:sz w:val="15"/>
          </w:rPr>
          <w:delText xml:space="preserve">, </w:delText>
        </w:r>
        <w:r w:rsidDel="00D50867">
          <w:rPr>
            <w:color w:val="030305"/>
            <w:sz w:val="15"/>
          </w:rPr>
          <w:delText>but prudence requires the</w:delText>
        </w:r>
        <w:r w:rsidDel="00D50867">
          <w:rPr>
            <w:color w:val="030305"/>
            <w:spacing w:val="-2"/>
            <w:sz w:val="15"/>
          </w:rPr>
          <w:delText xml:space="preserve"> </w:delText>
        </w:r>
        <w:r w:rsidDel="00D50867">
          <w:rPr>
            <w:color w:val="030305"/>
            <w:sz w:val="15"/>
          </w:rPr>
          <w:delText>University to</w:delText>
        </w:r>
        <w:r w:rsidDel="00D50867">
          <w:rPr>
            <w:color w:val="030305"/>
            <w:spacing w:val="-1"/>
            <w:sz w:val="15"/>
          </w:rPr>
          <w:delText xml:space="preserve"> </w:delText>
        </w:r>
        <w:r w:rsidDel="00D50867">
          <w:rPr>
            <w:color w:val="030305"/>
            <w:sz w:val="15"/>
          </w:rPr>
          <w:delText>reiterate that</w:delText>
        </w:r>
        <w:r w:rsidDel="00D50867">
          <w:rPr>
            <w:color w:val="030305"/>
            <w:spacing w:val="-2"/>
            <w:sz w:val="15"/>
          </w:rPr>
          <w:delText xml:space="preserve"> </w:delText>
        </w:r>
        <w:r w:rsidDel="00D50867">
          <w:rPr>
            <w:color w:val="030305"/>
            <w:sz w:val="15"/>
          </w:rPr>
          <w:delText>nothing in</w:delText>
        </w:r>
        <w:r w:rsidDel="00D50867">
          <w:rPr>
            <w:color w:val="030305"/>
            <w:spacing w:val="-7"/>
            <w:sz w:val="15"/>
          </w:rPr>
          <w:delText xml:space="preserve"> </w:delText>
        </w:r>
        <w:r w:rsidDel="00D50867">
          <w:rPr>
            <w:color w:val="030305"/>
            <w:sz w:val="15"/>
          </w:rPr>
          <w:delText>or related to</w:delText>
        </w:r>
        <w:r w:rsidDel="00D50867">
          <w:rPr>
            <w:color w:val="030305"/>
            <w:spacing w:val="-3"/>
            <w:sz w:val="15"/>
          </w:rPr>
          <w:delText xml:space="preserve"> </w:delText>
        </w:r>
        <w:r w:rsidDel="00D50867">
          <w:rPr>
            <w:color w:val="030305"/>
            <w:sz w:val="15"/>
          </w:rPr>
          <w:delText>this contract shall be</w:delText>
        </w:r>
        <w:r w:rsidDel="00D50867">
          <w:rPr>
            <w:color w:val="030305"/>
            <w:spacing w:val="-1"/>
            <w:sz w:val="15"/>
          </w:rPr>
          <w:delText xml:space="preserve"> </w:delText>
        </w:r>
        <w:r w:rsidDel="00D50867">
          <w:rPr>
            <w:color w:val="030305"/>
            <w:sz w:val="15"/>
          </w:rPr>
          <w:delText>deemed a</w:delText>
        </w:r>
        <w:r w:rsidDel="00D50867">
          <w:rPr>
            <w:color w:val="030305"/>
            <w:spacing w:val="-8"/>
            <w:sz w:val="15"/>
          </w:rPr>
          <w:delText xml:space="preserve"> </w:delText>
        </w:r>
        <w:r w:rsidDel="00D50867">
          <w:rPr>
            <w:color w:val="1C1621"/>
            <w:sz w:val="15"/>
          </w:rPr>
          <w:delText>w</w:delText>
        </w:r>
        <w:r w:rsidDel="00D50867">
          <w:rPr>
            <w:color w:val="030305"/>
            <w:sz w:val="15"/>
          </w:rPr>
          <w:delText>aiver</w:delText>
        </w:r>
        <w:r w:rsidDel="00D50867">
          <w:rPr>
            <w:color w:val="030305"/>
            <w:spacing w:val="-3"/>
            <w:sz w:val="15"/>
          </w:rPr>
          <w:delText xml:space="preserve"> </w:delText>
        </w:r>
        <w:r w:rsidDel="00D50867">
          <w:rPr>
            <w:color w:val="030305"/>
            <w:sz w:val="15"/>
          </w:rPr>
          <w:delText>of</w:delText>
        </w:r>
        <w:r w:rsidDel="00D50867">
          <w:rPr>
            <w:color w:val="030305"/>
            <w:spacing w:val="-1"/>
            <w:sz w:val="15"/>
          </w:rPr>
          <w:delText xml:space="preserve"> </w:delText>
        </w:r>
        <w:r w:rsidDel="00D50867">
          <w:rPr>
            <w:color w:val="030305"/>
            <w:sz w:val="15"/>
          </w:rPr>
          <w:delText>the Eleventh Amendment.</w:delText>
        </w:r>
      </w:del>
    </w:p>
    <w:p w14:paraId="05D7D97D" w14:textId="65CFD2F3" w:rsidR="00D46A21" w:rsidDel="00D50867" w:rsidRDefault="000B705F">
      <w:pPr>
        <w:spacing w:before="65"/>
        <w:ind w:left="696"/>
        <w:jc w:val="center"/>
        <w:rPr>
          <w:del w:id="425" w:author="Morgan Wills" w:date="2026-10-01T09:51:00Z"/>
          <w:sz w:val="15"/>
        </w:rPr>
        <w:pPrChange w:id="426" w:author="Morgan Wills" w:date="2026-10-01T09:51:00Z">
          <w:pPr>
            <w:pStyle w:val="ListParagraph"/>
            <w:numPr>
              <w:numId w:val="1"/>
            </w:numPr>
            <w:tabs>
              <w:tab w:val="left" w:pos="1071"/>
            </w:tabs>
            <w:spacing w:before="5"/>
            <w:ind w:left="359" w:hanging="356"/>
            <w:jc w:val="left"/>
          </w:pPr>
        </w:pPrChange>
      </w:pPr>
      <w:del w:id="427" w:author="Morgan Wills" w:date="2026-10-01T09:51:00Z">
        <w:r w:rsidDel="00D50867">
          <w:rPr>
            <w:b/>
            <w:color w:val="030305"/>
            <w:sz w:val="14"/>
            <w:u w:val="thick" w:color="030305"/>
          </w:rPr>
          <w:delText>Campaign Contributions/ Lobbying:</w:delText>
        </w:r>
        <w:r w:rsidDel="00D50867">
          <w:rPr>
            <w:b/>
            <w:color w:val="030305"/>
            <w:spacing w:val="40"/>
            <w:sz w:val="14"/>
          </w:rPr>
          <w:delText xml:space="preserve"> </w:delText>
        </w:r>
        <w:r w:rsidDel="00D50867">
          <w:rPr>
            <w:color w:val="030305"/>
            <w:sz w:val="15"/>
          </w:rPr>
          <w:delText>Funds provided through a grant a</w:delText>
        </w:r>
        <w:r w:rsidDel="00D50867">
          <w:rPr>
            <w:color w:val="1C1621"/>
            <w:sz w:val="15"/>
          </w:rPr>
          <w:delText>w</w:delText>
        </w:r>
        <w:r w:rsidDel="00D50867">
          <w:rPr>
            <w:color w:val="030305"/>
            <w:sz w:val="15"/>
          </w:rPr>
          <w:delText>ard or contract shall not be given or received in</w:delText>
        </w:r>
        <w:r w:rsidDel="00D50867">
          <w:rPr>
            <w:color w:val="030305"/>
            <w:spacing w:val="-3"/>
            <w:sz w:val="15"/>
          </w:rPr>
          <w:delText xml:space="preserve"> </w:delText>
        </w:r>
        <w:r w:rsidDel="00D50867">
          <w:rPr>
            <w:color w:val="030305"/>
            <w:sz w:val="15"/>
          </w:rPr>
          <w:delText>e</w:delText>
        </w:r>
        <w:r w:rsidDel="00D50867">
          <w:rPr>
            <w:color w:val="1C1621"/>
            <w:sz w:val="15"/>
          </w:rPr>
          <w:delText>x</w:delText>
        </w:r>
        <w:r w:rsidDel="00D50867">
          <w:rPr>
            <w:color w:val="030305"/>
            <w:sz w:val="15"/>
          </w:rPr>
          <w:delText>change for</w:delText>
        </w:r>
        <w:r w:rsidDel="00D50867">
          <w:rPr>
            <w:color w:val="030305"/>
            <w:spacing w:val="-5"/>
            <w:sz w:val="15"/>
          </w:rPr>
          <w:delText xml:space="preserve"> </w:delText>
        </w:r>
        <w:r w:rsidDel="00D50867">
          <w:rPr>
            <w:color w:val="030305"/>
            <w:sz w:val="15"/>
          </w:rPr>
          <w:delText>the making of a campaign contribution</w:delText>
        </w:r>
        <w:r w:rsidDel="00D50867">
          <w:rPr>
            <w:color w:val="0E2A44"/>
            <w:sz w:val="15"/>
          </w:rPr>
          <w:delText>.</w:delText>
        </w:r>
        <w:r w:rsidDel="00D50867">
          <w:rPr>
            <w:color w:val="0E2A44"/>
            <w:spacing w:val="33"/>
            <w:sz w:val="15"/>
          </w:rPr>
          <w:delText xml:space="preserve"> </w:delText>
        </w:r>
        <w:r w:rsidDel="00D50867">
          <w:rPr>
            <w:color w:val="030305"/>
            <w:sz w:val="15"/>
          </w:rPr>
          <w:delText>No part of the funds provided through this</w:delText>
        </w:r>
        <w:r w:rsidDel="00D50867">
          <w:rPr>
            <w:color w:val="030305"/>
            <w:spacing w:val="-2"/>
            <w:sz w:val="15"/>
          </w:rPr>
          <w:delText xml:space="preserve"> </w:delText>
        </w:r>
        <w:r w:rsidDel="00D50867">
          <w:rPr>
            <w:color w:val="030305"/>
            <w:sz w:val="15"/>
          </w:rPr>
          <w:delText>contract shall be</w:delText>
        </w:r>
        <w:r w:rsidDel="00D50867">
          <w:rPr>
            <w:color w:val="030305"/>
            <w:spacing w:val="-4"/>
            <w:sz w:val="15"/>
          </w:rPr>
          <w:delText xml:space="preserve"> </w:delText>
        </w:r>
        <w:r w:rsidDel="00D50867">
          <w:rPr>
            <w:color w:val="030305"/>
            <w:sz w:val="15"/>
          </w:rPr>
          <w:delText>used to</w:delText>
        </w:r>
        <w:r w:rsidDel="00D50867">
          <w:rPr>
            <w:color w:val="030305"/>
            <w:spacing w:val="-4"/>
            <w:sz w:val="15"/>
          </w:rPr>
          <w:delText xml:space="preserve"> </w:delText>
        </w:r>
        <w:r w:rsidDel="00D50867">
          <w:rPr>
            <w:color w:val="030305"/>
            <w:sz w:val="15"/>
          </w:rPr>
          <w:delText>influence or attempt to influence an</w:delText>
        </w:r>
        <w:r w:rsidDel="00D50867">
          <w:rPr>
            <w:color w:val="030305"/>
            <w:spacing w:val="-3"/>
            <w:sz w:val="15"/>
          </w:rPr>
          <w:delText xml:space="preserve"> </w:delText>
        </w:r>
        <w:r w:rsidDel="00D50867">
          <w:rPr>
            <w:color w:val="030305"/>
            <w:sz w:val="15"/>
          </w:rPr>
          <w:delText>officer or</w:delText>
        </w:r>
        <w:r w:rsidDel="00D50867">
          <w:rPr>
            <w:color w:val="030305"/>
            <w:spacing w:val="-1"/>
            <w:sz w:val="15"/>
          </w:rPr>
          <w:delText xml:space="preserve"> </w:delText>
        </w:r>
        <w:r w:rsidDel="00D50867">
          <w:rPr>
            <w:color w:val="030305"/>
            <w:sz w:val="15"/>
          </w:rPr>
          <w:delText>employee of</w:delText>
        </w:r>
        <w:r w:rsidDel="00D50867">
          <w:rPr>
            <w:color w:val="030305"/>
            <w:spacing w:val="-2"/>
            <w:sz w:val="15"/>
          </w:rPr>
          <w:delText xml:space="preserve"> </w:delText>
        </w:r>
        <w:r w:rsidDel="00D50867">
          <w:rPr>
            <w:color w:val="030305"/>
            <w:sz w:val="15"/>
          </w:rPr>
          <w:delText>any State</w:delText>
        </w:r>
        <w:r w:rsidDel="00D50867">
          <w:rPr>
            <w:color w:val="030305"/>
            <w:spacing w:val="-1"/>
            <w:sz w:val="15"/>
          </w:rPr>
          <w:delText xml:space="preserve"> </w:delText>
        </w:r>
        <w:r w:rsidDel="00D50867">
          <w:rPr>
            <w:color w:val="030305"/>
            <w:sz w:val="15"/>
          </w:rPr>
          <w:delText>of Kansas agency or</w:delText>
        </w:r>
        <w:r w:rsidDel="00D50867">
          <w:rPr>
            <w:color w:val="030305"/>
            <w:spacing w:val="-1"/>
            <w:sz w:val="15"/>
          </w:rPr>
          <w:delText xml:space="preserve"> </w:delText>
        </w:r>
        <w:r w:rsidDel="00D50867">
          <w:rPr>
            <w:color w:val="030305"/>
            <w:sz w:val="15"/>
          </w:rPr>
          <w:delText>a</w:delText>
        </w:r>
        <w:r w:rsidDel="00D50867">
          <w:rPr>
            <w:color w:val="030305"/>
            <w:spacing w:val="-1"/>
            <w:sz w:val="15"/>
          </w:rPr>
          <w:delText xml:space="preserve"> </w:delText>
        </w:r>
        <w:r w:rsidDel="00D50867">
          <w:rPr>
            <w:color w:val="030305"/>
            <w:sz w:val="15"/>
          </w:rPr>
          <w:delText>member of the</w:delText>
        </w:r>
        <w:r w:rsidDel="00D50867">
          <w:rPr>
            <w:color w:val="030305"/>
            <w:spacing w:val="-3"/>
            <w:sz w:val="15"/>
          </w:rPr>
          <w:delText xml:space="preserve"> </w:delText>
        </w:r>
        <w:r w:rsidDel="00D50867">
          <w:rPr>
            <w:color w:val="030305"/>
            <w:sz w:val="15"/>
          </w:rPr>
          <w:delText>Legislature regarding any pending legislation or the a</w:delText>
        </w:r>
        <w:r w:rsidDel="00D50867">
          <w:rPr>
            <w:color w:val="1C1621"/>
            <w:sz w:val="15"/>
          </w:rPr>
          <w:delText>w</w:delText>
        </w:r>
        <w:r w:rsidDel="00D50867">
          <w:rPr>
            <w:color w:val="030305"/>
            <w:sz w:val="15"/>
          </w:rPr>
          <w:delText>arding</w:delText>
        </w:r>
        <w:r w:rsidDel="00D50867">
          <w:rPr>
            <w:color w:val="382A36"/>
            <w:sz w:val="15"/>
          </w:rPr>
          <w:delText>,</w:delText>
        </w:r>
        <w:r w:rsidDel="00D50867">
          <w:rPr>
            <w:color w:val="382A36"/>
            <w:spacing w:val="-8"/>
            <w:sz w:val="15"/>
          </w:rPr>
          <w:delText xml:space="preserve"> </w:delText>
        </w:r>
        <w:r w:rsidDel="00D50867">
          <w:rPr>
            <w:color w:val="030305"/>
            <w:sz w:val="15"/>
          </w:rPr>
          <w:delText>e</w:delText>
        </w:r>
        <w:r w:rsidDel="00D50867">
          <w:rPr>
            <w:color w:val="1C1621"/>
            <w:sz w:val="15"/>
          </w:rPr>
          <w:delText>x</w:delText>
        </w:r>
        <w:r w:rsidDel="00D50867">
          <w:rPr>
            <w:color w:val="030305"/>
            <w:sz w:val="15"/>
          </w:rPr>
          <w:delText>tension</w:delText>
        </w:r>
        <w:r w:rsidDel="00D50867">
          <w:rPr>
            <w:color w:val="382A36"/>
            <w:sz w:val="15"/>
          </w:rPr>
          <w:delText>,</w:delText>
        </w:r>
        <w:r w:rsidDel="00D50867">
          <w:rPr>
            <w:color w:val="382A36"/>
            <w:spacing w:val="-8"/>
            <w:sz w:val="15"/>
          </w:rPr>
          <w:delText xml:space="preserve"> </w:delText>
        </w:r>
        <w:r w:rsidDel="00D50867">
          <w:rPr>
            <w:color w:val="030305"/>
            <w:sz w:val="15"/>
          </w:rPr>
          <w:delText>continuation</w:delText>
        </w:r>
        <w:r w:rsidDel="00D50867">
          <w:rPr>
            <w:color w:val="382A36"/>
            <w:sz w:val="15"/>
          </w:rPr>
          <w:delText>,</w:delText>
        </w:r>
        <w:r w:rsidDel="00D50867">
          <w:rPr>
            <w:color w:val="382A36"/>
            <w:spacing w:val="-7"/>
            <w:sz w:val="15"/>
          </w:rPr>
          <w:delText xml:space="preserve"> </w:delText>
        </w:r>
        <w:r w:rsidDel="00D50867">
          <w:rPr>
            <w:color w:val="030305"/>
            <w:sz w:val="15"/>
          </w:rPr>
          <w:delText>rene</w:delText>
        </w:r>
        <w:r w:rsidDel="00D50867">
          <w:rPr>
            <w:color w:val="1C1621"/>
            <w:sz w:val="15"/>
          </w:rPr>
          <w:delText>w</w:delText>
        </w:r>
        <w:r w:rsidDel="00D50867">
          <w:rPr>
            <w:color w:val="030305"/>
            <w:sz w:val="15"/>
          </w:rPr>
          <w:delText>al</w:delText>
        </w:r>
        <w:r w:rsidDel="00D50867">
          <w:rPr>
            <w:color w:val="1C1621"/>
            <w:sz w:val="15"/>
          </w:rPr>
          <w:delText>,</w:delText>
        </w:r>
        <w:r w:rsidDel="00D50867">
          <w:rPr>
            <w:color w:val="1C1621"/>
            <w:spacing w:val="-8"/>
            <w:sz w:val="15"/>
          </w:rPr>
          <w:delText xml:space="preserve"> </w:delText>
        </w:r>
        <w:r w:rsidDel="00D50867">
          <w:rPr>
            <w:color w:val="030305"/>
            <w:sz w:val="15"/>
          </w:rPr>
          <w:delText>amendment or modification of any government contract</w:delText>
        </w:r>
        <w:r w:rsidDel="00D50867">
          <w:rPr>
            <w:color w:val="1C1621"/>
            <w:sz w:val="15"/>
          </w:rPr>
          <w:delText>,</w:delText>
        </w:r>
        <w:r w:rsidDel="00D50867">
          <w:rPr>
            <w:color w:val="1C1621"/>
            <w:spacing w:val="-4"/>
            <w:sz w:val="15"/>
          </w:rPr>
          <w:delText xml:space="preserve"> </w:delText>
        </w:r>
        <w:r w:rsidDel="00D50867">
          <w:rPr>
            <w:color w:val="030305"/>
            <w:sz w:val="15"/>
          </w:rPr>
          <w:delText>grant</w:delText>
        </w:r>
        <w:r w:rsidDel="00D50867">
          <w:rPr>
            <w:color w:val="1C1621"/>
            <w:sz w:val="15"/>
          </w:rPr>
          <w:delText xml:space="preserve">, </w:delText>
        </w:r>
        <w:r w:rsidDel="00D50867">
          <w:rPr>
            <w:color w:val="030305"/>
            <w:sz w:val="15"/>
          </w:rPr>
          <w:delText>loan</w:delText>
        </w:r>
        <w:r w:rsidDel="00D50867">
          <w:rPr>
            <w:color w:val="1C1621"/>
            <w:sz w:val="15"/>
          </w:rPr>
          <w:delText>,</w:delText>
        </w:r>
        <w:r w:rsidDel="00D50867">
          <w:rPr>
            <w:color w:val="1C1621"/>
            <w:spacing w:val="-4"/>
            <w:sz w:val="15"/>
          </w:rPr>
          <w:delText xml:space="preserve"> </w:delText>
        </w:r>
        <w:r w:rsidDel="00D50867">
          <w:rPr>
            <w:color w:val="030305"/>
            <w:sz w:val="15"/>
          </w:rPr>
          <w:delText>or cooperative</w:delText>
        </w:r>
        <w:r w:rsidDel="00D50867">
          <w:rPr>
            <w:color w:val="030305"/>
            <w:spacing w:val="37"/>
            <w:sz w:val="15"/>
          </w:rPr>
          <w:delText xml:space="preserve"> </w:delText>
        </w:r>
        <w:r w:rsidDel="00D50867">
          <w:rPr>
            <w:color w:val="030305"/>
            <w:sz w:val="15"/>
          </w:rPr>
          <w:delText>agreement.</w:delText>
        </w:r>
      </w:del>
    </w:p>
    <w:p w14:paraId="44BF42B0" w14:textId="4F06EE38" w:rsidR="00D46A21" w:rsidDel="00D50867" w:rsidRDefault="000B705F">
      <w:pPr>
        <w:spacing w:before="65"/>
        <w:ind w:left="696"/>
        <w:jc w:val="center"/>
        <w:rPr>
          <w:del w:id="428" w:author="Morgan Wills" w:date="2026-10-01T09:51:00Z"/>
          <w:sz w:val="15"/>
        </w:rPr>
        <w:pPrChange w:id="429" w:author="Morgan Wills" w:date="2026-10-01T09:51:00Z">
          <w:pPr>
            <w:pStyle w:val="ListParagraph"/>
            <w:numPr>
              <w:numId w:val="1"/>
            </w:numPr>
            <w:tabs>
              <w:tab w:val="left" w:pos="1067"/>
            </w:tabs>
            <w:ind w:left="359" w:right="316" w:hanging="356"/>
            <w:jc w:val="left"/>
          </w:pPr>
        </w:pPrChange>
      </w:pPr>
      <w:del w:id="430" w:author="Morgan Wills" w:date="2026-10-01T09:51:00Z">
        <w:r w:rsidDel="00D50867">
          <w:rPr>
            <w:b/>
            <w:color w:val="030305"/>
            <w:sz w:val="14"/>
            <w:u w:val="thick" w:color="0E2A44"/>
          </w:rPr>
          <w:delText>University</w:delText>
        </w:r>
        <w:r w:rsidDel="00D50867">
          <w:rPr>
            <w:b/>
            <w:color w:val="030305"/>
            <w:spacing w:val="18"/>
            <w:sz w:val="14"/>
            <w:u w:val="thick" w:color="0E2A44"/>
          </w:rPr>
          <w:delText xml:space="preserve"> </w:delText>
        </w:r>
        <w:r w:rsidDel="00D50867">
          <w:rPr>
            <w:b/>
            <w:color w:val="030305"/>
            <w:sz w:val="14"/>
            <w:u w:val="thick" w:color="0E2A44"/>
          </w:rPr>
          <w:delText>Access</w:delText>
        </w:r>
        <w:r w:rsidDel="00D50867">
          <w:rPr>
            <w:b/>
            <w:color w:val="0E2A44"/>
            <w:sz w:val="14"/>
          </w:rPr>
          <w:delText>:</w:delText>
        </w:r>
        <w:r w:rsidDel="00D50867">
          <w:rPr>
            <w:b/>
            <w:color w:val="0E2A44"/>
            <w:spacing w:val="-8"/>
            <w:sz w:val="14"/>
          </w:rPr>
          <w:delText xml:space="preserve"> </w:delText>
        </w:r>
        <w:r w:rsidDel="00D50867">
          <w:rPr>
            <w:color w:val="030305"/>
            <w:sz w:val="15"/>
          </w:rPr>
          <w:delText>To</w:delText>
        </w:r>
        <w:r w:rsidDel="00D50867">
          <w:rPr>
            <w:color w:val="030305"/>
            <w:spacing w:val="-5"/>
            <w:sz w:val="15"/>
          </w:rPr>
          <w:delText xml:space="preserve"> </w:delText>
        </w:r>
        <w:r w:rsidDel="00D50867">
          <w:rPr>
            <w:color w:val="030305"/>
            <w:sz w:val="15"/>
          </w:rPr>
          <w:delText>the extent Contractor is</w:delText>
        </w:r>
        <w:r w:rsidDel="00D50867">
          <w:rPr>
            <w:color w:val="030305"/>
            <w:spacing w:val="-5"/>
            <w:sz w:val="15"/>
          </w:rPr>
          <w:delText xml:space="preserve"> </w:delText>
        </w:r>
        <w:r w:rsidDel="00D50867">
          <w:rPr>
            <w:color w:val="030305"/>
            <w:sz w:val="15"/>
          </w:rPr>
          <w:delText>present on</w:delText>
        </w:r>
        <w:r w:rsidDel="00D50867">
          <w:rPr>
            <w:color w:val="030305"/>
            <w:spacing w:val="-11"/>
            <w:sz w:val="15"/>
          </w:rPr>
          <w:delText xml:space="preserve"> </w:delText>
        </w:r>
        <w:r w:rsidDel="00D50867">
          <w:rPr>
            <w:color w:val="030305"/>
            <w:sz w:val="15"/>
          </w:rPr>
          <w:delText>University</w:delText>
        </w:r>
        <w:r w:rsidDel="00D50867">
          <w:rPr>
            <w:color w:val="382A36"/>
            <w:sz w:val="15"/>
          </w:rPr>
          <w:delText>'</w:delText>
        </w:r>
        <w:r w:rsidDel="00D50867">
          <w:rPr>
            <w:color w:val="030305"/>
            <w:sz w:val="15"/>
          </w:rPr>
          <w:delText>s premises or in</w:delText>
        </w:r>
        <w:r w:rsidDel="00D50867">
          <w:rPr>
            <w:color w:val="030305"/>
            <w:spacing w:val="-5"/>
            <w:sz w:val="15"/>
          </w:rPr>
          <w:delText xml:space="preserve"> </w:delText>
        </w:r>
        <w:r w:rsidDel="00D50867">
          <w:rPr>
            <w:color w:val="030305"/>
            <w:sz w:val="15"/>
          </w:rPr>
          <w:delText xml:space="preserve">any </w:delText>
        </w:r>
        <w:r w:rsidDel="00D50867">
          <w:rPr>
            <w:color w:val="1C1621"/>
            <w:sz w:val="15"/>
          </w:rPr>
          <w:delText>w</w:delText>
        </w:r>
        <w:r w:rsidDel="00D50867">
          <w:rPr>
            <w:color w:val="030305"/>
            <w:sz w:val="15"/>
          </w:rPr>
          <w:delText>ay</w:delText>
        </w:r>
        <w:r w:rsidDel="00D50867">
          <w:rPr>
            <w:color w:val="030305"/>
            <w:spacing w:val="-1"/>
            <w:sz w:val="15"/>
          </w:rPr>
          <w:delText xml:space="preserve"> </w:delText>
        </w:r>
        <w:r w:rsidDel="00D50867">
          <w:rPr>
            <w:color w:val="030305"/>
            <w:sz w:val="15"/>
          </w:rPr>
          <w:delText>utilizes University computing and</w:delText>
        </w:r>
        <w:r w:rsidDel="00D50867">
          <w:rPr>
            <w:color w:val="382A36"/>
            <w:sz w:val="15"/>
          </w:rPr>
          <w:delText>/</w:delText>
        </w:r>
        <w:r w:rsidDel="00D50867">
          <w:rPr>
            <w:color w:val="030305"/>
            <w:sz w:val="15"/>
          </w:rPr>
          <w:delText>or</w:delText>
        </w:r>
        <w:r w:rsidDel="00D50867">
          <w:rPr>
            <w:color w:val="030305"/>
            <w:spacing w:val="-5"/>
            <w:sz w:val="15"/>
          </w:rPr>
          <w:delText xml:space="preserve"> </w:delText>
        </w:r>
        <w:r w:rsidDel="00D50867">
          <w:rPr>
            <w:color w:val="030305"/>
            <w:sz w:val="15"/>
          </w:rPr>
          <w:delText>ne</w:delText>
        </w:r>
        <w:r w:rsidDel="00D50867">
          <w:rPr>
            <w:color w:val="1C1621"/>
            <w:sz w:val="15"/>
          </w:rPr>
          <w:delText>tw</w:delText>
        </w:r>
        <w:r w:rsidDel="00D50867">
          <w:rPr>
            <w:color w:val="030305"/>
            <w:sz w:val="15"/>
          </w:rPr>
          <w:delText>ork</w:delText>
        </w:r>
        <w:r w:rsidDel="00D50867">
          <w:rPr>
            <w:color w:val="030305"/>
            <w:spacing w:val="-1"/>
            <w:sz w:val="15"/>
          </w:rPr>
          <w:delText xml:space="preserve"> </w:delText>
        </w:r>
        <w:r w:rsidDel="00D50867">
          <w:rPr>
            <w:color w:val="030305"/>
            <w:sz w:val="15"/>
          </w:rPr>
          <w:delText>resources in connection</w:delText>
        </w:r>
        <w:r w:rsidDel="00D50867">
          <w:rPr>
            <w:color w:val="030305"/>
            <w:spacing w:val="-11"/>
            <w:sz w:val="15"/>
          </w:rPr>
          <w:delText xml:space="preserve"> </w:delText>
        </w:r>
        <w:r w:rsidDel="00D50867">
          <w:rPr>
            <w:color w:val="1C1621"/>
            <w:sz w:val="15"/>
          </w:rPr>
          <w:delText>w</w:delText>
        </w:r>
        <w:r w:rsidDel="00D50867">
          <w:rPr>
            <w:color w:val="030305"/>
            <w:sz w:val="15"/>
          </w:rPr>
          <w:delText>ith</w:delText>
        </w:r>
        <w:r w:rsidDel="00D50867">
          <w:rPr>
            <w:color w:val="030305"/>
            <w:spacing w:val="-8"/>
            <w:sz w:val="15"/>
          </w:rPr>
          <w:delText xml:space="preserve"> </w:delText>
        </w:r>
        <w:r w:rsidDel="00D50867">
          <w:rPr>
            <w:color w:val="030305"/>
            <w:sz w:val="15"/>
          </w:rPr>
          <w:delText>any contract</w:delText>
        </w:r>
        <w:r w:rsidDel="00D50867">
          <w:rPr>
            <w:color w:val="382A36"/>
            <w:sz w:val="15"/>
          </w:rPr>
          <w:delText>,</w:delText>
        </w:r>
        <w:r w:rsidDel="00D50867">
          <w:rPr>
            <w:color w:val="382A36"/>
            <w:spacing w:val="-11"/>
            <w:sz w:val="15"/>
          </w:rPr>
          <w:delText xml:space="preserve"> </w:delText>
        </w:r>
        <w:r w:rsidDel="00D50867">
          <w:rPr>
            <w:color w:val="030305"/>
            <w:sz w:val="15"/>
          </w:rPr>
          <w:delText>Contractor and</w:delText>
        </w:r>
        <w:r w:rsidDel="00D50867">
          <w:rPr>
            <w:color w:val="030305"/>
            <w:spacing w:val="-6"/>
            <w:sz w:val="15"/>
          </w:rPr>
          <w:delText xml:space="preserve"> </w:delText>
        </w:r>
        <w:r w:rsidDel="00D50867">
          <w:rPr>
            <w:color w:val="030305"/>
            <w:sz w:val="15"/>
          </w:rPr>
          <w:delText>its</w:delText>
        </w:r>
        <w:r w:rsidDel="00D50867">
          <w:rPr>
            <w:color w:val="030305"/>
            <w:spacing w:val="-6"/>
            <w:sz w:val="15"/>
          </w:rPr>
          <w:delText xml:space="preserve"> </w:delText>
        </w:r>
        <w:r w:rsidDel="00D50867">
          <w:rPr>
            <w:color w:val="030305"/>
            <w:sz w:val="15"/>
          </w:rPr>
          <w:delText>representatives</w:delText>
        </w:r>
        <w:r w:rsidDel="00D50867">
          <w:rPr>
            <w:color w:val="030305"/>
            <w:spacing w:val="-11"/>
            <w:sz w:val="15"/>
          </w:rPr>
          <w:delText xml:space="preserve"> </w:delText>
        </w:r>
        <w:r w:rsidDel="00D50867">
          <w:rPr>
            <w:color w:val="1C1621"/>
            <w:sz w:val="15"/>
          </w:rPr>
          <w:delText>w</w:delText>
        </w:r>
        <w:r w:rsidDel="00D50867">
          <w:rPr>
            <w:color w:val="030305"/>
            <w:sz w:val="15"/>
          </w:rPr>
          <w:delText>ill</w:delText>
        </w:r>
        <w:r w:rsidDel="00D50867">
          <w:rPr>
            <w:color w:val="030305"/>
            <w:spacing w:val="-10"/>
            <w:sz w:val="15"/>
          </w:rPr>
          <w:delText xml:space="preserve"> </w:delText>
        </w:r>
        <w:r w:rsidDel="00D50867">
          <w:rPr>
            <w:color w:val="030305"/>
            <w:sz w:val="15"/>
          </w:rPr>
          <w:delText>adhere to</w:delText>
        </w:r>
        <w:r w:rsidDel="00D50867">
          <w:rPr>
            <w:color w:val="030305"/>
            <w:spacing w:val="-4"/>
            <w:sz w:val="15"/>
          </w:rPr>
          <w:delText xml:space="preserve"> </w:delText>
        </w:r>
        <w:r w:rsidDel="00D50867">
          <w:rPr>
            <w:color w:val="030305"/>
            <w:sz w:val="15"/>
          </w:rPr>
          <w:delText>the</w:delText>
        </w:r>
        <w:r w:rsidDel="00D50867">
          <w:rPr>
            <w:color w:val="030305"/>
            <w:spacing w:val="-3"/>
            <w:sz w:val="15"/>
          </w:rPr>
          <w:delText xml:space="preserve"> </w:delText>
        </w:r>
        <w:r w:rsidDel="00D50867">
          <w:rPr>
            <w:color w:val="030305"/>
            <w:sz w:val="15"/>
          </w:rPr>
          <w:delText>University</w:delText>
        </w:r>
        <w:r w:rsidDel="00D50867">
          <w:rPr>
            <w:color w:val="382A36"/>
            <w:sz w:val="15"/>
          </w:rPr>
          <w:delText>'</w:delText>
        </w:r>
        <w:r w:rsidDel="00D50867">
          <w:rPr>
            <w:color w:val="030305"/>
            <w:sz w:val="15"/>
          </w:rPr>
          <w:delText>s</w:delText>
        </w:r>
        <w:r w:rsidDel="00D50867">
          <w:rPr>
            <w:color w:val="030305"/>
            <w:spacing w:val="-4"/>
            <w:sz w:val="15"/>
          </w:rPr>
          <w:delText xml:space="preserve"> </w:delText>
        </w:r>
        <w:r w:rsidDel="00D50867">
          <w:rPr>
            <w:color w:val="030305"/>
            <w:sz w:val="15"/>
          </w:rPr>
          <w:delText>policies and</w:delText>
        </w:r>
        <w:r w:rsidDel="00D50867">
          <w:rPr>
            <w:color w:val="030305"/>
            <w:spacing w:val="-6"/>
            <w:sz w:val="15"/>
          </w:rPr>
          <w:delText xml:space="preserve"> </w:delText>
        </w:r>
        <w:r w:rsidDel="00D50867">
          <w:rPr>
            <w:color w:val="030305"/>
            <w:sz w:val="15"/>
          </w:rPr>
          <w:delText>procedures</w:delText>
        </w:r>
        <w:r w:rsidDel="00D50867">
          <w:rPr>
            <w:color w:val="382A36"/>
            <w:sz w:val="15"/>
          </w:rPr>
          <w:delText>,</w:delText>
        </w:r>
        <w:r w:rsidDel="00D50867">
          <w:rPr>
            <w:color w:val="382A36"/>
            <w:spacing w:val="-11"/>
            <w:sz w:val="15"/>
          </w:rPr>
          <w:delText xml:space="preserve"> </w:delText>
        </w:r>
        <w:r w:rsidDel="00D50867">
          <w:rPr>
            <w:color w:val="030305"/>
            <w:sz w:val="15"/>
          </w:rPr>
          <w:delText>and</w:delText>
        </w:r>
        <w:r w:rsidDel="00D50867">
          <w:rPr>
            <w:color w:val="030305"/>
            <w:spacing w:val="-10"/>
            <w:sz w:val="15"/>
          </w:rPr>
          <w:delText xml:space="preserve"> </w:delText>
        </w:r>
        <w:r w:rsidDel="00D50867">
          <w:rPr>
            <w:color w:val="1C1621"/>
            <w:sz w:val="15"/>
          </w:rPr>
          <w:delText>w</w:delText>
        </w:r>
        <w:r w:rsidDel="00D50867">
          <w:rPr>
            <w:color w:val="030305"/>
            <w:sz w:val="15"/>
          </w:rPr>
          <w:delText>ill</w:delText>
        </w:r>
        <w:r w:rsidDel="00D50867">
          <w:rPr>
            <w:color w:val="030305"/>
            <w:spacing w:val="-10"/>
            <w:sz w:val="15"/>
          </w:rPr>
          <w:delText xml:space="preserve"> </w:delText>
        </w:r>
        <w:r w:rsidDel="00D50867">
          <w:rPr>
            <w:color w:val="030305"/>
            <w:sz w:val="15"/>
          </w:rPr>
          <w:delText>use</w:delText>
        </w:r>
        <w:r w:rsidDel="00D50867">
          <w:rPr>
            <w:color w:val="030305"/>
            <w:spacing w:val="-1"/>
            <w:sz w:val="15"/>
          </w:rPr>
          <w:delText xml:space="preserve"> </w:delText>
        </w:r>
        <w:r w:rsidDel="00D50867">
          <w:rPr>
            <w:color w:val="030305"/>
            <w:sz w:val="15"/>
          </w:rPr>
          <w:delText>commercially</w:delText>
        </w:r>
        <w:r w:rsidDel="00D50867">
          <w:rPr>
            <w:color w:val="030305"/>
            <w:spacing w:val="20"/>
            <w:sz w:val="15"/>
          </w:rPr>
          <w:delText xml:space="preserve"> </w:delText>
        </w:r>
        <w:r w:rsidDel="00D50867">
          <w:rPr>
            <w:color w:val="030305"/>
            <w:sz w:val="15"/>
          </w:rPr>
          <w:delText>reasonable</w:delText>
        </w:r>
        <w:r w:rsidDel="00D50867">
          <w:rPr>
            <w:color w:val="030305"/>
            <w:spacing w:val="14"/>
            <w:sz w:val="15"/>
          </w:rPr>
          <w:delText xml:space="preserve"> </w:delText>
        </w:r>
        <w:r w:rsidDel="00D50867">
          <w:rPr>
            <w:color w:val="030305"/>
            <w:sz w:val="15"/>
          </w:rPr>
          <w:delText xml:space="preserve">efforts not to interfere </w:delText>
        </w:r>
        <w:r w:rsidDel="00D50867">
          <w:rPr>
            <w:color w:val="1C1621"/>
            <w:sz w:val="15"/>
          </w:rPr>
          <w:delText>w</w:delText>
        </w:r>
        <w:r w:rsidDel="00D50867">
          <w:rPr>
            <w:color w:val="030305"/>
            <w:sz w:val="15"/>
          </w:rPr>
          <w:delText>ith</w:delText>
        </w:r>
        <w:r w:rsidDel="00D50867">
          <w:rPr>
            <w:color w:val="030305"/>
            <w:spacing w:val="-1"/>
            <w:sz w:val="15"/>
          </w:rPr>
          <w:delText xml:space="preserve"> </w:delText>
        </w:r>
        <w:r w:rsidDel="00D50867">
          <w:rPr>
            <w:color w:val="030305"/>
            <w:sz w:val="15"/>
          </w:rPr>
          <w:delText>the University</w:delText>
        </w:r>
        <w:r w:rsidDel="00D50867">
          <w:rPr>
            <w:color w:val="1C1621"/>
            <w:sz w:val="15"/>
          </w:rPr>
          <w:delText>'</w:delText>
        </w:r>
        <w:r w:rsidDel="00D50867">
          <w:rPr>
            <w:color w:val="030305"/>
            <w:sz w:val="15"/>
          </w:rPr>
          <w:delText>s regular operations.</w:delText>
        </w:r>
        <w:r w:rsidDel="00D50867">
          <w:rPr>
            <w:color w:val="030305"/>
            <w:spacing w:val="40"/>
            <w:sz w:val="15"/>
          </w:rPr>
          <w:delText xml:space="preserve"> </w:delText>
        </w:r>
        <w:r w:rsidDel="00D50867">
          <w:rPr>
            <w:color w:val="030305"/>
            <w:sz w:val="15"/>
          </w:rPr>
          <w:delText>Contractor further agrees</w:delText>
        </w:r>
        <w:r w:rsidDel="00D50867">
          <w:rPr>
            <w:color w:val="1C1621"/>
            <w:sz w:val="15"/>
          </w:rPr>
          <w:delText>,</w:delText>
        </w:r>
        <w:r w:rsidDel="00D50867">
          <w:rPr>
            <w:color w:val="1C1621"/>
            <w:spacing w:val="-1"/>
            <w:sz w:val="15"/>
          </w:rPr>
          <w:delText xml:space="preserve"> </w:delText>
        </w:r>
        <w:r w:rsidDel="00D50867">
          <w:rPr>
            <w:color w:val="030305"/>
            <w:sz w:val="15"/>
          </w:rPr>
          <w:delText>upon request</w:delText>
        </w:r>
        <w:r w:rsidDel="00D50867">
          <w:rPr>
            <w:color w:val="1C1621"/>
            <w:sz w:val="15"/>
          </w:rPr>
          <w:delText>,</w:delText>
        </w:r>
        <w:r w:rsidDel="00D50867">
          <w:rPr>
            <w:color w:val="1C1621"/>
            <w:spacing w:val="-8"/>
            <w:sz w:val="15"/>
          </w:rPr>
          <w:delText xml:space="preserve"> </w:delText>
        </w:r>
        <w:r w:rsidDel="00D50867">
          <w:rPr>
            <w:color w:val="030305"/>
            <w:sz w:val="15"/>
          </w:rPr>
          <w:delText>to include the University as an additional insured on its general liability insurance</w:delText>
        </w:r>
        <w:r w:rsidDel="00D50867">
          <w:rPr>
            <w:color w:val="030305"/>
            <w:spacing w:val="10"/>
            <w:sz w:val="15"/>
          </w:rPr>
          <w:delText xml:space="preserve"> </w:delText>
        </w:r>
        <w:r w:rsidDel="00D50867">
          <w:rPr>
            <w:color w:val="030305"/>
            <w:sz w:val="15"/>
          </w:rPr>
          <w:delText>polic</w:delText>
        </w:r>
        <w:r w:rsidDel="00D50867">
          <w:rPr>
            <w:color w:val="1C1621"/>
            <w:sz w:val="15"/>
          </w:rPr>
          <w:delText xml:space="preserve">y </w:delText>
        </w:r>
        <w:r w:rsidDel="00D50867">
          <w:rPr>
            <w:color w:val="030305"/>
            <w:sz w:val="15"/>
          </w:rPr>
          <w:delText>on</w:delText>
        </w:r>
        <w:r w:rsidDel="00D50867">
          <w:rPr>
            <w:color w:val="030305"/>
            <w:spacing w:val="-8"/>
            <w:sz w:val="15"/>
          </w:rPr>
          <w:delText xml:space="preserve"> </w:delText>
        </w:r>
        <w:r w:rsidDel="00D50867">
          <w:rPr>
            <w:color w:val="030305"/>
            <w:sz w:val="15"/>
          </w:rPr>
          <w:delText>a primary</w:delText>
        </w:r>
        <w:r w:rsidDel="00D50867">
          <w:rPr>
            <w:color w:val="030305"/>
            <w:spacing w:val="10"/>
            <w:sz w:val="15"/>
          </w:rPr>
          <w:delText xml:space="preserve"> </w:delText>
        </w:r>
        <w:r w:rsidDel="00D50867">
          <w:rPr>
            <w:color w:val="030305"/>
            <w:sz w:val="15"/>
          </w:rPr>
          <w:delText>and</w:delText>
        </w:r>
        <w:r w:rsidDel="00D50867">
          <w:rPr>
            <w:color w:val="030305"/>
            <w:spacing w:val="-7"/>
            <w:sz w:val="15"/>
          </w:rPr>
          <w:delText xml:space="preserve"> </w:delText>
        </w:r>
        <w:r w:rsidDel="00D50867">
          <w:rPr>
            <w:color w:val="030305"/>
            <w:sz w:val="15"/>
          </w:rPr>
          <w:delText>non- contributory basis</w:delText>
        </w:r>
        <w:r w:rsidDel="00D50867">
          <w:rPr>
            <w:color w:val="382A36"/>
            <w:sz w:val="15"/>
          </w:rPr>
          <w:delText>,</w:delText>
        </w:r>
        <w:r w:rsidDel="00D50867">
          <w:rPr>
            <w:color w:val="382A36"/>
            <w:spacing w:val="-11"/>
            <w:sz w:val="15"/>
          </w:rPr>
          <w:delText xml:space="preserve"> </w:delText>
        </w:r>
        <w:r w:rsidDel="00D50867">
          <w:rPr>
            <w:color w:val="1C1621"/>
            <w:sz w:val="15"/>
          </w:rPr>
          <w:delText>w</w:delText>
        </w:r>
        <w:r w:rsidDel="00D50867">
          <w:rPr>
            <w:color w:val="030305"/>
            <w:sz w:val="15"/>
          </w:rPr>
          <w:delText>ith</w:delText>
        </w:r>
        <w:r w:rsidDel="00D50867">
          <w:rPr>
            <w:color w:val="030305"/>
            <w:spacing w:val="-2"/>
            <w:sz w:val="15"/>
          </w:rPr>
          <w:delText xml:space="preserve"> </w:delText>
        </w:r>
        <w:r w:rsidDel="00D50867">
          <w:rPr>
            <w:color w:val="030305"/>
            <w:sz w:val="15"/>
          </w:rPr>
          <w:delText>such policy</w:delText>
        </w:r>
        <w:r w:rsidDel="00D50867">
          <w:rPr>
            <w:color w:val="030305"/>
            <w:spacing w:val="-1"/>
            <w:sz w:val="15"/>
          </w:rPr>
          <w:delText xml:space="preserve"> </w:delText>
        </w:r>
        <w:r w:rsidDel="00D50867">
          <w:rPr>
            <w:color w:val="030305"/>
            <w:sz w:val="15"/>
          </w:rPr>
          <w:delText>to</w:delText>
        </w:r>
        <w:r w:rsidDel="00D50867">
          <w:rPr>
            <w:color w:val="030305"/>
            <w:spacing w:val="-4"/>
            <w:sz w:val="15"/>
          </w:rPr>
          <w:delText xml:space="preserve"> </w:delText>
        </w:r>
        <w:r w:rsidDel="00D50867">
          <w:rPr>
            <w:color w:val="030305"/>
            <w:sz w:val="15"/>
          </w:rPr>
          <w:delText>provide continuous coverage</w:delText>
        </w:r>
        <w:r w:rsidDel="00D50867">
          <w:rPr>
            <w:color w:val="030305"/>
            <w:spacing w:val="-2"/>
            <w:sz w:val="15"/>
          </w:rPr>
          <w:delText xml:space="preserve"> </w:delText>
        </w:r>
        <w:r w:rsidDel="00D50867">
          <w:rPr>
            <w:color w:val="030305"/>
            <w:sz w:val="15"/>
          </w:rPr>
          <w:delText>for at</w:delText>
        </w:r>
        <w:r w:rsidDel="00D50867">
          <w:rPr>
            <w:color w:val="030305"/>
            <w:spacing w:val="-2"/>
            <w:sz w:val="15"/>
          </w:rPr>
          <w:delText xml:space="preserve"> </w:delText>
        </w:r>
        <w:r w:rsidDel="00D50867">
          <w:rPr>
            <w:color w:val="030305"/>
            <w:sz w:val="15"/>
          </w:rPr>
          <w:delText>least a</w:delText>
        </w:r>
        <w:r w:rsidDel="00D50867">
          <w:rPr>
            <w:color w:val="030305"/>
            <w:spacing w:val="-5"/>
            <w:sz w:val="15"/>
          </w:rPr>
          <w:delText xml:space="preserve"> </w:delText>
        </w:r>
        <w:r w:rsidDel="00D50867">
          <w:rPr>
            <w:color w:val="030305"/>
            <w:sz w:val="15"/>
          </w:rPr>
          <w:delText>period of</w:delText>
        </w:r>
        <w:r w:rsidDel="00D50867">
          <w:rPr>
            <w:color w:val="030305"/>
            <w:spacing w:val="-3"/>
            <w:sz w:val="15"/>
          </w:rPr>
          <w:delText xml:space="preserve"> </w:delText>
        </w:r>
        <w:r w:rsidDel="00D50867">
          <w:rPr>
            <w:color w:val="1C1621"/>
            <w:sz w:val="15"/>
          </w:rPr>
          <w:delText>tw</w:delText>
        </w:r>
        <w:r w:rsidDel="00D50867">
          <w:rPr>
            <w:color w:val="030305"/>
            <w:sz w:val="15"/>
          </w:rPr>
          <w:delText>o</w:delText>
        </w:r>
        <w:r w:rsidDel="00D50867">
          <w:rPr>
            <w:color w:val="030305"/>
            <w:spacing w:val="-1"/>
            <w:sz w:val="15"/>
          </w:rPr>
          <w:delText xml:space="preserve"> </w:delText>
        </w:r>
        <w:r w:rsidDel="00D50867">
          <w:rPr>
            <w:color w:val="1C1621"/>
            <w:sz w:val="15"/>
          </w:rPr>
          <w:delText>y</w:delText>
        </w:r>
        <w:r w:rsidDel="00D50867">
          <w:rPr>
            <w:color w:val="030305"/>
            <w:sz w:val="15"/>
          </w:rPr>
          <w:delText>ears after the</w:delText>
        </w:r>
        <w:r w:rsidDel="00D50867">
          <w:rPr>
            <w:color w:val="030305"/>
            <w:spacing w:val="-1"/>
            <w:sz w:val="15"/>
          </w:rPr>
          <w:delText xml:space="preserve"> </w:delText>
        </w:r>
        <w:r w:rsidDel="00D50867">
          <w:rPr>
            <w:color w:val="030305"/>
            <w:sz w:val="15"/>
          </w:rPr>
          <w:delText>end</w:delText>
        </w:r>
        <w:r w:rsidDel="00D50867">
          <w:rPr>
            <w:color w:val="030305"/>
            <w:spacing w:val="-6"/>
            <w:sz w:val="15"/>
          </w:rPr>
          <w:delText xml:space="preserve"> </w:delText>
        </w:r>
        <w:r w:rsidDel="00D50867">
          <w:rPr>
            <w:color w:val="030305"/>
            <w:sz w:val="15"/>
          </w:rPr>
          <w:delText xml:space="preserve">of the contract and such policy is not to be cancelled </w:delText>
        </w:r>
        <w:r w:rsidDel="00D50867">
          <w:rPr>
            <w:color w:val="1C1621"/>
            <w:sz w:val="15"/>
          </w:rPr>
          <w:delText>w</w:delText>
        </w:r>
        <w:r w:rsidDel="00D50867">
          <w:rPr>
            <w:color w:val="030305"/>
            <w:sz w:val="15"/>
          </w:rPr>
          <w:delText>ithout 30-day prior notice to the University and another general liability insurance policy in</w:delText>
        </w:r>
        <w:r w:rsidDel="00D50867">
          <w:rPr>
            <w:color w:val="030305"/>
            <w:spacing w:val="-5"/>
            <w:sz w:val="15"/>
          </w:rPr>
          <w:delText xml:space="preserve"> </w:delText>
        </w:r>
        <w:r w:rsidDel="00D50867">
          <w:rPr>
            <w:color w:val="030305"/>
            <w:sz w:val="15"/>
          </w:rPr>
          <w:delText>place prior to the termination of</w:delText>
        </w:r>
        <w:r w:rsidDel="00D50867">
          <w:rPr>
            <w:color w:val="030305"/>
            <w:spacing w:val="-2"/>
            <w:sz w:val="15"/>
          </w:rPr>
          <w:delText xml:space="preserve"> </w:delText>
        </w:r>
        <w:r w:rsidDel="00D50867">
          <w:rPr>
            <w:color w:val="030305"/>
            <w:sz w:val="15"/>
          </w:rPr>
          <w:delText>the e</w:delText>
        </w:r>
        <w:r w:rsidDel="00D50867">
          <w:rPr>
            <w:color w:val="1C1621"/>
            <w:sz w:val="15"/>
          </w:rPr>
          <w:delText>x</w:delText>
        </w:r>
        <w:r w:rsidDel="00D50867">
          <w:rPr>
            <w:color w:val="030305"/>
            <w:sz w:val="15"/>
          </w:rPr>
          <w:delText>isting</w:delText>
        </w:r>
        <w:r w:rsidDel="00D50867">
          <w:rPr>
            <w:color w:val="030305"/>
            <w:spacing w:val="-3"/>
            <w:sz w:val="15"/>
          </w:rPr>
          <w:delText xml:space="preserve"> </w:delText>
        </w:r>
        <w:r w:rsidDel="00D50867">
          <w:rPr>
            <w:color w:val="030305"/>
            <w:sz w:val="15"/>
          </w:rPr>
          <w:delText>policy. The</w:delText>
        </w:r>
        <w:r w:rsidDel="00D50867">
          <w:rPr>
            <w:color w:val="030305"/>
            <w:spacing w:val="-1"/>
            <w:sz w:val="15"/>
          </w:rPr>
          <w:delText xml:space="preserve"> </w:delText>
        </w:r>
        <w:r w:rsidDel="00D50867">
          <w:rPr>
            <w:color w:val="030305"/>
            <w:sz w:val="15"/>
          </w:rPr>
          <w:delText>Contractor shall also provide the</w:delText>
        </w:r>
        <w:r w:rsidDel="00D50867">
          <w:rPr>
            <w:color w:val="030305"/>
            <w:spacing w:val="-2"/>
            <w:sz w:val="15"/>
          </w:rPr>
          <w:delText xml:space="preserve"> </w:delText>
        </w:r>
        <w:r w:rsidDel="00D50867">
          <w:rPr>
            <w:color w:val="030305"/>
            <w:sz w:val="15"/>
          </w:rPr>
          <w:delText xml:space="preserve">University </w:delText>
        </w:r>
        <w:r w:rsidDel="00D50867">
          <w:rPr>
            <w:color w:val="1C1621"/>
            <w:sz w:val="15"/>
          </w:rPr>
          <w:delText>w</w:delText>
        </w:r>
        <w:r w:rsidDel="00D50867">
          <w:rPr>
            <w:color w:val="030305"/>
            <w:sz w:val="15"/>
          </w:rPr>
          <w:delText>ith</w:delText>
        </w:r>
        <w:r w:rsidDel="00D50867">
          <w:rPr>
            <w:color w:val="030305"/>
            <w:spacing w:val="-3"/>
            <w:sz w:val="15"/>
          </w:rPr>
          <w:delText xml:space="preserve"> </w:delText>
        </w:r>
        <w:r w:rsidDel="00D50867">
          <w:rPr>
            <w:color w:val="030305"/>
            <w:sz w:val="15"/>
          </w:rPr>
          <w:delText>a</w:delText>
        </w:r>
        <w:r w:rsidDel="00D50867">
          <w:rPr>
            <w:color w:val="030305"/>
            <w:spacing w:val="-5"/>
            <w:sz w:val="15"/>
          </w:rPr>
          <w:delText xml:space="preserve"> </w:delText>
        </w:r>
        <w:r w:rsidDel="00D50867">
          <w:rPr>
            <w:color w:val="030305"/>
            <w:sz w:val="15"/>
          </w:rPr>
          <w:delText xml:space="preserve">certificate of insurance </w:delText>
        </w:r>
        <w:r w:rsidDel="00D50867">
          <w:rPr>
            <w:color w:val="1C1621"/>
            <w:sz w:val="15"/>
          </w:rPr>
          <w:delText>w</w:delText>
        </w:r>
        <w:r w:rsidDel="00D50867">
          <w:rPr>
            <w:color w:val="030305"/>
            <w:sz w:val="15"/>
          </w:rPr>
          <w:delText>ithin</w:delText>
        </w:r>
        <w:r w:rsidDel="00D50867">
          <w:rPr>
            <w:color w:val="030305"/>
            <w:spacing w:val="-4"/>
            <w:sz w:val="15"/>
          </w:rPr>
          <w:delText xml:space="preserve"> </w:delText>
        </w:r>
        <w:r w:rsidDel="00D50867">
          <w:rPr>
            <w:color w:val="030305"/>
            <w:sz w:val="15"/>
          </w:rPr>
          <w:delText>five business da</w:delText>
        </w:r>
        <w:r w:rsidDel="00D50867">
          <w:rPr>
            <w:color w:val="1C1621"/>
            <w:sz w:val="15"/>
          </w:rPr>
          <w:delText>y</w:delText>
        </w:r>
        <w:r w:rsidDel="00D50867">
          <w:rPr>
            <w:color w:val="030305"/>
            <w:sz w:val="15"/>
          </w:rPr>
          <w:delText>s</w:delText>
        </w:r>
        <w:r w:rsidDel="00D50867">
          <w:rPr>
            <w:color w:val="030305"/>
            <w:spacing w:val="-4"/>
            <w:sz w:val="15"/>
          </w:rPr>
          <w:delText xml:space="preserve"> </w:delText>
        </w:r>
        <w:r w:rsidDel="00D50867">
          <w:rPr>
            <w:color w:val="030305"/>
            <w:sz w:val="15"/>
          </w:rPr>
          <w:delText>upon request.</w:delText>
        </w:r>
      </w:del>
    </w:p>
    <w:p w14:paraId="786E2F34" w14:textId="53180945" w:rsidR="00D46A21" w:rsidDel="00D50867" w:rsidRDefault="000B705F">
      <w:pPr>
        <w:spacing w:before="65"/>
        <w:ind w:left="696"/>
        <w:jc w:val="center"/>
        <w:rPr>
          <w:del w:id="431" w:author="Morgan Wills" w:date="2026-10-01T09:51:00Z"/>
          <w:sz w:val="15"/>
        </w:rPr>
        <w:pPrChange w:id="432" w:author="Morgan Wills" w:date="2026-10-01T09:51:00Z">
          <w:pPr>
            <w:pStyle w:val="ListParagraph"/>
            <w:numPr>
              <w:numId w:val="1"/>
            </w:numPr>
            <w:tabs>
              <w:tab w:val="left" w:pos="1074"/>
            </w:tabs>
            <w:spacing w:before="1"/>
            <w:ind w:left="361" w:right="323" w:firstLine="363"/>
            <w:jc w:val="left"/>
          </w:pPr>
        </w:pPrChange>
      </w:pPr>
      <w:del w:id="433" w:author="Morgan Wills" w:date="2026-10-01T09:51:00Z">
        <w:r w:rsidDel="00D50867">
          <w:rPr>
            <w:b/>
            <w:color w:val="030305"/>
            <w:sz w:val="14"/>
            <w:u w:val="thick" w:color="0E2A44"/>
          </w:rPr>
          <w:delText>Electronic</w:delText>
        </w:r>
        <w:r w:rsidDel="00D50867">
          <w:rPr>
            <w:b/>
            <w:color w:val="030305"/>
            <w:spacing w:val="15"/>
            <w:sz w:val="14"/>
            <w:u w:val="thick" w:color="0E2A44"/>
          </w:rPr>
          <w:delText xml:space="preserve"> </w:delText>
        </w:r>
        <w:r w:rsidDel="00D50867">
          <w:rPr>
            <w:b/>
            <w:color w:val="030305"/>
            <w:sz w:val="14"/>
            <w:u w:val="thick" w:color="0E2A44"/>
          </w:rPr>
          <w:delText>Signature</w:delText>
        </w:r>
        <w:r w:rsidDel="00D50867">
          <w:rPr>
            <w:b/>
            <w:color w:val="0E2A44"/>
            <w:sz w:val="14"/>
          </w:rPr>
          <w:delText>:</w:delText>
        </w:r>
        <w:r w:rsidDel="00D50867">
          <w:rPr>
            <w:b/>
            <w:color w:val="0E2A44"/>
            <w:spacing w:val="-4"/>
            <w:sz w:val="14"/>
          </w:rPr>
          <w:delText xml:space="preserve"> </w:delText>
        </w:r>
        <w:r w:rsidDel="00D50867">
          <w:rPr>
            <w:color w:val="030305"/>
            <w:sz w:val="15"/>
          </w:rPr>
          <w:delText xml:space="preserve">The parties agree that the contract may be signed </w:delText>
        </w:r>
        <w:r w:rsidDel="00D50867">
          <w:rPr>
            <w:color w:val="1C1621"/>
            <w:sz w:val="15"/>
          </w:rPr>
          <w:delText>w</w:delText>
        </w:r>
        <w:r w:rsidDel="00D50867">
          <w:rPr>
            <w:color w:val="030305"/>
            <w:sz w:val="15"/>
          </w:rPr>
          <w:delText>ith</w:delText>
        </w:r>
        <w:r w:rsidDel="00D50867">
          <w:rPr>
            <w:color w:val="030305"/>
            <w:spacing w:val="-6"/>
            <w:sz w:val="15"/>
          </w:rPr>
          <w:delText xml:space="preserve"> </w:delText>
        </w:r>
        <w:r w:rsidDel="00D50867">
          <w:rPr>
            <w:color w:val="030305"/>
            <w:sz w:val="15"/>
          </w:rPr>
          <w:delText>electronic</w:delText>
        </w:r>
        <w:r w:rsidDel="00D50867">
          <w:rPr>
            <w:color w:val="030305"/>
            <w:spacing w:val="15"/>
            <w:sz w:val="15"/>
          </w:rPr>
          <w:delText xml:space="preserve"> </w:delText>
        </w:r>
        <w:r w:rsidDel="00D50867">
          <w:rPr>
            <w:color w:val="030305"/>
            <w:sz w:val="15"/>
          </w:rPr>
          <w:delText>signatures.</w:delText>
        </w:r>
        <w:r w:rsidDel="00D50867">
          <w:rPr>
            <w:color w:val="030305"/>
            <w:spacing w:val="20"/>
            <w:sz w:val="15"/>
          </w:rPr>
          <w:delText xml:space="preserve"> </w:delText>
        </w:r>
        <w:r w:rsidDel="00D50867">
          <w:rPr>
            <w:color w:val="030305"/>
            <w:sz w:val="15"/>
          </w:rPr>
          <w:delText>If an electronic signature</w:delText>
        </w:r>
        <w:r w:rsidDel="00D50867">
          <w:rPr>
            <w:color w:val="030305"/>
            <w:spacing w:val="19"/>
            <w:sz w:val="15"/>
          </w:rPr>
          <w:delText xml:space="preserve"> </w:delText>
        </w:r>
        <w:r w:rsidDel="00D50867">
          <w:rPr>
            <w:color w:val="030305"/>
            <w:sz w:val="15"/>
          </w:rPr>
          <w:delText>is used</w:delText>
        </w:r>
        <w:r w:rsidDel="00D50867">
          <w:rPr>
            <w:color w:val="382A36"/>
            <w:sz w:val="15"/>
          </w:rPr>
          <w:delText>,</w:delText>
        </w:r>
        <w:r w:rsidDel="00D50867">
          <w:rPr>
            <w:color w:val="382A36"/>
            <w:spacing w:val="-5"/>
            <w:sz w:val="15"/>
          </w:rPr>
          <w:delText xml:space="preserve"> </w:delText>
        </w:r>
        <w:r w:rsidDel="00D50867">
          <w:rPr>
            <w:color w:val="030305"/>
            <w:sz w:val="15"/>
          </w:rPr>
          <w:delText>the parties agree that</w:delText>
        </w:r>
        <w:r w:rsidDel="00D50867">
          <w:rPr>
            <w:color w:val="030305"/>
            <w:spacing w:val="-5"/>
            <w:sz w:val="15"/>
          </w:rPr>
          <w:delText xml:space="preserve"> </w:delText>
        </w:r>
        <w:r w:rsidDel="00D50867">
          <w:rPr>
            <w:color w:val="030305"/>
            <w:sz w:val="15"/>
          </w:rPr>
          <w:delText>it is</w:delText>
        </w:r>
        <w:r w:rsidDel="00D50867">
          <w:rPr>
            <w:color w:val="030305"/>
            <w:spacing w:val="-11"/>
            <w:sz w:val="15"/>
          </w:rPr>
          <w:delText xml:space="preserve"> </w:delText>
        </w:r>
        <w:r w:rsidDel="00D50867">
          <w:rPr>
            <w:color w:val="030305"/>
            <w:sz w:val="15"/>
          </w:rPr>
          <w:delText>the</w:delText>
        </w:r>
        <w:r w:rsidDel="00D50867">
          <w:rPr>
            <w:color w:val="030305"/>
            <w:spacing w:val="-5"/>
            <w:sz w:val="15"/>
          </w:rPr>
          <w:delText xml:space="preserve"> </w:delText>
        </w:r>
        <w:r w:rsidDel="00D50867">
          <w:rPr>
            <w:color w:val="030305"/>
            <w:sz w:val="15"/>
          </w:rPr>
          <w:delText>legally binding equivalent to</w:delText>
        </w:r>
        <w:r w:rsidDel="00D50867">
          <w:rPr>
            <w:color w:val="030305"/>
            <w:spacing w:val="-11"/>
            <w:sz w:val="15"/>
          </w:rPr>
          <w:delText xml:space="preserve"> </w:delText>
        </w:r>
        <w:r w:rsidDel="00D50867">
          <w:rPr>
            <w:color w:val="030305"/>
            <w:sz w:val="15"/>
          </w:rPr>
          <w:delText>the</w:delText>
        </w:r>
        <w:r w:rsidDel="00D50867">
          <w:rPr>
            <w:color w:val="030305"/>
            <w:spacing w:val="-5"/>
            <w:sz w:val="15"/>
          </w:rPr>
          <w:delText xml:space="preserve"> </w:delText>
        </w:r>
        <w:r w:rsidDel="00D50867">
          <w:rPr>
            <w:color w:val="030305"/>
            <w:sz w:val="15"/>
          </w:rPr>
          <w:delText>signing</w:delText>
        </w:r>
        <w:r w:rsidDel="00D50867">
          <w:rPr>
            <w:color w:val="030305"/>
            <w:spacing w:val="-5"/>
            <w:sz w:val="15"/>
          </w:rPr>
          <w:delText xml:space="preserve"> </w:delText>
        </w:r>
        <w:r w:rsidDel="00D50867">
          <w:rPr>
            <w:color w:val="030305"/>
            <w:sz w:val="15"/>
          </w:rPr>
          <w:delText>party</w:delText>
        </w:r>
        <w:r w:rsidDel="00D50867">
          <w:rPr>
            <w:color w:val="382A36"/>
            <w:sz w:val="15"/>
          </w:rPr>
          <w:delText>'</w:delText>
        </w:r>
        <w:r w:rsidDel="00D50867">
          <w:rPr>
            <w:color w:val="030305"/>
            <w:sz w:val="15"/>
          </w:rPr>
          <w:delText>s</w:delText>
        </w:r>
        <w:r w:rsidDel="00D50867">
          <w:rPr>
            <w:color w:val="030305"/>
            <w:spacing w:val="-6"/>
            <w:sz w:val="15"/>
          </w:rPr>
          <w:delText xml:space="preserve"> </w:delText>
        </w:r>
        <w:r w:rsidDel="00D50867">
          <w:rPr>
            <w:color w:val="030305"/>
            <w:sz w:val="15"/>
          </w:rPr>
          <w:delText>hand</w:delText>
        </w:r>
        <w:r w:rsidDel="00D50867">
          <w:rPr>
            <w:color w:val="1C1621"/>
            <w:sz w:val="15"/>
          </w:rPr>
          <w:delText>w</w:delText>
        </w:r>
        <w:r w:rsidDel="00D50867">
          <w:rPr>
            <w:color w:val="030305"/>
            <w:sz w:val="15"/>
          </w:rPr>
          <w:delText>ritten</w:delText>
        </w:r>
        <w:r w:rsidDel="00D50867">
          <w:rPr>
            <w:color w:val="030305"/>
            <w:spacing w:val="-11"/>
            <w:sz w:val="15"/>
          </w:rPr>
          <w:delText xml:space="preserve"> </w:delText>
        </w:r>
        <w:r w:rsidDel="00D50867">
          <w:rPr>
            <w:color w:val="030305"/>
            <w:sz w:val="15"/>
          </w:rPr>
          <w:delText>signature. Whenever either party</w:delText>
        </w:r>
        <w:r w:rsidDel="00D50867">
          <w:rPr>
            <w:color w:val="030305"/>
            <w:spacing w:val="-1"/>
            <w:sz w:val="15"/>
          </w:rPr>
          <w:delText xml:space="preserve"> </w:delText>
        </w:r>
        <w:r w:rsidDel="00D50867">
          <w:rPr>
            <w:color w:val="030305"/>
            <w:sz w:val="15"/>
          </w:rPr>
          <w:delText>e</w:delText>
        </w:r>
        <w:r w:rsidDel="00D50867">
          <w:rPr>
            <w:color w:val="1C1621"/>
            <w:sz w:val="15"/>
          </w:rPr>
          <w:delText>x</w:delText>
        </w:r>
        <w:r w:rsidDel="00D50867">
          <w:rPr>
            <w:color w:val="030305"/>
            <w:sz w:val="15"/>
          </w:rPr>
          <w:delText>ecutes</w:delText>
        </w:r>
        <w:r w:rsidDel="00D50867">
          <w:rPr>
            <w:color w:val="030305"/>
            <w:spacing w:val="-2"/>
            <w:sz w:val="15"/>
          </w:rPr>
          <w:delText xml:space="preserve"> </w:delText>
        </w:r>
        <w:r w:rsidDel="00D50867">
          <w:rPr>
            <w:color w:val="030305"/>
            <w:sz w:val="15"/>
          </w:rPr>
          <w:delText>an</w:delText>
        </w:r>
        <w:r w:rsidDel="00D50867">
          <w:rPr>
            <w:color w:val="030305"/>
            <w:spacing w:val="-9"/>
            <w:sz w:val="15"/>
          </w:rPr>
          <w:delText xml:space="preserve"> </w:delText>
        </w:r>
        <w:r w:rsidDel="00D50867">
          <w:rPr>
            <w:color w:val="030305"/>
            <w:sz w:val="15"/>
          </w:rPr>
          <w:delText>electronic signature on</w:delText>
        </w:r>
        <w:r w:rsidDel="00D50867">
          <w:rPr>
            <w:color w:val="030305"/>
            <w:spacing w:val="-11"/>
            <w:sz w:val="15"/>
          </w:rPr>
          <w:delText xml:space="preserve"> </w:delText>
        </w:r>
        <w:r w:rsidDel="00D50867">
          <w:rPr>
            <w:color w:val="030305"/>
            <w:sz w:val="15"/>
          </w:rPr>
          <w:delText>the</w:delText>
        </w:r>
        <w:r w:rsidDel="00D50867">
          <w:rPr>
            <w:color w:val="030305"/>
            <w:spacing w:val="-7"/>
            <w:sz w:val="15"/>
          </w:rPr>
          <w:delText xml:space="preserve"> </w:delText>
        </w:r>
        <w:r w:rsidDel="00D50867">
          <w:rPr>
            <w:color w:val="030305"/>
            <w:sz w:val="15"/>
          </w:rPr>
          <w:delText>contract</w:delText>
        </w:r>
        <w:r w:rsidDel="00D50867">
          <w:rPr>
            <w:color w:val="382A36"/>
            <w:sz w:val="15"/>
          </w:rPr>
          <w:delText>,</w:delText>
        </w:r>
        <w:r w:rsidDel="00D50867">
          <w:rPr>
            <w:color w:val="382A36"/>
            <w:spacing w:val="-7"/>
            <w:sz w:val="15"/>
          </w:rPr>
          <w:delText xml:space="preserve"> </w:delText>
        </w:r>
        <w:r w:rsidDel="00D50867">
          <w:rPr>
            <w:color w:val="030305"/>
            <w:sz w:val="15"/>
          </w:rPr>
          <w:delText>it</w:delText>
        </w:r>
        <w:r w:rsidDel="00D50867">
          <w:rPr>
            <w:color w:val="030305"/>
            <w:spacing w:val="-5"/>
            <w:sz w:val="15"/>
          </w:rPr>
          <w:delText xml:space="preserve"> </w:delText>
        </w:r>
        <w:r w:rsidDel="00D50867">
          <w:rPr>
            <w:color w:val="030305"/>
            <w:sz w:val="15"/>
          </w:rPr>
          <w:delText>has</w:delText>
        </w:r>
        <w:r w:rsidDel="00D50867">
          <w:rPr>
            <w:color w:val="030305"/>
            <w:spacing w:val="-4"/>
            <w:sz w:val="15"/>
          </w:rPr>
          <w:delText xml:space="preserve"> </w:delText>
        </w:r>
        <w:r w:rsidDel="00D50867">
          <w:rPr>
            <w:color w:val="030305"/>
            <w:sz w:val="15"/>
          </w:rPr>
          <w:delText xml:space="preserve">the same </w:delText>
        </w:r>
        <w:r w:rsidDel="00D50867">
          <w:rPr>
            <w:color w:val="030305"/>
            <w:sz w:val="15"/>
          </w:rPr>
          <w:lastRenderedPageBreak/>
          <w:delText>validity and meaning as a hand</w:delText>
        </w:r>
        <w:r w:rsidDel="00D50867">
          <w:rPr>
            <w:color w:val="1C1621"/>
            <w:sz w:val="15"/>
          </w:rPr>
          <w:delText>w</w:delText>
        </w:r>
        <w:r w:rsidDel="00D50867">
          <w:rPr>
            <w:color w:val="030305"/>
            <w:sz w:val="15"/>
          </w:rPr>
          <w:delText xml:space="preserve">ritten signature. The parties agree that neither party </w:delText>
        </w:r>
        <w:r w:rsidDel="00D50867">
          <w:rPr>
            <w:color w:val="1C1621"/>
            <w:sz w:val="15"/>
          </w:rPr>
          <w:delText>w</w:delText>
        </w:r>
        <w:r w:rsidDel="00D50867">
          <w:rPr>
            <w:color w:val="030305"/>
            <w:sz w:val="15"/>
          </w:rPr>
          <w:delText>ill</w:delText>
        </w:r>
        <w:r w:rsidDel="00D50867">
          <w:rPr>
            <w:color w:val="4B3D3F"/>
            <w:sz w:val="15"/>
          </w:rPr>
          <w:delText xml:space="preserve">, </w:delText>
        </w:r>
        <w:r w:rsidDel="00D50867">
          <w:rPr>
            <w:color w:val="030305"/>
            <w:sz w:val="15"/>
          </w:rPr>
          <w:delText>at any time in</w:delText>
        </w:r>
        <w:r w:rsidDel="00D50867">
          <w:rPr>
            <w:color w:val="030305"/>
            <w:spacing w:val="-1"/>
            <w:sz w:val="15"/>
          </w:rPr>
          <w:delText xml:space="preserve"> </w:delText>
        </w:r>
        <w:r w:rsidDel="00D50867">
          <w:rPr>
            <w:color w:val="030305"/>
            <w:sz w:val="15"/>
          </w:rPr>
          <w:delText>the future</w:delText>
        </w:r>
        <w:r w:rsidDel="00D50867">
          <w:rPr>
            <w:color w:val="4B3D3F"/>
            <w:sz w:val="15"/>
          </w:rPr>
          <w:delText>,</w:delText>
        </w:r>
        <w:r w:rsidDel="00D50867">
          <w:rPr>
            <w:color w:val="4B3D3F"/>
            <w:spacing w:val="-1"/>
            <w:sz w:val="15"/>
          </w:rPr>
          <w:delText xml:space="preserve"> </w:delText>
        </w:r>
        <w:r w:rsidDel="00D50867">
          <w:rPr>
            <w:color w:val="030305"/>
            <w:sz w:val="15"/>
          </w:rPr>
          <w:delText>repudiate the meaning of an electronic signature or claim that an electronic signature is</w:delText>
        </w:r>
        <w:r w:rsidDel="00D50867">
          <w:rPr>
            <w:color w:val="030305"/>
            <w:spacing w:val="-1"/>
            <w:sz w:val="15"/>
          </w:rPr>
          <w:delText xml:space="preserve"> </w:delText>
        </w:r>
        <w:r w:rsidDel="00D50867">
          <w:rPr>
            <w:color w:val="030305"/>
            <w:sz w:val="15"/>
          </w:rPr>
          <w:delText>not legally binding</w:delText>
        </w:r>
        <w:r w:rsidDel="00D50867">
          <w:rPr>
            <w:color w:val="0E2A44"/>
            <w:sz w:val="15"/>
          </w:rPr>
          <w:delText>.</w:delText>
        </w:r>
      </w:del>
    </w:p>
    <w:p w14:paraId="3615D2DB" w14:textId="40C58C90" w:rsidR="00D46A21" w:rsidRDefault="000B705F">
      <w:pPr>
        <w:spacing w:before="65"/>
        <w:ind w:left="696"/>
        <w:jc w:val="center"/>
        <w:rPr>
          <w:sz w:val="15"/>
        </w:rPr>
        <w:pPrChange w:id="434" w:author="Morgan Wills" w:date="2026-10-01T09:51:00Z">
          <w:pPr>
            <w:pStyle w:val="ListParagraph"/>
            <w:numPr>
              <w:numId w:val="1"/>
            </w:numPr>
            <w:tabs>
              <w:tab w:val="left" w:pos="1073"/>
            </w:tabs>
            <w:spacing w:before="74" w:line="247" w:lineRule="auto"/>
            <w:ind w:right="451" w:firstLine="363"/>
            <w:jc w:val="left"/>
          </w:pPr>
        </w:pPrChange>
      </w:pPr>
      <w:del w:id="435" w:author="Morgan Wills" w:date="2026-10-01T09:51:00Z">
        <w:r w:rsidDel="00D50867">
          <w:rPr>
            <w:b/>
            <w:color w:val="030305"/>
            <w:sz w:val="14"/>
            <w:u w:val="thick" w:color="030305"/>
          </w:rPr>
          <w:delText>No</w:delText>
        </w:r>
        <w:r w:rsidDel="00D50867">
          <w:rPr>
            <w:b/>
            <w:color w:val="030305"/>
            <w:spacing w:val="-1"/>
            <w:sz w:val="14"/>
            <w:u w:val="thick" w:color="030305"/>
          </w:rPr>
          <w:delText xml:space="preserve"> </w:delText>
        </w:r>
        <w:r w:rsidDel="00D50867">
          <w:rPr>
            <w:b/>
            <w:color w:val="030305"/>
            <w:sz w:val="14"/>
            <w:u w:val="thick" w:color="030305"/>
          </w:rPr>
          <w:delText>Endorsement.</w:delText>
        </w:r>
        <w:r w:rsidDel="00D50867">
          <w:rPr>
            <w:b/>
            <w:color w:val="030305"/>
            <w:spacing w:val="66"/>
            <w:sz w:val="14"/>
          </w:rPr>
          <w:delText xml:space="preserve"> </w:delText>
        </w:r>
        <w:r w:rsidDel="00D50867">
          <w:rPr>
            <w:color w:val="030305"/>
            <w:sz w:val="15"/>
          </w:rPr>
          <w:delText>Contractor</w:delText>
        </w:r>
        <w:r w:rsidDel="00D50867">
          <w:rPr>
            <w:color w:val="030305"/>
            <w:spacing w:val="17"/>
            <w:sz w:val="15"/>
          </w:rPr>
          <w:delText xml:space="preserve"> </w:delText>
        </w:r>
        <w:r w:rsidDel="00D50867">
          <w:rPr>
            <w:color w:val="030305"/>
            <w:sz w:val="15"/>
          </w:rPr>
          <w:delText>agrees it</w:delText>
        </w:r>
        <w:r w:rsidDel="00D50867">
          <w:rPr>
            <w:color w:val="030305"/>
            <w:spacing w:val="-2"/>
            <w:sz w:val="15"/>
          </w:rPr>
          <w:delText xml:space="preserve"> </w:delText>
        </w:r>
        <w:r w:rsidDel="00D50867">
          <w:rPr>
            <w:color w:val="1C1621"/>
            <w:sz w:val="15"/>
          </w:rPr>
          <w:delText>w</w:delText>
        </w:r>
        <w:r w:rsidDel="00D50867">
          <w:rPr>
            <w:color w:val="030305"/>
            <w:sz w:val="15"/>
          </w:rPr>
          <w:delText>ill not use or</w:delText>
        </w:r>
        <w:r w:rsidDel="00D50867">
          <w:rPr>
            <w:color w:val="030305"/>
            <w:spacing w:val="-2"/>
            <w:sz w:val="15"/>
          </w:rPr>
          <w:delText xml:space="preserve"> </w:delText>
        </w:r>
        <w:r w:rsidDel="00D50867">
          <w:rPr>
            <w:color w:val="030305"/>
            <w:sz w:val="15"/>
          </w:rPr>
          <w:delText>display the name</w:delText>
        </w:r>
        <w:r w:rsidDel="00D50867">
          <w:rPr>
            <w:color w:val="382A36"/>
            <w:sz w:val="15"/>
          </w:rPr>
          <w:delText>,</w:delText>
        </w:r>
        <w:r w:rsidDel="00D50867">
          <w:rPr>
            <w:color w:val="382A36"/>
            <w:spacing w:val="-11"/>
            <w:sz w:val="15"/>
          </w:rPr>
          <w:delText xml:space="preserve"> </w:delText>
        </w:r>
        <w:r w:rsidDel="00D50867">
          <w:rPr>
            <w:color w:val="030305"/>
            <w:sz w:val="15"/>
          </w:rPr>
          <w:delText>marks</w:delText>
        </w:r>
        <w:r w:rsidDel="00D50867">
          <w:rPr>
            <w:color w:val="382A36"/>
            <w:sz w:val="15"/>
          </w:rPr>
          <w:delText>,</w:delText>
        </w:r>
        <w:r w:rsidDel="00D50867">
          <w:rPr>
            <w:color w:val="382A36"/>
            <w:spacing w:val="-9"/>
            <w:sz w:val="15"/>
          </w:rPr>
          <w:delText xml:space="preserve"> </w:delText>
        </w:r>
        <w:r w:rsidDel="00D50867">
          <w:rPr>
            <w:color w:val="030305"/>
            <w:sz w:val="15"/>
          </w:rPr>
          <w:delText>or</w:delText>
        </w:r>
        <w:r w:rsidDel="00D50867">
          <w:rPr>
            <w:color w:val="030305"/>
            <w:spacing w:val="-2"/>
            <w:sz w:val="15"/>
          </w:rPr>
          <w:delText xml:space="preserve"> </w:delText>
        </w:r>
        <w:r w:rsidDel="00D50867">
          <w:rPr>
            <w:color w:val="030305"/>
            <w:sz w:val="15"/>
          </w:rPr>
          <w:delText>images of</w:delText>
        </w:r>
        <w:r w:rsidDel="00D50867">
          <w:rPr>
            <w:color w:val="030305"/>
            <w:spacing w:val="-1"/>
            <w:sz w:val="15"/>
          </w:rPr>
          <w:delText xml:space="preserve"> </w:delText>
        </w:r>
        <w:r w:rsidDel="00D50867">
          <w:rPr>
            <w:color w:val="030305"/>
            <w:sz w:val="15"/>
          </w:rPr>
          <w:delText>the</w:delText>
        </w:r>
        <w:r w:rsidDel="00D50867">
          <w:rPr>
            <w:color w:val="030305"/>
            <w:spacing w:val="-6"/>
            <w:sz w:val="15"/>
          </w:rPr>
          <w:delText xml:space="preserve"> </w:delText>
        </w:r>
        <w:r w:rsidDel="00D50867">
          <w:rPr>
            <w:color w:val="030305"/>
            <w:sz w:val="15"/>
          </w:rPr>
          <w:delText>University</w:delText>
        </w:r>
        <w:r w:rsidDel="00D50867">
          <w:rPr>
            <w:color w:val="030305"/>
            <w:spacing w:val="17"/>
            <w:sz w:val="15"/>
          </w:rPr>
          <w:delText xml:space="preserve"> </w:delText>
        </w:r>
        <w:r w:rsidDel="00D50867">
          <w:rPr>
            <w:color w:val="030305"/>
            <w:sz w:val="15"/>
          </w:rPr>
          <w:delText>to</w:delText>
        </w:r>
        <w:r w:rsidDel="00D50867">
          <w:rPr>
            <w:color w:val="030305"/>
            <w:spacing w:val="-6"/>
            <w:sz w:val="15"/>
          </w:rPr>
          <w:delText xml:space="preserve"> </w:delText>
        </w:r>
        <w:r w:rsidDel="00D50867">
          <w:rPr>
            <w:color w:val="030305"/>
            <w:sz w:val="15"/>
          </w:rPr>
          <w:delText>advertise</w:delText>
        </w:r>
        <w:r w:rsidDel="00D50867">
          <w:rPr>
            <w:color w:val="030305"/>
            <w:spacing w:val="11"/>
            <w:sz w:val="15"/>
          </w:rPr>
          <w:delText xml:space="preserve"> </w:delText>
        </w:r>
        <w:r w:rsidDel="00D50867">
          <w:rPr>
            <w:color w:val="030305"/>
            <w:sz w:val="15"/>
          </w:rPr>
          <w:delText>and</w:delText>
        </w:r>
        <w:r w:rsidDel="00D50867">
          <w:rPr>
            <w:color w:val="382A36"/>
            <w:sz w:val="15"/>
          </w:rPr>
          <w:delText>/</w:delText>
        </w:r>
        <w:r w:rsidDel="00D50867">
          <w:rPr>
            <w:color w:val="030305"/>
            <w:sz w:val="15"/>
          </w:rPr>
          <w:delText>or</w:delText>
        </w:r>
        <w:r w:rsidDel="00D50867">
          <w:rPr>
            <w:color w:val="030305"/>
            <w:spacing w:val="-8"/>
            <w:sz w:val="15"/>
          </w:rPr>
          <w:delText xml:space="preserve"> </w:delText>
        </w:r>
        <w:r w:rsidDel="00D50867">
          <w:rPr>
            <w:color w:val="030305"/>
            <w:sz w:val="15"/>
          </w:rPr>
          <w:delText>endorse</w:delText>
        </w:r>
        <w:r w:rsidDel="00D50867">
          <w:rPr>
            <w:color w:val="030305"/>
            <w:spacing w:val="10"/>
            <w:sz w:val="15"/>
          </w:rPr>
          <w:delText xml:space="preserve"> </w:delText>
        </w:r>
        <w:r w:rsidDel="00D50867">
          <w:rPr>
            <w:color w:val="030305"/>
            <w:sz w:val="15"/>
          </w:rPr>
          <w:delText>its</w:delText>
        </w:r>
        <w:r w:rsidDel="00D50867">
          <w:rPr>
            <w:color w:val="030305"/>
            <w:spacing w:val="-2"/>
            <w:sz w:val="15"/>
          </w:rPr>
          <w:delText xml:space="preserve"> </w:delText>
        </w:r>
        <w:r w:rsidDel="00D50867">
          <w:rPr>
            <w:color w:val="030305"/>
            <w:sz w:val="15"/>
          </w:rPr>
          <w:delText>enterprises or products</w:delText>
        </w:r>
        <w:r w:rsidDel="00D50867">
          <w:rPr>
            <w:color w:val="1C1621"/>
            <w:sz w:val="15"/>
          </w:rPr>
          <w:delText>,</w:delText>
        </w:r>
        <w:r w:rsidDel="00D50867">
          <w:rPr>
            <w:color w:val="1C1621"/>
            <w:spacing w:val="-7"/>
            <w:sz w:val="15"/>
          </w:rPr>
          <w:delText xml:space="preserve"> </w:delText>
        </w:r>
        <w:r w:rsidDel="00D50867">
          <w:rPr>
            <w:color w:val="030305"/>
            <w:sz w:val="15"/>
          </w:rPr>
          <w:delText xml:space="preserve">or for any other purpose </w:delText>
        </w:r>
        <w:r w:rsidDel="00D50867">
          <w:rPr>
            <w:color w:val="1C1621"/>
            <w:sz w:val="15"/>
          </w:rPr>
          <w:delText>w</w:delText>
        </w:r>
        <w:r w:rsidDel="00D50867">
          <w:rPr>
            <w:color w:val="030305"/>
            <w:sz w:val="15"/>
          </w:rPr>
          <w:delText>ithout the</w:delText>
        </w:r>
        <w:r w:rsidDel="00D50867">
          <w:rPr>
            <w:color w:val="030305"/>
            <w:spacing w:val="-1"/>
            <w:sz w:val="15"/>
          </w:rPr>
          <w:delText xml:space="preserve"> </w:delText>
        </w:r>
        <w:r w:rsidDel="00D50867">
          <w:rPr>
            <w:color w:val="030305"/>
            <w:sz w:val="15"/>
          </w:rPr>
          <w:delText xml:space="preserve">prior </w:delText>
        </w:r>
        <w:r w:rsidDel="00D50867">
          <w:rPr>
            <w:color w:val="1C1621"/>
            <w:sz w:val="15"/>
          </w:rPr>
          <w:delText>w</w:delText>
        </w:r>
        <w:r w:rsidDel="00D50867">
          <w:rPr>
            <w:color w:val="030305"/>
            <w:sz w:val="15"/>
          </w:rPr>
          <w:delText>ritten approval of the University.</w:delText>
        </w:r>
      </w:del>
    </w:p>
    <w:sectPr w:rsidR="00D46A21" w:rsidSect="00D50867">
      <w:type w:val="nextPage"/>
      <w:pgSz w:w="12240" w:h="15840"/>
      <w:pgMar w:top="720" w:right="720" w:bottom="720" w:left="720" w:header="720" w:footer="720" w:gutter="0"/>
      <w:cols w:space="720"/>
      <w:docGrid w:linePitch="299"/>
      <w:sectPrChange w:id="436" w:author="Morgan Wills" w:date="2026-10-01T09:51:00Z">
        <w:sectPr w:rsidR="00D46A21" w:rsidSect="00D50867">
          <w:type w:val="continuous"/>
          <w:pgMar w:top="1080" w:right="360" w:bottom="280" w:left="360" w:header="720" w:footer="720"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03" w:author="Morgan Wills" w:date="2026-10-01T10:36:00Z" w:initials="MW">
    <w:p w14:paraId="6D2FC209" w14:textId="77777777" w:rsidR="005A7F2F" w:rsidRDefault="005A7F2F" w:rsidP="005A7F2F">
      <w:pPr>
        <w:pStyle w:val="CommentText"/>
      </w:pPr>
      <w:r>
        <w:rPr>
          <w:rStyle w:val="CommentReference"/>
        </w:rPr>
        <w:annotationRef/>
      </w:r>
      <w:r>
        <w:rPr>
          <w:rStyle w:val="CommentReference"/>
        </w:rPr>
        <w:annotationRef/>
      </w:r>
      <w:r>
        <w:t xml:space="preserve">Curiously, I notice that there is no mention of attending the annual Site Visit, but that has of course never been a problem. Nonetheless, would we like to add it? </w:t>
      </w:r>
    </w:p>
    <w:p w14:paraId="5C33C3F6" w14:textId="77777777" w:rsidR="005A7F2F" w:rsidRDefault="005A7F2F" w:rsidP="005A7F2F">
      <w:pPr>
        <w:pStyle w:val="CommentText"/>
      </w:pPr>
    </w:p>
    <w:p w14:paraId="48F19566" w14:textId="77777777" w:rsidR="005A7F2F" w:rsidRDefault="005A7F2F" w:rsidP="005A7F2F">
      <w:pPr>
        <w:pStyle w:val="CommentText"/>
      </w:pPr>
      <w:r>
        <w:t>“EAC Chair will also attend the Center’s annual Site Visit.”</w:t>
      </w:r>
    </w:p>
    <w:p w14:paraId="372A1CD6" w14:textId="76FD4C82" w:rsidR="005A7F2F" w:rsidRDefault="005A7F2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2A1CD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68B638" w16cex:dateUtc="2026-10-01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2A1CD6" w16cid:durableId="2E68B6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21AA8"/>
    <w:multiLevelType w:val="hybridMultilevel"/>
    <w:tmpl w:val="A838EA44"/>
    <w:lvl w:ilvl="0" w:tplc="C41E646A">
      <w:start w:val="1"/>
      <w:numFmt w:val="decimal"/>
      <w:lvlText w:val="%1."/>
      <w:lvlJc w:val="left"/>
      <w:pPr>
        <w:ind w:left="360" w:hanging="356"/>
        <w:jc w:val="left"/>
      </w:pPr>
      <w:rPr>
        <w:rFonts w:ascii="Arial" w:eastAsia="Arial" w:hAnsi="Arial" w:cs="Arial" w:hint="default"/>
        <w:b w:val="0"/>
        <w:bCs w:val="0"/>
        <w:i w:val="0"/>
        <w:iCs w:val="0"/>
        <w:color w:val="030305"/>
        <w:spacing w:val="-1"/>
        <w:w w:val="98"/>
        <w:sz w:val="15"/>
        <w:szCs w:val="15"/>
        <w:lang w:val="en-US" w:eastAsia="en-US" w:bidi="ar-SA"/>
      </w:rPr>
    </w:lvl>
    <w:lvl w:ilvl="1" w:tplc="9EC0968A">
      <w:numFmt w:val="bullet"/>
      <w:lvlText w:val="•"/>
      <w:lvlJc w:val="left"/>
      <w:pPr>
        <w:ind w:left="1476" w:hanging="356"/>
      </w:pPr>
      <w:rPr>
        <w:rFonts w:hint="default"/>
        <w:lang w:val="en-US" w:eastAsia="en-US" w:bidi="ar-SA"/>
      </w:rPr>
    </w:lvl>
    <w:lvl w:ilvl="2" w:tplc="CAEA275A">
      <w:numFmt w:val="bullet"/>
      <w:lvlText w:val="•"/>
      <w:lvlJc w:val="left"/>
      <w:pPr>
        <w:ind w:left="2592" w:hanging="356"/>
      </w:pPr>
      <w:rPr>
        <w:rFonts w:hint="default"/>
        <w:lang w:val="en-US" w:eastAsia="en-US" w:bidi="ar-SA"/>
      </w:rPr>
    </w:lvl>
    <w:lvl w:ilvl="3" w:tplc="F3CA0FF4">
      <w:numFmt w:val="bullet"/>
      <w:lvlText w:val="•"/>
      <w:lvlJc w:val="left"/>
      <w:pPr>
        <w:ind w:left="3708" w:hanging="356"/>
      </w:pPr>
      <w:rPr>
        <w:rFonts w:hint="default"/>
        <w:lang w:val="en-US" w:eastAsia="en-US" w:bidi="ar-SA"/>
      </w:rPr>
    </w:lvl>
    <w:lvl w:ilvl="4" w:tplc="3EFCA7F8">
      <w:numFmt w:val="bullet"/>
      <w:lvlText w:val="•"/>
      <w:lvlJc w:val="left"/>
      <w:pPr>
        <w:ind w:left="4824" w:hanging="356"/>
      </w:pPr>
      <w:rPr>
        <w:rFonts w:hint="default"/>
        <w:lang w:val="en-US" w:eastAsia="en-US" w:bidi="ar-SA"/>
      </w:rPr>
    </w:lvl>
    <w:lvl w:ilvl="5" w:tplc="5CBC1E50">
      <w:numFmt w:val="bullet"/>
      <w:lvlText w:val="•"/>
      <w:lvlJc w:val="left"/>
      <w:pPr>
        <w:ind w:left="5940" w:hanging="356"/>
      </w:pPr>
      <w:rPr>
        <w:rFonts w:hint="default"/>
        <w:lang w:val="en-US" w:eastAsia="en-US" w:bidi="ar-SA"/>
      </w:rPr>
    </w:lvl>
    <w:lvl w:ilvl="6" w:tplc="5A863B08">
      <w:numFmt w:val="bullet"/>
      <w:lvlText w:val="•"/>
      <w:lvlJc w:val="left"/>
      <w:pPr>
        <w:ind w:left="7056" w:hanging="356"/>
      </w:pPr>
      <w:rPr>
        <w:rFonts w:hint="default"/>
        <w:lang w:val="en-US" w:eastAsia="en-US" w:bidi="ar-SA"/>
      </w:rPr>
    </w:lvl>
    <w:lvl w:ilvl="7" w:tplc="011AA53E">
      <w:numFmt w:val="bullet"/>
      <w:lvlText w:val="•"/>
      <w:lvlJc w:val="left"/>
      <w:pPr>
        <w:ind w:left="8172" w:hanging="356"/>
      </w:pPr>
      <w:rPr>
        <w:rFonts w:hint="default"/>
        <w:lang w:val="en-US" w:eastAsia="en-US" w:bidi="ar-SA"/>
      </w:rPr>
    </w:lvl>
    <w:lvl w:ilvl="8" w:tplc="EE0C0038">
      <w:numFmt w:val="bullet"/>
      <w:lvlText w:val="•"/>
      <w:lvlJc w:val="left"/>
      <w:pPr>
        <w:ind w:left="9288" w:hanging="356"/>
      </w:pPr>
      <w:rPr>
        <w:rFonts w:hint="default"/>
        <w:lang w:val="en-US" w:eastAsia="en-US" w:bidi="ar-SA"/>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organ Wills">
    <w15:presenceInfo w15:providerId="AD" w15:userId="S::mkwills@ksu.edu::25c16d19-c6fa-4332-b436-ab3db39e65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trackRevision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46A21"/>
    <w:rsid w:val="000B705F"/>
    <w:rsid w:val="0026734B"/>
    <w:rsid w:val="002919FC"/>
    <w:rsid w:val="003C7392"/>
    <w:rsid w:val="00490F03"/>
    <w:rsid w:val="005A7F2F"/>
    <w:rsid w:val="005E35BD"/>
    <w:rsid w:val="00AA6731"/>
    <w:rsid w:val="00D46A21"/>
    <w:rsid w:val="00D50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7A968"/>
  <w15:docId w15:val="{08B86319-1B37-4BFC-A94B-CA647D56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39"/>
      <w:outlineLvl w:val="0"/>
    </w:pPr>
    <w:rPr>
      <w:rFonts w:ascii="Arial" w:eastAsia="Arial" w:hAnsi="Arial" w:cs="Arial"/>
      <w:b/>
      <w:bCs/>
      <w:sz w:val="42"/>
      <w:szCs w:val="42"/>
      <w:u w:val="single" w:color="000000"/>
    </w:rPr>
  </w:style>
  <w:style w:type="paragraph" w:styleId="Heading2">
    <w:name w:val="heading 2"/>
    <w:basedOn w:val="Normal"/>
    <w:uiPriority w:val="9"/>
    <w:unhideWhenUsed/>
    <w:qFormat/>
    <w:pPr>
      <w:spacing w:before="1"/>
      <w:ind w:left="701"/>
      <w:outlineLvl w:val="1"/>
    </w:pPr>
    <w:rPr>
      <w:rFonts w:ascii="Arial" w:eastAsia="Arial" w:hAnsi="Arial" w:cs="Arial"/>
      <w:b/>
      <w:bCs/>
      <w:sz w:val="38"/>
      <w:szCs w:val="38"/>
    </w:rPr>
  </w:style>
  <w:style w:type="paragraph" w:styleId="Heading3">
    <w:name w:val="heading 3"/>
    <w:basedOn w:val="Normal"/>
    <w:uiPriority w:val="9"/>
    <w:unhideWhenUsed/>
    <w:qFormat/>
    <w:pPr>
      <w:spacing w:before="62"/>
      <w:ind w:right="300"/>
      <w:jc w:val="right"/>
      <w:outlineLvl w:val="2"/>
    </w:pPr>
    <w:rPr>
      <w:b/>
      <w:bCs/>
      <w:sz w:val="30"/>
      <w:szCs w:val="30"/>
    </w:rPr>
  </w:style>
  <w:style w:type="paragraph" w:styleId="Heading4">
    <w:name w:val="heading 4"/>
    <w:basedOn w:val="Normal"/>
    <w:uiPriority w:val="9"/>
    <w:unhideWhenUsed/>
    <w:qFormat/>
    <w:pPr>
      <w:ind w:left="601" w:right="250"/>
      <w:jc w:val="center"/>
      <w:outlineLvl w:val="3"/>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360" w:right="319" w:firstLine="364"/>
      <w:jc w:val="both"/>
    </w:pPr>
    <w:rPr>
      <w:rFonts w:ascii="Arial" w:eastAsia="Arial" w:hAnsi="Arial" w:cs="Arial"/>
    </w:rPr>
  </w:style>
  <w:style w:type="paragraph" w:customStyle="1" w:styleId="TableParagraph">
    <w:name w:val="Table Paragraph"/>
    <w:basedOn w:val="Normal"/>
    <w:uiPriority w:val="1"/>
    <w:qFormat/>
    <w:rPr>
      <w:rFonts w:ascii="Arial" w:eastAsia="Arial" w:hAnsi="Arial" w:cs="Arial"/>
    </w:rPr>
  </w:style>
  <w:style w:type="table" w:styleId="TableGrid">
    <w:name w:val="Table Grid"/>
    <w:basedOn w:val="TableNormal"/>
    <w:uiPriority w:val="39"/>
    <w:rsid w:val="003C73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C7392"/>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A7F2F"/>
    <w:rPr>
      <w:sz w:val="16"/>
      <w:szCs w:val="16"/>
    </w:rPr>
  </w:style>
  <w:style w:type="paragraph" w:styleId="CommentText">
    <w:name w:val="annotation text"/>
    <w:basedOn w:val="Normal"/>
    <w:link w:val="CommentTextChar"/>
    <w:uiPriority w:val="99"/>
    <w:semiHidden/>
    <w:unhideWhenUsed/>
    <w:rsid w:val="005A7F2F"/>
    <w:rPr>
      <w:sz w:val="20"/>
      <w:szCs w:val="20"/>
    </w:rPr>
  </w:style>
  <w:style w:type="character" w:customStyle="1" w:styleId="CommentTextChar">
    <w:name w:val="Comment Text Char"/>
    <w:basedOn w:val="DefaultParagraphFont"/>
    <w:link w:val="CommentText"/>
    <w:uiPriority w:val="99"/>
    <w:semiHidden/>
    <w:rsid w:val="005A7F2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A7F2F"/>
    <w:rPr>
      <w:b/>
      <w:bCs/>
    </w:rPr>
  </w:style>
  <w:style w:type="character" w:customStyle="1" w:styleId="CommentSubjectChar">
    <w:name w:val="Comment Subject Char"/>
    <w:basedOn w:val="CommentTextChar"/>
    <w:link w:val="CommentSubject"/>
    <w:uiPriority w:val="99"/>
    <w:semiHidden/>
    <w:rsid w:val="005A7F2F"/>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mailto:roxana@ksu.edu" TargetMode="Externa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14</Pages>
  <Words>3873</Words>
  <Characters>22081</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OSP_A23-0044-S059_ConsultAgmt - Zacks[15].pdf</vt:lpstr>
    </vt:vector>
  </TitlesOfParts>
  <Company/>
  <LinksUpToDate>false</LinksUpToDate>
  <CharactersWithSpaces>25903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OSP_A23-0044-S059_ConsultAgmt - Zacks[15].pdf</dc:title>
  <dc:creator>mollierobbins</dc:creator>
  <cp:lastModifiedBy>Morgan Wills</cp:lastModifiedBy>
  <cp:revision>9</cp:revision>
  <dcterms:created xsi:type="dcterms:W3CDTF">2026-04-27T20:55:00Z</dcterms:created>
  <dcterms:modified xsi:type="dcterms:W3CDTF">2026-10-06T20:17:00Z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or">
    <vt:lpwstr>PScript5.dll Version 5.2.2</vt:lpwstr>
  </property>
  <property fmtid="{D5CDD505-2E9C-101B-9397-08002B2CF9AE}" pid="4" name="LastSaved">
    <vt:filetime>2026-04-27T00:00:00Z</vt:filetime>
  </property>
  <property fmtid="{D5CDD505-2E9C-101B-9397-08002B2CF9AE}" pid="5" name="Producer">
    <vt:lpwstr>Acrobat Distiller 25.0 (Windows)</vt:lpwstr>
  </property>
</Properties>
</file>